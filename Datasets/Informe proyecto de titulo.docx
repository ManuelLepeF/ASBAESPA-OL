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B87C26" w14:textId="77777777" w:rsidR="00BF3CF6" w:rsidRPr="00603AFD" w:rsidRDefault="00EE11F6" w:rsidP="00FB5B71">
      <w:pPr>
        <w:pStyle w:val="TDC1"/>
        <w:spacing w:line="360" w:lineRule="auto"/>
        <w:rPr>
          <w:rFonts w:ascii="Times New Roman" w:hAnsi="Times New Roman" w:cs="Times New Roman"/>
          <w:sz w:val="24"/>
          <w:szCs w:val="24"/>
        </w:rPr>
      </w:pPr>
      <w:r>
        <w:rPr>
          <w:rFonts w:ascii="Times New Roman" w:hAnsi="Times New Roman" w:cs="Times New Roman"/>
          <w:noProof/>
          <w:sz w:val="24"/>
          <w:szCs w:val="24"/>
          <w:lang w:val="es-CL" w:eastAsia="es-CL"/>
        </w:rPr>
        <w:drawing>
          <wp:anchor distT="0" distB="0" distL="114300" distR="114300" simplePos="0" relativeHeight="251658240" behindDoc="0" locked="0" layoutInCell="1" allowOverlap="1" wp14:anchorId="238A2A7F" wp14:editId="068D04BC">
            <wp:simplePos x="0" y="0"/>
            <wp:positionH relativeFrom="column">
              <wp:posOffset>2520315</wp:posOffset>
            </wp:positionH>
            <wp:positionV relativeFrom="paragraph">
              <wp:posOffset>50165</wp:posOffset>
            </wp:positionV>
            <wp:extent cx="581025" cy="897255"/>
            <wp:effectExtent l="0" t="0" r="9525" b="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 cy="897255"/>
                    </a:xfrm>
                    <a:prstGeom prst="rect">
                      <a:avLst/>
                    </a:prstGeom>
                  </pic:spPr>
                </pic:pic>
              </a:graphicData>
            </a:graphic>
            <wp14:sizeRelH relativeFrom="page">
              <wp14:pctWidth>0</wp14:pctWidth>
            </wp14:sizeRelH>
            <wp14:sizeRelV relativeFrom="page">
              <wp14:pctHeight>0</wp14:pctHeight>
            </wp14:sizeRelV>
          </wp:anchor>
        </w:drawing>
      </w:r>
    </w:p>
    <w:p w14:paraId="2A7FAAFA" w14:textId="77777777" w:rsidR="004E5287" w:rsidRPr="00603AFD" w:rsidRDefault="004E5287" w:rsidP="00FB5B71">
      <w:pPr>
        <w:spacing w:line="360" w:lineRule="auto"/>
        <w:rPr>
          <w:rFonts w:ascii="Times New Roman" w:hAnsi="Times New Roman" w:cs="Times New Roman"/>
          <w:sz w:val="24"/>
          <w:szCs w:val="24"/>
          <w:lang w:val="es-CL"/>
        </w:rPr>
      </w:pPr>
    </w:p>
    <w:p w14:paraId="7ECF0552" w14:textId="77777777" w:rsidR="00F10B4A" w:rsidRPr="00603AFD" w:rsidRDefault="00F10B4A" w:rsidP="00EE11F6">
      <w:pPr>
        <w:spacing w:after="120" w:line="240" w:lineRule="auto"/>
        <w:rPr>
          <w:rFonts w:ascii="Times New Roman" w:hAnsi="Times New Roman" w:cs="Times New Roman"/>
          <w:sz w:val="24"/>
          <w:szCs w:val="24"/>
          <w:lang w:val="es-CL"/>
        </w:rPr>
      </w:pPr>
    </w:p>
    <w:p w14:paraId="670C0616" w14:textId="77777777" w:rsidR="00DA6A92" w:rsidRDefault="00DA6A92" w:rsidP="00EE11F6">
      <w:pPr>
        <w:spacing w:after="120" w:line="24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Universidad del Bío-Bío</w:t>
      </w:r>
    </w:p>
    <w:p w14:paraId="53525807" w14:textId="77777777" w:rsidR="00EE11F6" w:rsidRDefault="00DA6A92" w:rsidP="00EE11F6">
      <w:pPr>
        <w:spacing w:after="120" w:line="24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Facultad de Ciencias E</w:t>
      </w:r>
      <w:r w:rsidR="00EE11F6">
        <w:rPr>
          <w:rFonts w:ascii="Times New Roman" w:hAnsi="Times New Roman" w:cs="Times New Roman"/>
          <w:sz w:val="24"/>
          <w:szCs w:val="24"/>
          <w:lang w:val="es-CL"/>
        </w:rPr>
        <w:t>mpresariales</w:t>
      </w:r>
    </w:p>
    <w:p w14:paraId="1907DCD0" w14:textId="77777777" w:rsidR="00EE11F6" w:rsidRDefault="00EE11F6" w:rsidP="00EE11F6">
      <w:pPr>
        <w:spacing w:after="120" w:line="24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Escuela de Ingeniería Civil Informática</w:t>
      </w:r>
    </w:p>
    <w:p w14:paraId="5DAEC9FD" w14:textId="77777777" w:rsidR="00AB4B95" w:rsidRDefault="00AB4B95" w:rsidP="00FB5B71">
      <w:pPr>
        <w:spacing w:line="360" w:lineRule="auto"/>
        <w:rPr>
          <w:rFonts w:ascii="Times New Roman" w:hAnsi="Times New Roman" w:cs="Times New Roman"/>
          <w:sz w:val="24"/>
          <w:szCs w:val="24"/>
          <w:lang w:val="es-CL"/>
        </w:rPr>
      </w:pPr>
    </w:p>
    <w:p w14:paraId="1587D21E" w14:textId="77777777" w:rsidR="00AB4B95" w:rsidRDefault="00AB4B95" w:rsidP="00FB5B71">
      <w:pPr>
        <w:spacing w:line="360" w:lineRule="auto"/>
        <w:rPr>
          <w:rFonts w:ascii="Times New Roman" w:hAnsi="Times New Roman" w:cs="Times New Roman"/>
          <w:sz w:val="24"/>
          <w:szCs w:val="24"/>
          <w:lang w:val="es-CL"/>
        </w:rPr>
      </w:pPr>
    </w:p>
    <w:p w14:paraId="16948F42" w14:textId="77777777" w:rsidR="00AB4B95" w:rsidRDefault="00AB4B95" w:rsidP="00FB5B71">
      <w:pPr>
        <w:spacing w:line="360" w:lineRule="auto"/>
        <w:rPr>
          <w:rFonts w:ascii="Times New Roman" w:hAnsi="Times New Roman" w:cs="Times New Roman"/>
          <w:sz w:val="24"/>
          <w:szCs w:val="24"/>
          <w:lang w:val="es-CL"/>
        </w:rPr>
      </w:pPr>
    </w:p>
    <w:p w14:paraId="5C489FF5" w14:textId="77777777" w:rsidR="00AB4B95" w:rsidRDefault="00AB4B95" w:rsidP="00FB5B71">
      <w:pPr>
        <w:spacing w:line="360" w:lineRule="auto"/>
        <w:rPr>
          <w:rFonts w:ascii="Times New Roman" w:hAnsi="Times New Roman" w:cs="Times New Roman"/>
          <w:sz w:val="24"/>
          <w:szCs w:val="24"/>
          <w:lang w:val="es-CL"/>
        </w:rPr>
      </w:pPr>
    </w:p>
    <w:p w14:paraId="692D50B2" w14:textId="77777777" w:rsidR="00AB4B95" w:rsidRPr="00603AFD" w:rsidRDefault="00AB4B95" w:rsidP="00FB5B71">
      <w:pPr>
        <w:spacing w:line="360" w:lineRule="auto"/>
        <w:rPr>
          <w:rFonts w:ascii="Times New Roman" w:hAnsi="Times New Roman" w:cs="Times New Roman"/>
          <w:sz w:val="24"/>
          <w:szCs w:val="24"/>
          <w:lang w:val="es-CL"/>
        </w:rPr>
      </w:pPr>
    </w:p>
    <w:p w14:paraId="0A7D9C93" w14:textId="77777777" w:rsidR="00AB4B95" w:rsidRPr="009758A8" w:rsidRDefault="00A03214" w:rsidP="00AB4B95">
      <w:pPr>
        <w:spacing w:line="0" w:lineRule="atLeast"/>
        <w:ind w:left="260"/>
        <w:jc w:val="center"/>
        <w:rPr>
          <w:rFonts w:ascii="Times New Roman" w:eastAsia="Arial" w:hAnsi="Times New Roman" w:cs="Times New Roman"/>
          <w:b/>
          <w:sz w:val="28"/>
        </w:rPr>
      </w:pPr>
      <w:r w:rsidRPr="009758A8">
        <w:rPr>
          <w:rFonts w:ascii="Garamond" w:hAnsi="Garamond"/>
          <w:b/>
          <w:noProof/>
          <w:sz w:val="6"/>
          <w:szCs w:val="8"/>
          <w:lang w:val="es-CL" w:eastAsia="es-CL"/>
        </w:rPr>
        <mc:AlternateContent>
          <mc:Choice Requires="wps">
            <w:drawing>
              <wp:anchor distT="0" distB="0" distL="114300" distR="114300" simplePos="0" relativeHeight="251679744" behindDoc="0" locked="0" layoutInCell="1" allowOverlap="1" wp14:anchorId="6AFB556B" wp14:editId="4708E1C2">
                <wp:simplePos x="0" y="0"/>
                <wp:positionH relativeFrom="margin">
                  <wp:posOffset>91440</wp:posOffset>
                </wp:positionH>
                <wp:positionV relativeFrom="paragraph">
                  <wp:posOffset>457200</wp:posOffset>
                </wp:positionV>
                <wp:extent cx="5399405" cy="0"/>
                <wp:effectExtent l="0" t="0" r="10795" b="19050"/>
                <wp:wrapNone/>
                <wp:docPr id="11" name="Conector recto 4"/>
                <wp:cNvGraphicFramePr/>
                <a:graphic xmlns:a="http://schemas.openxmlformats.org/drawingml/2006/main">
                  <a:graphicData uri="http://schemas.microsoft.com/office/word/2010/wordprocessingShape">
                    <wps:wsp>
                      <wps:cNvCnPr/>
                      <wps:spPr>
                        <a:xfrm>
                          <a:off x="0" y="0"/>
                          <a:ext cx="53994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8EB7BC5" id="Conector recto 4"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pt,36pt" to="432.3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" strokecolor="black [3040]">
                <w10:wrap anchorx="margin"/>
              </v:line>
            </w:pict>
          </mc:Fallback>
        </mc:AlternateContent>
      </w:r>
      <w:r w:rsidR="00AB4B95" w:rsidRPr="009758A8">
        <w:rPr>
          <w:rFonts w:ascii="Times New Roman" w:eastAsia="Arial" w:hAnsi="Times New Roman" w:cs="Times New Roman"/>
          <w:b/>
          <w:sz w:val="28"/>
        </w:rPr>
        <w:t>Uso de técnicas de minería de opinión para apoyar la generación de recomendaciones de productos a partir de reseñas en idioma español</w:t>
      </w:r>
      <w:r w:rsidR="00C16937" w:rsidRPr="009758A8">
        <w:rPr>
          <w:rFonts w:ascii="Times New Roman" w:eastAsia="Arial" w:hAnsi="Times New Roman" w:cs="Times New Roman"/>
          <w:b/>
          <w:sz w:val="28"/>
        </w:rPr>
        <w:t xml:space="preserve"> </w:t>
      </w:r>
    </w:p>
    <w:p w14:paraId="0FEC7A10" w14:textId="3E618D3E" w:rsidR="00531F1D" w:rsidRDefault="00C87A96" w:rsidP="00A03214">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Proyecto de Título P</w:t>
      </w:r>
      <w:r w:rsidR="000C240E">
        <w:rPr>
          <w:rFonts w:ascii="Times New Roman" w:hAnsi="Times New Roman" w:cs="Times New Roman"/>
          <w:sz w:val="24"/>
          <w:szCs w:val="24"/>
          <w:lang w:val="es-CL"/>
        </w:rPr>
        <w:t>resen</w:t>
      </w:r>
      <w:r>
        <w:rPr>
          <w:rFonts w:ascii="Times New Roman" w:hAnsi="Times New Roman" w:cs="Times New Roman"/>
          <w:sz w:val="24"/>
          <w:szCs w:val="24"/>
          <w:lang w:val="es-CL"/>
        </w:rPr>
        <w:t xml:space="preserve">tado </w:t>
      </w:r>
      <w:r w:rsidR="000A4850">
        <w:rPr>
          <w:rFonts w:ascii="Times New Roman" w:hAnsi="Times New Roman" w:cs="Times New Roman"/>
          <w:sz w:val="24"/>
          <w:szCs w:val="24"/>
          <w:lang w:val="es-CL"/>
        </w:rPr>
        <w:t xml:space="preserve">para </w:t>
      </w:r>
      <w:r>
        <w:rPr>
          <w:rFonts w:ascii="Times New Roman" w:hAnsi="Times New Roman" w:cs="Times New Roman"/>
          <w:sz w:val="24"/>
          <w:szCs w:val="24"/>
          <w:lang w:val="es-CL"/>
        </w:rPr>
        <w:t>Obtener el Título de Ingeniero Civil en I</w:t>
      </w:r>
      <w:r w:rsidR="000C240E">
        <w:rPr>
          <w:rFonts w:ascii="Times New Roman" w:hAnsi="Times New Roman" w:cs="Times New Roman"/>
          <w:sz w:val="24"/>
          <w:szCs w:val="24"/>
          <w:lang w:val="es-CL"/>
        </w:rPr>
        <w:t>nformática</w:t>
      </w:r>
    </w:p>
    <w:p w14:paraId="7E13764D" w14:textId="77777777" w:rsidR="00EE11F6" w:rsidRDefault="00EE11F6" w:rsidP="00FB5B71">
      <w:pPr>
        <w:spacing w:line="360" w:lineRule="auto"/>
        <w:rPr>
          <w:rFonts w:ascii="Times New Roman" w:hAnsi="Times New Roman" w:cs="Times New Roman"/>
          <w:sz w:val="24"/>
          <w:szCs w:val="24"/>
          <w:lang w:val="es-CL"/>
        </w:rPr>
      </w:pPr>
    </w:p>
    <w:p w14:paraId="4BAE548B" w14:textId="77777777" w:rsidR="00A03214" w:rsidRDefault="00A03214" w:rsidP="00FB5B71">
      <w:pPr>
        <w:spacing w:line="360" w:lineRule="auto"/>
        <w:rPr>
          <w:rFonts w:ascii="Times New Roman" w:hAnsi="Times New Roman" w:cs="Times New Roman"/>
          <w:sz w:val="24"/>
          <w:szCs w:val="24"/>
          <w:lang w:val="es-CL"/>
        </w:rPr>
      </w:pPr>
    </w:p>
    <w:p w14:paraId="79EE39F9" w14:textId="77777777" w:rsidR="00A03214" w:rsidRPr="00603AFD" w:rsidRDefault="00A03214" w:rsidP="00FB5B71">
      <w:pPr>
        <w:spacing w:line="360" w:lineRule="auto"/>
        <w:rPr>
          <w:rFonts w:ascii="Times New Roman" w:hAnsi="Times New Roman" w:cs="Times New Roman"/>
          <w:sz w:val="24"/>
          <w:szCs w:val="24"/>
          <w:lang w:val="es-CL"/>
        </w:rPr>
      </w:pPr>
    </w:p>
    <w:p w14:paraId="433311B9" w14:textId="77777777" w:rsidR="00531F1D" w:rsidRDefault="006334D2" w:rsidP="006334D2">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Alumno: Carlos Lagos Urbina.</w:t>
      </w:r>
    </w:p>
    <w:p w14:paraId="193BC13F" w14:textId="77777777" w:rsidR="006334D2" w:rsidRPr="00603AFD" w:rsidRDefault="006334D2" w:rsidP="006334D2">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Profesor Guía: Pedro Campos Soto.</w:t>
      </w:r>
    </w:p>
    <w:p w14:paraId="24715BF7" w14:textId="77777777" w:rsidR="00531F1D" w:rsidRPr="00603AFD" w:rsidRDefault="00531F1D" w:rsidP="00FB5B71">
      <w:pPr>
        <w:spacing w:line="360" w:lineRule="auto"/>
        <w:rPr>
          <w:rFonts w:ascii="Times New Roman" w:hAnsi="Times New Roman" w:cs="Times New Roman"/>
          <w:sz w:val="24"/>
          <w:szCs w:val="24"/>
          <w:lang w:val="es-CL"/>
        </w:rPr>
      </w:pPr>
    </w:p>
    <w:p w14:paraId="2BE1D08C" w14:textId="77777777" w:rsidR="00531F1D" w:rsidRPr="00603AFD" w:rsidRDefault="00531F1D" w:rsidP="00FB5B71">
      <w:pPr>
        <w:spacing w:line="360" w:lineRule="auto"/>
        <w:rPr>
          <w:rFonts w:ascii="Times New Roman" w:hAnsi="Times New Roman" w:cs="Times New Roman"/>
          <w:sz w:val="24"/>
          <w:szCs w:val="24"/>
          <w:lang w:val="es-CL"/>
        </w:rPr>
      </w:pPr>
    </w:p>
    <w:p w14:paraId="110A5F15" w14:textId="77777777" w:rsidR="00AB4B95" w:rsidRDefault="00AB4B95" w:rsidP="00FB5B71">
      <w:pPr>
        <w:spacing w:line="360" w:lineRule="auto"/>
        <w:rPr>
          <w:rFonts w:ascii="Times New Roman" w:hAnsi="Times New Roman" w:cs="Times New Roman"/>
          <w:sz w:val="24"/>
          <w:szCs w:val="24"/>
          <w:lang w:val="es-CL"/>
        </w:rPr>
      </w:pPr>
    </w:p>
    <w:p w14:paraId="55EE6266" w14:textId="77777777" w:rsidR="007F50D2" w:rsidRDefault="00AE71FE" w:rsidP="00AE71FE">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Concepción, Chile 2018</w:t>
      </w:r>
    </w:p>
    <w:sdt>
      <w:sdtPr>
        <w:rPr>
          <w:rFonts w:ascii="Times New Roman" w:hAnsi="Times New Roman" w:cs="Times New Roman"/>
          <w:sz w:val="24"/>
          <w:szCs w:val="24"/>
        </w:rPr>
        <w:id w:val="-1050153183"/>
        <w:docPartObj>
          <w:docPartGallery w:val="Table of Contents"/>
          <w:docPartUnique/>
        </w:docPartObj>
      </w:sdtPr>
      <w:sdtEndPr>
        <w:rPr>
          <w:b/>
          <w:bCs/>
        </w:rPr>
      </w:sdtEndPr>
      <w:sdtContent>
        <w:p w14:paraId="3541BE9E" w14:textId="77777777" w:rsidR="00AB4B95" w:rsidRPr="00AB4B95" w:rsidRDefault="00AB4B95" w:rsidP="00AB4B95">
          <w:pPr>
            <w:pStyle w:val="TDC1"/>
            <w:spacing w:line="360" w:lineRule="auto"/>
            <w:rPr>
              <w:rFonts w:ascii="Times New Roman" w:hAnsi="Times New Roman" w:cs="Times New Roman"/>
              <w:sz w:val="24"/>
              <w:szCs w:val="24"/>
            </w:rPr>
          </w:pPr>
          <w:r w:rsidRPr="0040674A">
            <w:rPr>
              <w:rFonts w:ascii="Times New Roman" w:hAnsi="Times New Roman" w:cs="Times New Roman"/>
              <w:b/>
              <w:sz w:val="24"/>
              <w:szCs w:val="24"/>
            </w:rPr>
            <w:t>Índice</w:t>
          </w:r>
        </w:p>
        <w:p w14:paraId="5A75B8CC" w14:textId="77777777" w:rsidR="00683338" w:rsidRDefault="00AB4B95">
          <w:pPr>
            <w:pStyle w:val="TDC1"/>
            <w:rPr>
              <w:rFonts w:eastAsiaTheme="minorEastAsia"/>
              <w:noProof/>
              <w:lang w:val="es-CL" w:eastAsia="es-CL"/>
            </w:rPr>
          </w:pPr>
          <w:r w:rsidRPr="0040674A">
            <w:rPr>
              <w:rFonts w:ascii="Times New Roman" w:hAnsi="Times New Roman" w:cs="Times New Roman"/>
              <w:sz w:val="24"/>
              <w:szCs w:val="24"/>
            </w:rPr>
            <w:fldChar w:fldCharType="begin"/>
          </w:r>
          <w:r w:rsidRPr="0040674A">
            <w:rPr>
              <w:rFonts w:ascii="Times New Roman" w:hAnsi="Times New Roman" w:cs="Times New Roman"/>
              <w:sz w:val="24"/>
              <w:szCs w:val="24"/>
            </w:rPr>
            <w:instrText xml:space="preserve"> TOC \o "1-4" \h \z \u </w:instrText>
          </w:r>
          <w:r w:rsidRPr="0040674A">
            <w:rPr>
              <w:rFonts w:ascii="Times New Roman" w:hAnsi="Times New Roman" w:cs="Times New Roman"/>
              <w:sz w:val="24"/>
              <w:szCs w:val="24"/>
            </w:rPr>
            <w:fldChar w:fldCharType="separate"/>
          </w:r>
          <w:hyperlink w:anchor="_Toc511668851" w:history="1">
            <w:r w:rsidR="00683338" w:rsidRPr="0019454B">
              <w:rPr>
                <w:rStyle w:val="Hipervnculo"/>
                <w:noProof/>
              </w:rPr>
              <w:t>1</w:t>
            </w:r>
            <w:r w:rsidR="00683338">
              <w:rPr>
                <w:rFonts w:eastAsiaTheme="minorEastAsia"/>
                <w:noProof/>
                <w:lang w:val="es-CL" w:eastAsia="es-CL"/>
              </w:rPr>
              <w:tab/>
            </w:r>
            <w:r w:rsidR="00683338" w:rsidRPr="0019454B">
              <w:rPr>
                <w:rStyle w:val="Hipervnculo"/>
                <w:noProof/>
              </w:rPr>
              <w:t>Introducción y Definición del Problema</w:t>
            </w:r>
            <w:r w:rsidR="00683338">
              <w:rPr>
                <w:noProof/>
                <w:webHidden/>
              </w:rPr>
              <w:tab/>
            </w:r>
            <w:r w:rsidR="00683338">
              <w:rPr>
                <w:noProof/>
                <w:webHidden/>
              </w:rPr>
              <w:fldChar w:fldCharType="begin"/>
            </w:r>
            <w:r w:rsidR="00683338">
              <w:rPr>
                <w:noProof/>
                <w:webHidden/>
              </w:rPr>
              <w:instrText xml:space="preserve"> PAGEREF _Toc511668851 \h </w:instrText>
            </w:r>
            <w:r w:rsidR="00683338">
              <w:rPr>
                <w:noProof/>
                <w:webHidden/>
              </w:rPr>
            </w:r>
            <w:r w:rsidR="00683338">
              <w:rPr>
                <w:noProof/>
                <w:webHidden/>
              </w:rPr>
              <w:fldChar w:fldCharType="separate"/>
            </w:r>
            <w:r w:rsidR="00683338">
              <w:rPr>
                <w:noProof/>
                <w:webHidden/>
              </w:rPr>
              <w:t>4</w:t>
            </w:r>
            <w:r w:rsidR="00683338">
              <w:rPr>
                <w:noProof/>
                <w:webHidden/>
              </w:rPr>
              <w:fldChar w:fldCharType="end"/>
            </w:r>
          </w:hyperlink>
        </w:p>
        <w:p w14:paraId="713F60B8" w14:textId="77777777" w:rsidR="00683338" w:rsidRDefault="009A08C0">
          <w:pPr>
            <w:pStyle w:val="TDC2"/>
            <w:tabs>
              <w:tab w:val="left" w:pos="880"/>
              <w:tab w:val="right" w:leader="dot" w:pos="8828"/>
            </w:tabs>
            <w:rPr>
              <w:rFonts w:eastAsiaTheme="minorEastAsia"/>
              <w:noProof/>
              <w:lang w:val="es-CL" w:eastAsia="es-CL"/>
            </w:rPr>
          </w:pPr>
          <w:hyperlink w:anchor="_Toc511668852" w:history="1">
            <w:r w:rsidR="00683338" w:rsidRPr="0019454B">
              <w:rPr>
                <w:rStyle w:val="Hipervnculo"/>
                <w:noProof/>
              </w:rPr>
              <w:t>1.1</w:t>
            </w:r>
            <w:r w:rsidR="00683338">
              <w:rPr>
                <w:rFonts w:eastAsiaTheme="minorEastAsia"/>
                <w:noProof/>
                <w:lang w:val="es-CL" w:eastAsia="es-CL"/>
              </w:rPr>
              <w:tab/>
            </w:r>
            <w:r w:rsidR="00683338" w:rsidRPr="0019454B">
              <w:rPr>
                <w:rStyle w:val="Hipervnculo"/>
                <w:noProof/>
              </w:rPr>
              <w:t>Introducción</w:t>
            </w:r>
            <w:r w:rsidR="00683338">
              <w:rPr>
                <w:noProof/>
                <w:webHidden/>
              </w:rPr>
              <w:tab/>
            </w:r>
            <w:r w:rsidR="00683338">
              <w:rPr>
                <w:noProof/>
                <w:webHidden/>
              </w:rPr>
              <w:fldChar w:fldCharType="begin"/>
            </w:r>
            <w:r w:rsidR="00683338">
              <w:rPr>
                <w:noProof/>
                <w:webHidden/>
              </w:rPr>
              <w:instrText xml:space="preserve"> PAGEREF _Toc511668852 \h </w:instrText>
            </w:r>
            <w:r w:rsidR="00683338">
              <w:rPr>
                <w:noProof/>
                <w:webHidden/>
              </w:rPr>
            </w:r>
            <w:r w:rsidR="00683338">
              <w:rPr>
                <w:noProof/>
                <w:webHidden/>
              </w:rPr>
              <w:fldChar w:fldCharType="separate"/>
            </w:r>
            <w:r w:rsidR="00683338">
              <w:rPr>
                <w:noProof/>
                <w:webHidden/>
              </w:rPr>
              <w:t>4</w:t>
            </w:r>
            <w:r w:rsidR="00683338">
              <w:rPr>
                <w:noProof/>
                <w:webHidden/>
              </w:rPr>
              <w:fldChar w:fldCharType="end"/>
            </w:r>
          </w:hyperlink>
        </w:p>
        <w:p w14:paraId="276E614A" w14:textId="77777777" w:rsidR="00683338" w:rsidRDefault="009A08C0">
          <w:pPr>
            <w:pStyle w:val="TDC2"/>
            <w:tabs>
              <w:tab w:val="left" w:pos="880"/>
              <w:tab w:val="right" w:leader="dot" w:pos="8828"/>
            </w:tabs>
            <w:rPr>
              <w:rFonts w:eastAsiaTheme="minorEastAsia"/>
              <w:noProof/>
              <w:lang w:val="es-CL" w:eastAsia="es-CL"/>
            </w:rPr>
          </w:pPr>
          <w:hyperlink w:anchor="_Toc511668853" w:history="1">
            <w:r w:rsidR="00683338" w:rsidRPr="0019454B">
              <w:rPr>
                <w:rStyle w:val="Hipervnculo"/>
                <w:noProof/>
              </w:rPr>
              <w:t>1.2</w:t>
            </w:r>
            <w:r w:rsidR="00683338">
              <w:rPr>
                <w:rFonts w:eastAsiaTheme="minorEastAsia"/>
                <w:noProof/>
                <w:lang w:val="es-CL" w:eastAsia="es-CL"/>
              </w:rPr>
              <w:tab/>
            </w:r>
            <w:r w:rsidR="00683338" w:rsidRPr="0019454B">
              <w:rPr>
                <w:rStyle w:val="Hipervnculo"/>
                <w:noProof/>
              </w:rPr>
              <w:t>Definición del Problema</w:t>
            </w:r>
            <w:r w:rsidR="00683338">
              <w:rPr>
                <w:noProof/>
                <w:webHidden/>
              </w:rPr>
              <w:tab/>
            </w:r>
            <w:r w:rsidR="00683338">
              <w:rPr>
                <w:noProof/>
                <w:webHidden/>
              </w:rPr>
              <w:fldChar w:fldCharType="begin"/>
            </w:r>
            <w:r w:rsidR="00683338">
              <w:rPr>
                <w:noProof/>
                <w:webHidden/>
              </w:rPr>
              <w:instrText xml:space="preserve"> PAGEREF _Toc511668853 \h </w:instrText>
            </w:r>
            <w:r w:rsidR="00683338">
              <w:rPr>
                <w:noProof/>
                <w:webHidden/>
              </w:rPr>
            </w:r>
            <w:r w:rsidR="00683338">
              <w:rPr>
                <w:noProof/>
                <w:webHidden/>
              </w:rPr>
              <w:fldChar w:fldCharType="separate"/>
            </w:r>
            <w:r w:rsidR="00683338">
              <w:rPr>
                <w:noProof/>
                <w:webHidden/>
              </w:rPr>
              <w:t>5</w:t>
            </w:r>
            <w:r w:rsidR="00683338">
              <w:rPr>
                <w:noProof/>
                <w:webHidden/>
              </w:rPr>
              <w:fldChar w:fldCharType="end"/>
            </w:r>
          </w:hyperlink>
        </w:p>
        <w:p w14:paraId="509723AE" w14:textId="77777777" w:rsidR="00683338" w:rsidRDefault="009A08C0">
          <w:pPr>
            <w:pStyle w:val="TDC2"/>
            <w:tabs>
              <w:tab w:val="left" w:pos="880"/>
              <w:tab w:val="right" w:leader="dot" w:pos="8828"/>
            </w:tabs>
            <w:rPr>
              <w:rFonts w:eastAsiaTheme="minorEastAsia"/>
              <w:noProof/>
              <w:lang w:val="es-CL" w:eastAsia="es-CL"/>
            </w:rPr>
          </w:pPr>
          <w:hyperlink w:anchor="_Toc511668854" w:history="1">
            <w:r w:rsidR="00683338" w:rsidRPr="0019454B">
              <w:rPr>
                <w:rStyle w:val="Hipervnculo"/>
                <w:noProof/>
              </w:rPr>
              <w:t>1.3</w:t>
            </w:r>
            <w:r w:rsidR="00683338">
              <w:rPr>
                <w:rFonts w:eastAsiaTheme="minorEastAsia"/>
                <w:noProof/>
                <w:lang w:val="es-CL" w:eastAsia="es-CL"/>
              </w:rPr>
              <w:tab/>
            </w:r>
            <w:r w:rsidR="00683338" w:rsidRPr="0019454B">
              <w:rPr>
                <w:rStyle w:val="Hipervnculo"/>
                <w:noProof/>
              </w:rPr>
              <w:t>Objetivos</w:t>
            </w:r>
            <w:r w:rsidR="00683338">
              <w:rPr>
                <w:noProof/>
                <w:webHidden/>
              </w:rPr>
              <w:tab/>
            </w:r>
            <w:r w:rsidR="00683338">
              <w:rPr>
                <w:noProof/>
                <w:webHidden/>
              </w:rPr>
              <w:fldChar w:fldCharType="begin"/>
            </w:r>
            <w:r w:rsidR="00683338">
              <w:rPr>
                <w:noProof/>
                <w:webHidden/>
              </w:rPr>
              <w:instrText xml:space="preserve"> PAGEREF _Toc511668854 \h </w:instrText>
            </w:r>
            <w:r w:rsidR="00683338">
              <w:rPr>
                <w:noProof/>
                <w:webHidden/>
              </w:rPr>
            </w:r>
            <w:r w:rsidR="00683338">
              <w:rPr>
                <w:noProof/>
                <w:webHidden/>
              </w:rPr>
              <w:fldChar w:fldCharType="separate"/>
            </w:r>
            <w:r w:rsidR="00683338">
              <w:rPr>
                <w:noProof/>
                <w:webHidden/>
              </w:rPr>
              <w:t>5</w:t>
            </w:r>
            <w:r w:rsidR="00683338">
              <w:rPr>
                <w:noProof/>
                <w:webHidden/>
              </w:rPr>
              <w:fldChar w:fldCharType="end"/>
            </w:r>
          </w:hyperlink>
        </w:p>
        <w:p w14:paraId="5140B535" w14:textId="77777777" w:rsidR="00683338" w:rsidRDefault="009A08C0">
          <w:pPr>
            <w:pStyle w:val="TDC3"/>
            <w:tabs>
              <w:tab w:val="left" w:pos="1320"/>
              <w:tab w:val="right" w:leader="dot" w:pos="8828"/>
            </w:tabs>
            <w:rPr>
              <w:rFonts w:eastAsiaTheme="minorEastAsia"/>
              <w:noProof/>
              <w:lang w:val="es-CL" w:eastAsia="es-CL"/>
            </w:rPr>
          </w:pPr>
          <w:hyperlink w:anchor="_Toc511668855" w:history="1">
            <w:r w:rsidR="00683338" w:rsidRPr="0019454B">
              <w:rPr>
                <w:rStyle w:val="Hipervnculo"/>
                <w:noProof/>
              </w:rPr>
              <w:t>1.3.1</w:t>
            </w:r>
            <w:r w:rsidR="00683338">
              <w:rPr>
                <w:rFonts w:eastAsiaTheme="minorEastAsia"/>
                <w:noProof/>
                <w:lang w:val="es-CL" w:eastAsia="es-CL"/>
              </w:rPr>
              <w:tab/>
            </w:r>
            <w:r w:rsidR="00683338" w:rsidRPr="0019454B">
              <w:rPr>
                <w:rStyle w:val="Hipervnculo"/>
                <w:noProof/>
              </w:rPr>
              <w:t>Objetivo General</w:t>
            </w:r>
            <w:r w:rsidR="00683338">
              <w:rPr>
                <w:noProof/>
                <w:webHidden/>
              </w:rPr>
              <w:tab/>
            </w:r>
            <w:r w:rsidR="00683338">
              <w:rPr>
                <w:noProof/>
                <w:webHidden/>
              </w:rPr>
              <w:fldChar w:fldCharType="begin"/>
            </w:r>
            <w:r w:rsidR="00683338">
              <w:rPr>
                <w:noProof/>
                <w:webHidden/>
              </w:rPr>
              <w:instrText xml:space="preserve"> PAGEREF _Toc511668855 \h </w:instrText>
            </w:r>
            <w:r w:rsidR="00683338">
              <w:rPr>
                <w:noProof/>
                <w:webHidden/>
              </w:rPr>
            </w:r>
            <w:r w:rsidR="00683338">
              <w:rPr>
                <w:noProof/>
                <w:webHidden/>
              </w:rPr>
              <w:fldChar w:fldCharType="separate"/>
            </w:r>
            <w:r w:rsidR="00683338">
              <w:rPr>
                <w:noProof/>
                <w:webHidden/>
              </w:rPr>
              <w:t>5</w:t>
            </w:r>
            <w:r w:rsidR="00683338">
              <w:rPr>
                <w:noProof/>
                <w:webHidden/>
              </w:rPr>
              <w:fldChar w:fldCharType="end"/>
            </w:r>
          </w:hyperlink>
        </w:p>
        <w:p w14:paraId="3A749AC8" w14:textId="77777777" w:rsidR="00683338" w:rsidRDefault="009A08C0">
          <w:pPr>
            <w:pStyle w:val="TDC3"/>
            <w:tabs>
              <w:tab w:val="left" w:pos="1320"/>
              <w:tab w:val="right" w:leader="dot" w:pos="8828"/>
            </w:tabs>
            <w:rPr>
              <w:rFonts w:eastAsiaTheme="minorEastAsia"/>
              <w:noProof/>
              <w:lang w:val="es-CL" w:eastAsia="es-CL"/>
            </w:rPr>
          </w:pPr>
          <w:hyperlink w:anchor="_Toc511668856" w:history="1">
            <w:r w:rsidR="00683338" w:rsidRPr="0019454B">
              <w:rPr>
                <w:rStyle w:val="Hipervnculo"/>
                <w:noProof/>
              </w:rPr>
              <w:t>1.3.2</w:t>
            </w:r>
            <w:r w:rsidR="00683338">
              <w:rPr>
                <w:rFonts w:eastAsiaTheme="minorEastAsia"/>
                <w:noProof/>
                <w:lang w:val="es-CL" w:eastAsia="es-CL"/>
              </w:rPr>
              <w:tab/>
            </w:r>
            <w:r w:rsidR="00683338" w:rsidRPr="0019454B">
              <w:rPr>
                <w:rStyle w:val="Hipervnculo"/>
                <w:noProof/>
              </w:rPr>
              <w:t>Objetivos Específicos</w:t>
            </w:r>
            <w:r w:rsidR="00683338">
              <w:rPr>
                <w:noProof/>
                <w:webHidden/>
              </w:rPr>
              <w:tab/>
            </w:r>
            <w:r w:rsidR="00683338">
              <w:rPr>
                <w:noProof/>
                <w:webHidden/>
              </w:rPr>
              <w:fldChar w:fldCharType="begin"/>
            </w:r>
            <w:r w:rsidR="00683338">
              <w:rPr>
                <w:noProof/>
                <w:webHidden/>
              </w:rPr>
              <w:instrText xml:space="preserve"> PAGEREF _Toc511668856 \h </w:instrText>
            </w:r>
            <w:r w:rsidR="00683338">
              <w:rPr>
                <w:noProof/>
                <w:webHidden/>
              </w:rPr>
            </w:r>
            <w:r w:rsidR="00683338">
              <w:rPr>
                <w:noProof/>
                <w:webHidden/>
              </w:rPr>
              <w:fldChar w:fldCharType="separate"/>
            </w:r>
            <w:r w:rsidR="00683338">
              <w:rPr>
                <w:noProof/>
                <w:webHidden/>
              </w:rPr>
              <w:t>5</w:t>
            </w:r>
            <w:r w:rsidR="00683338">
              <w:rPr>
                <w:noProof/>
                <w:webHidden/>
              </w:rPr>
              <w:fldChar w:fldCharType="end"/>
            </w:r>
          </w:hyperlink>
        </w:p>
        <w:p w14:paraId="2662AD0B" w14:textId="77777777" w:rsidR="00683338" w:rsidRDefault="009A08C0">
          <w:pPr>
            <w:pStyle w:val="TDC2"/>
            <w:tabs>
              <w:tab w:val="left" w:pos="880"/>
              <w:tab w:val="right" w:leader="dot" w:pos="8828"/>
            </w:tabs>
            <w:rPr>
              <w:rFonts w:eastAsiaTheme="minorEastAsia"/>
              <w:noProof/>
              <w:lang w:val="es-CL" w:eastAsia="es-CL"/>
            </w:rPr>
          </w:pPr>
          <w:hyperlink w:anchor="_Toc511668857" w:history="1">
            <w:r w:rsidR="00683338" w:rsidRPr="0019454B">
              <w:rPr>
                <w:rStyle w:val="Hipervnculo"/>
                <w:noProof/>
              </w:rPr>
              <w:t>1.4</w:t>
            </w:r>
            <w:r w:rsidR="00683338">
              <w:rPr>
                <w:rFonts w:eastAsiaTheme="minorEastAsia"/>
                <w:noProof/>
                <w:lang w:val="es-CL" w:eastAsia="es-CL"/>
              </w:rPr>
              <w:tab/>
            </w:r>
            <w:r w:rsidR="00683338" w:rsidRPr="0019454B">
              <w:rPr>
                <w:rStyle w:val="Hipervnculo"/>
                <w:noProof/>
              </w:rPr>
              <w:t>Presentación de capítulos</w:t>
            </w:r>
            <w:r w:rsidR="00683338">
              <w:rPr>
                <w:noProof/>
                <w:webHidden/>
              </w:rPr>
              <w:tab/>
            </w:r>
            <w:r w:rsidR="00683338">
              <w:rPr>
                <w:noProof/>
                <w:webHidden/>
              </w:rPr>
              <w:fldChar w:fldCharType="begin"/>
            </w:r>
            <w:r w:rsidR="00683338">
              <w:rPr>
                <w:noProof/>
                <w:webHidden/>
              </w:rPr>
              <w:instrText xml:space="preserve"> PAGEREF _Toc511668857 \h </w:instrText>
            </w:r>
            <w:r w:rsidR="00683338">
              <w:rPr>
                <w:noProof/>
                <w:webHidden/>
              </w:rPr>
            </w:r>
            <w:r w:rsidR="00683338">
              <w:rPr>
                <w:noProof/>
                <w:webHidden/>
              </w:rPr>
              <w:fldChar w:fldCharType="separate"/>
            </w:r>
            <w:r w:rsidR="00683338">
              <w:rPr>
                <w:noProof/>
                <w:webHidden/>
              </w:rPr>
              <w:t>6</w:t>
            </w:r>
            <w:r w:rsidR="00683338">
              <w:rPr>
                <w:noProof/>
                <w:webHidden/>
              </w:rPr>
              <w:fldChar w:fldCharType="end"/>
            </w:r>
          </w:hyperlink>
        </w:p>
        <w:p w14:paraId="3295564A" w14:textId="77777777" w:rsidR="00683338" w:rsidRDefault="009A08C0">
          <w:pPr>
            <w:pStyle w:val="TDC1"/>
            <w:rPr>
              <w:rFonts w:eastAsiaTheme="minorEastAsia"/>
              <w:noProof/>
              <w:lang w:val="es-CL" w:eastAsia="es-CL"/>
            </w:rPr>
          </w:pPr>
          <w:hyperlink w:anchor="_Toc511668858" w:history="1">
            <w:r w:rsidR="00683338" w:rsidRPr="0019454B">
              <w:rPr>
                <w:rStyle w:val="Hipervnculo"/>
                <w:noProof/>
              </w:rPr>
              <w:t>2</w:t>
            </w:r>
            <w:r w:rsidR="00683338">
              <w:rPr>
                <w:rFonts w:eastAsiaTheme="minorEastAsia"/>
                <w:noProof/>
                <w:lang w:val="es-CL" w:eastAsia="es-CL"/>
              </w:rPr>
              <w:tab/>
            </w:r>
            <w:r w:rsidR="00683338" w:rsidRPr="0019454B">
              <w:rPr>
                <w:rStyle w:val="Hipervnculo"/>
                <w:noProof/>
              </w:rPr>
              <w:t>Marco Teórico</w:t>
            </w:r>
            <w:r w:rsidR="00683338">
              <w:rPr>
                <w:noProof/>
                <w:webHidden/>
              </w:rPr>
              <w:tab/>
            </w:r>
            <w:r w:rsidR="00683338">
              <w:rPr>
                <w:noProof/>
                <w:webHidden/>
              </w:rPr>
              <w:fldChar w:fldCharType="begin"/>
            </w:r>
            <w:r w:rsidR="00683338">
              <w:rPr>
                <w:noProof/>
                <w:webHidden/>
              </w:rPr>
              <w:instrText xml:space="preserve"> PAGEREF _Toc511668858 \h </w:instrText>
            </w:r>
            <w:r w:rsidR="00683338">
              <w:rPr>
                <w:noProof/>
                <w:webHidden/>
              </w:rPr>
            </w:r>
            <w:r w:rsidR="00683338">
              <w:rPr>
                <w:noProof/>
                <w:webHidden/>
              </w:rPr>
              <w:fldChar w:fldCharType="separate"/>
            </w:r>
            <w:r w:rsidR="00683338">
              <w:rPr>
                <w:noProof/>
                <w:webHidden/>
              </w:rPr>
              <w:t>7</w:t>
            </w:r>
            <w:r w:rsidR="00683338">
              <w:rPr>
                <w:noProof/>
                <w:webHidden/>
              </w:rPr>
              <w:fldChar w:fldCharType="end"/>
            </w:r>
          </w:hyperlink>
        </w:p>
        <w:p w14:paraId="261C1FD0" w14:textId="77777777" w:rsidR="00683338" w:rsidRDefault="009A08C0">
          <w:pPr>
            <w:pStyle w:val="TDC2"/>
            <w:tabs>
              <w:tab w:val="left" w:pos="880"/>
              <w:tab w:val="right" w:leader="dot" w:pos="8828"/>
            </w:tabs>
            <w:rPr>
              <w:rFonts w:eastAsiaTheme="minorEastAsia"/>
              <w:noProof/>
              <w:lang w:val="es-CL" w:eastAsia="es-CL"/>
            </w:rPr>
          </w:pPr>
          <w:hyperlink w:anchor="_Toc511668859" w:history="1">
            <w:r w:rsidR="00683338" w:rsidRPr="0019454B">
              <w:rPr>
                <w:rStyle w:val="Hipervnculo"/>
                <w:noProof/>
              </w:rPr>
              <w:t>2.1</w:t>
            </w:r>
            <w:r w:rsidR="00683338">
              <w:rPr>
                <w:rFonts w:eastAsiaTheme="minorEastAsia"/>
                <w:noProof/>
                <w:lang w:val="es-CL" w:eastAsia="es-CL"/>
              </w:rPr>
              <w:tab/>
            </w:r>
            <w:r w:rsidR="00683338" w:rsidRPr="0019454B">
              <w:rPr>
                <w:rStyle w:val="Hipervnculo"/>
                <w:noProof/>
              </w:rPr>
              <w:t>Minería de Texto</w:t>
            </w:r>
            <w:r w:rsidR="00683338">
              <w:rPr>
                <w:noProof/>
                <w:webHidden/>
              </w:rPr>
              <w:tab/>
            </w:r>
            <w:r w:rsidR="00683338">
              <w:rPr>
                <w:noProof/>
                <w:webHidden/>
              </w:rPr>
              <w:fldChar w:fldCharType="begin"/>
            </w:r>
            <w:r w:rsidR="00683338">
              <w:rPr>
                <w:noProof/>
                <w:webHidden/>
              </w:rPr>
              <w:instrText xml:space="preserve"> PAGEREF _Toc511668859 \h </w:instrText>
            </w:r>
            <w:r w:rsidR="00683338">
              <w:rPr>
                <w:noProof/>
                <w:webHidden/>
              </w:rPr>
            </w:r>
            <w:r w:rsidR="00683338">
              <w:rPr>
                <w:noProof/>
                <w:webHidden/>
              </w:rPr>
              <w:fldChar w:fldCharType="separate"/>
            </w:r>
            <w:r w:rsidR="00683338">
              <w:rPr>
                <w:noProof/>
                <w:webHidden/>
              </w:rPr>
              <w:t>7</w:t>
            </w:r>
            <w:r w:rsidR="00683338">
              <w:rPr>
                <w:noProof/>
                <w:webHidden/>
              </w:rPr>
              <w:fldChar w:fldCharType="end"/>
            </w:r>
          </w:hyperlink>
        </w:p>
        <w:p w14:paraId="1FFD3A9E" w14:textId="77777777" w:rsidR="00683338" w:rsidRDefault="009A08C0">
          <w:pPr>
            <w:pStyle w:val="TDC3"/>
            <w:tabs>
              <w:tab w:val="left" w:pos="1320"/>
              <w:tab w:val="right" w:leader="dot" w:pos="8828"/>
            </w:tabs>
            <w:rPr>
              <w:rFonts w:eastAsiaTheme="minorEastAsia"/>
              <w:noProof/>
              <w:lang w:val="es-CL" w:eastAsia="es-CL"/>
            </w:rPr>
          </w:pPr>
          <w:hyperlink w:anchor="_Toc511668860" w:history="1">
            <w:r w:rsidR="00683338" w:rsidRPr="0019454B">
              <w:rPr>
                <w:rStyle w:val="Hipervnculo"/>
                <w:noProof/>
              </w:rPr>
              <w:t>2.1.1</w:t>
            </w:r>
            <w:r w:rsidR="00683338">
              <w:rPr>
                <w:rFonts w:eastAsiaTheme="minorEastAsia"/>
                <w:noProof/>
                <w:lang w:val="es-CL" w:eastAsia="es-CL"/>
              </w:rPr>
              <w:tab/>
            </w:r>
            <w:r w:rsidR="00683338" w:rsidRPr="0019454B">
              <w:rPr>
                <w:rStyle w:val="Hipervnculo"/>
                <w:noProof/>
              </w:rPr>
              <w:t>Técnicas de Pre procesamiento de datos</w:t>
            </w:r>
            <w:r w:rsidR="00683338">
              <w:rPr>
                <w:noProof/>
                <w:webHidden/>
              </w:rPr>
              <w:tab/>
            </w:r>
            <w:r w:rsidR="00683338">
              <w:rPr>
                <w:noProof/>
                <w:webHidden/>
              </w:rPr>
              <w:fldChar w:fldCharType="begin"/>
            </w:r>
            <w:r w:rsidR="00683338">
              <w:rPr>
                <w:noProof/>
                <w:webHidden/>
              </w:rPr>
              <w:instrText xml:space="preserve"> PAGEREF _Toc511668860 \h </w:instrText>
            </w:r>
            <w:r w:rsidR="00683338">
              <w:rPr>
                <w:noProof/>
                <w:webHidden/>
              </w:rPr>
            </w:r>
            <w:r w:rsidR="00683338">
              <w:rPr>
                <w:noProof/>
                <w:webHidden/>
              </w:rPr>
              <w:fldChar w:fldCharType="separate"/>
            </w:r>
            <w:r w:rsidR="00683338">
              <w:rPr>
                <w:noProof/>
                <w:webHidden/>
              </w:rPr>
              <w:t>8</w:t>
            </w:r>
            <w:r w:rsidR="00683338">
              <w:rPr>
                <w:noProof/>
                <w:webHidden/>
              </w:rPr>
              <w:fldChar w:fldCharType="end"/>
            </w:r>
          </w:hyperlink>
        </w:p>
        <w:p w14:paraId="50BE80E3" w14:textId="77777777" w:rsidR="00683338" w:rsidRDefault="009A08C0">
          <w:pPr>
            <w:pStyle w:val="TDC2"/>
            <w:tabs>
              <w:tab w:val="left" w:pos="880"/>
              <w:tab w:val="right" w:leader="dot" w:pos="8828"/>
            </w:tabs>
            <w:rPr>
              <w:rFonts w:eastAsiaTheme="minorEastAsia"/>
              <w:noProof/>
              <w:lang w:val="es-CL" w:eastAsia="es-CL"/>
            </w:rPr>
          </w:pPr>
          <w:hyperlink w:anchor="_Toc511668861" w:history="1">
            <w:r w:rsidR="00683338" w:rsidRPr="0019454B">
              <w:rPr>
                <w:rStyle w:val="Hipervnculo"/>
                <w:noProof/>
              </w:rPr>
              <w:t>2.2</w:t>
            </w:r>
            <w:r w:rsidR="00683338">
              <w:rPr>
                <w:rFonts w:eastAsiaTheme="minorEastAsia"/>
                <w:noProof/>
                <w:lang w:val="es-CL" w:eastAsia="es-CL"/>
              </w:rPr>
              <w:tab/>
            </w:r>
            <w:r w:rsidR="00683338" w:rsidRPr="0019454B">
              <w:rPr>
                <w:rStyle w:val="Hipervnculo"/>
                <w:noProof/>
              </w:rPr>
              <w:t>Clasificación de Texto</w:t>
            </w:r>
            <w:r w:rsidR="00683338">
              <w:rPr>
                <w:noProof/>
                <w:webHidden/>
              </w:rPr>
              <w:tab/>
            </w:r>
            <w:r w:rsidR="00683338">
              <w:rPr>
                <w:noProof/>
                <w:webHidden/>
              </w:rPr>
              <w:fldChar w:fldCharType="begin"/>
            </w:r>
            <w:r w:rsidR="00683338">
              <w:rPr>
                <w:noProof/>
                <w:webHidden/>
              </w:rPr>
              <w:instrText xml:space="preserve"> PAGEREF _Toc511668861 \h </w:instrText>
            </w:r>
            <w:r w:rsidR="00683338">
              <w:rPr>
                <w:noProof/>
                <w:webHidden/>
              </w:rPr>
            </w:r>
            <w:r w:rsidR="00683338">
              <w:rPr>
                <w:noProof/>
                <w:webHidden/>
              </w:rPr>
              <w:fldChar w:fldCharType="separate"/>
            </w:r>
            <w:r w:rsidR="00683338">
              <w:rPr>
                <w:noProof/>
                <w:webHidden/>
              </w:rPr>
              <w:t>9</w:t>
            </w:r>
            <w:r w:rsidR="00683338">
              <w:rPr>
                <w:noProof/>
                <w:webHidden/>
              </w:rPr>
              <w:fldChar w:fldCharType="end"/>
            </w:r>
          </w:hyperlink>
        </w:p>
        <w:p w14:paraId="376354DD" w14:textId="77777777" w:rsidR="00683338" w:rsidRDefault="009A08C0">
          <w:pPr>
            <w:pStyle w:val="TDC2"/>
            <w:tabs>
              <w:tab w:val="left" w:pos="880"/>
              <w:tab w:val="right" w:leader="dot" w:pos="8828"/>
            </w:tabs>
            <w:rPr>
              <w:rFonts w:eastAsiaTheme="minorEastAsia"/>
              <w:noProof/>
              <w:lang w:val="es-CL" w:eastAsia="es-CL"/>
            </w:rPr>
          </w:pPr>
          <w:hyperlink w:anchor="_Toc511668862" w:history="1">
            <w:r w:rsidR="00683338" w:rsidRPr="0019454B">
              <w:rPr>
                <w:rStyle w:val="Hipervnculo"/>
                <w:noProof/>
              </w:rPr>
              <w:t>2.3</w:t>
            </w:r>
            <w:r w:rsidR="00683338">
              <w:rPr>
                <w:rFonts w:eastAsiaTheme="minorEastAsia"/>
                <w:noProof/>
                <w:lang w:val="es-CL" w:eastAsia="es-CL"/>
              </w:rPr>
              <w:tab/>
            </w:r>
            <w:r w:rsidR="00683338" w:rsidRPr="0019454B">
              <w:rPr>
                <w:rStyle w:val="Hipervnculo"/>
                <w:noProof/>
              </w:rPr>
              <w:t>Análisis de Sentimiento</w:t>
            </w:r>
            <w:r w:rsidR="00683338">
              <w:rPr>
                <w:noProof/>
                <w:webHidden/>
              </w:rPr>
              <w:tab/>
            </w:r>
            <w:r w:rsidR="00683338">
              <w:rPr>
                <w:noProof/>
                <w:webHidden/>
              </w:rPr>
              <w:fldChar w:fldCharType="begin"/>
            </w:r>
            <w:r w:rsidR="00683338">
              <w:rPr>
                <w:noProof/>
                <w:webHidden/>
              </w:rPr>
              <w:instrText xml:space="preserve"> PAGEREF _Toc511668862 \h </w:instrText>
            </w:r>
            <w:r w:rsidR="00683338">
              <w:rPr>
                <w:noProof/>
                <w:webHidden/>
              </w:rPr>
            </w:r>
            <w:r w:rsidR="00683338">
              <w:rPr>
                <w:noProof/>
                <w:webHidden/>
              </w:rPr>
              <w:fldChar w:fldCharType="separate"/>
            </w:r>
            <w:r w:rsidR="00683338">
              <w:rPr>
                <w:noProof/>
                <w:webHidden/>
              </w:rPr>
              <w:t>11</w:t>
            </w:r>
            <w:r w:rsidR="00683338">
              <w:rPr>
                <w:noProof/>
                <w:webHidden/>
              </w:rPr>
              <w:fldChar w:fldCharType="end"/>
            </w:r>
          </w:hyperlink>
        </w:p>
        <w:p w14:paraId="78BB784D" w14:textId="77777777" w:rsidR="00683338" w:rsidRDefault="009A08C0">
          <w:pPr>
            <w:pStyle w:val="TDC3"/>
            <w:tabs>
              <w:tab w:val="left" w:pos="1320"/>
              <w:tab w:val="right" w:leader="dot" w:pos="8828"/>
            </w:tabs>
            <w:rPr>
              <w:rFonts w:eastAsiaTheme="minorEastAsia"/>
              <w:noProof/>
              <w:lang w:val="es-CL" w:eastAsia="es-CL"/>
            </w:rPr>
          </w:pPr>
          <w:hyperlink w:anchor="_Toc511668863" w:history="1">
            <w:r w:rsidR="00683338" w:rsidRPr="0019454B">
              <w:rPr>
                <w:rStyle w:val="Hipervnculo"/>
                <w:noProof/>
              </w:rPr>
              <w:t>2.3.1</w:t>
            </w:r>
            <w:r w:rsidR="00683338">
              <w:rPr>
                <w:rFonts w:eastAsiaTheme="minorEastAsia"/>
                <w:noProof/>
                <w:lang w:val="es-CL" w:eastAsia="es-CL"/>
              </w:rPr>
              <w:tab/>
            </w:r>
            <w:r w:rsidR="00683338" w:rsidRPr="0019454B">
              <w:rPr>
                <w:rStyle w:val="Hipervnculo"/>
                <w:noProof/>
              </w:rPr>
              <w:t>Extracción de Aspecto</w:t>
            </w:r>
            <w:r w:rsidR="00683338">
              <w:rPr>
                <w:noProof/>
                <w:webHidden/>
              </w:rPr>
              <w:tab/>
            </w:r>
            <w:r w:rsidR="00683338">
              <w:rPr>
                <w:noProof/>
                <w:webHidden/>
              </w:rPr>
              <w:fldChar w:fldCharType="begin"/>
            </w:r>
            <w:r w:rsidR="00683338">
              <w:rPr>
                <w:noProof/>
                <w:webHidden/>
              </w:rPr>
              <w:instrText xml:space="preserve"> PAGEREF _Toc511668863 \h </w:instrText>
            </w:r>
            <w:r w:rsidR="00683338">
              <w:rPr>
                <w:noProof/>
                <w:webHidden/>
              </w:rPr>
            </w:r>
            <w:r w:rsidR="00683338">
              <w:rPr>
                <w:noProof/>
                <w:webHidden/>
              </w:rPr>
              <w:fldChar w:fldCharType="separate"/>
            </w:r>
            <w:r w:rsidR="00683338">
              <w:rPr>
                <w:noProof/>
                <w:webHidden/>
              </w:rPr>
              <w:t>12</w:t>
            </w:r>
            <w:r w:rsidR="00683338">
              <w:rPr>
                <w:noProof/>
                <w:webHidden/>
              </w:rPr>
              <w:fldChar w:fldCharType="end"/>
            </w:r>
          </w:hyperlink>
        </w:p>
        <w:p w14:paraId="4B030FE4" w14:textId="77777777" w:rsidR="00683338" w:rsidRDefault="009A08C0">
          <w:pPr>
            <w:pStyle w:val="TDC2"/>
            <w:tabs>
              <w:tab w:val="left" w:pos="880"/>
              <w:tab w:val="right" w:leader="dot" w:pos="8828"/>
            </w:tabs>
            <w:rPr>
              <w:rFonts w:eastAsiaTheme="minorEastAsia"/>
              <w:noProof/>
              <w:lang w:val="es-CL" w:eastAsia="es-CL"/>
            </w:rPr>
          </w:pPr>
          <w:hyperlink w:anchor="_Toc511668864" w:history="1">
            <w:r w:rsidR="00683338" w:rsidRPr="0019454B">
              <w:rPr>
                <w:rStyle w:val="Hipervnculo"/>
                <w:noProof/>
              </w:rPr>
              <w:t>2.4</w:t>
            </w:r>
            <w:r w:rsidR="00683338">
              <w:rPr>
                <w:rFonts w:eastAsiaTheme="minorEastAsia"/>
                <w:noProof/>
                <w:lang w:val="es-CL" w:eastAsia="es-CL"/>
              </w:rPr>
              <w:tab/>
            </w:r>
            <w:r w:rsidR="00683338" w:rsidRPr="0019454B">
              <w:rPr>
                <w:rStyle w:val="Hipervnculo"/>
                <w:noProof/>
              </w:rPr>
              <w:t>Sistemas de Recomendación</w:t>
            </w:r>
            <w:r w:rsidR="00683338">
              <w:rPr>
                <w:noProof/>
                <w:webHidden/>
              </w:rPr>
              <w:tab/>
            </w:r>
            <w:r w:rsidR="00683338">
              <w:rPr>
                <w:noProof/>
                <w:webHidden/>
              </w:rPr>
              <w:fldChar w:fldCharType="begin"/>
            </w:r>
            <w:r w:rsidR="00683338">
              <w:rPr>
                <w:noProof/>
                <w:webHidden/>
              </w:rPr>
              <w:instrText xml:space="preserve"> PAGEREF _Toc511668864 \h </w:instrText>
            </w:r>
            <w:r w:rsidR="00683338">
              <w:rPr>
                <w:noProof/>
                <w:webHidden/>
              </w:rPr>
            </w:r>
            <w:r w:rsidR="00683338">
              <w:rPr>
                <w:noProof/>
                <w:webHidden/>
              </w:rPr>
              <w:fldChar w:fldCharType="separate"/>
            </w:r>
            <w:r w:rsidR="00683338">
              <w:rPr>
                <w:noProof/>
                <w:webHidden/>
              </w:rPr>
              <w:t>13</w:t>
            </w:r>
            <w:r w:rsidR="00683338">
              <w:rPr>
                <w:noProof/>
                <w:webHidden/>
              </w:rPr>
              <w:fldChar w:fldCharType="end"/>
            </w:r>
          </w:hyperlink>
        </w:p>
        <w:p w14:paraId="4F8589A6" w14:textId="77777777" w:rsidR="00683338" w:rsidRDefault="009A08C0">
          <w:pPr>
            <w:pStyle w:val="TDC3"/>
            <w:tabs>
              <w:tab w:val="left" w:pos="1320"/>
              <w:tab w:val="right" w:leader="dot" w:pos="8828"/>
            </w:tabs>
            <w:rPr>
              <w:rFonts w:eastAsiaTheme="minorEastAsia"/>
              <w:noProof/>
              <w:lang w:val="es-CL" w:eastAsia="es-CL"/>
            </w:rPr>
          </w:pPr>
          <w:hyperlink w:anchor="_Toc511668865" w:history="1">
            <w:r w:rsidR="00683338" w:rsidRPr="0019454B">
              <w:rPr>
                <w:rStyle w:val="Hipervnculo"/>
                <w:noProof/>
              </w:rPr>
              <w:t>2.4.1</w:t>
            </w:r>
            <w:r w:rsidR="00683338">
              <w:rPr>
                <w:rFonts w:eastAsiaTheme="minorEastAsia"/>
                <w:noProof/>
                <w:lang w:val="es-CL" w:eastAsia="es-CL"/>
              </w:rPr>
              <w:tab/>
            </w:r>
            <w:r w:rsidR="00683338" w:rsidRPr="0019454B">
              <w:rPr>
                <w:rStyle w:val="Hipervnculo"/>
                <w:noProof/>
              </w:rPr>
              <w:t>Tipos de Sistemas de Recomendación</w:t>
            </w:r>
            <w:r w:rsidR="00683338">
              <w:rPr>
                <w:noProof/>
                <w:webHidden/>
              </w:rPr>
              <w:tab/>
            </w:r>
            <w:r w:rsidR="00683338">
              <w:rPr>
                <w:noProof/>
                <w:webHidden/>
              </w:rPr>
              <w:fldChar w:fldCharType="begin"/>
            </w:r>
            <w:r w:rsidR="00683338">
              <w:rPr>
                <w:noProof/>
                <w:webHidden/>
              </w:rPr>
              <w:instrText xml:space="preserve"> PAGEREF _Toc511668865 \h </w:instrText>
            </w:r>
            <w:r w:rsidR="00683338">
              <w:rPr>
                <w:noProof/>
                <w:webHidden/>
              </w:rPr>
            </w:r>
            <w:r w:rsidR="00683338">
              <w:rPr>
                <w:noProof/>
                <w:webHidden/>
              </w:rPr>
              <w:fldChar w:fldCharType="separate"/>
            </w:r>
            <w:r w:rsidR="00683338">
              <w:rPr>
                <w:noProof/>
                <w:webHidden/>
              </w:rPr>
              <w:t>13</w:t>
            </w:r>
            <w:r w:rsidR="00683338">
              <w:rPr>
                <w:noProof/>
                <w:webHidden/>
              </w:rPr>
              <w:fldChar w:fldCharType="end"/>
            </w:r>
          </w:hyperlink>
        </w:p>
        <w:p w14:paraId="50FE8DC1" w14:textId="77777777" w:rsidR="00683338" w:rsidRDefault="009A08C0">
          <w:pPr>
            <w:pStyle w:val="TDC4"/>
            <w:tabs>
              <w:tab w:val="left" w:pos="1540"/>
              <w:tab w:val="right" w:leader="dot" w:pos="8828"/>
            </w:tabs>
            <w:rPr>
              <w:rFonts w:eastAsiaTheme="minorEastAsia"/>
              <w:noProof/>
              <w:lang w:val="es-CL" w:eastAsia="es-CL"/>
            </w:rPr>
          </w:pPr>
          <w:hyperlink w:anchor="_Toc511668866" w:history="1">
            <w:r w:rsidR="00683338" w:rsidRPr="0019454B">
              <w:rPr>
                <w:rStyle w:val="Hipervnculo"/>
                <w:noProof/>
              </w:rPr>
              <w:t>2.4.1.1</w:t>
            </w:r>
            <w:r w:rsidR="00683338">
              <w:rPr>
                <w:rFonts w:eastAsiaTheme="minorEastAsia"/>
                <w:noProof/>
                <w:lang w:val="es-CL" w:eastAsia="es-CL"/>
              </w:rPr>
              <w:tab/>
            </w:r>
            <w:r w:rsidR="00683338" w:rsidRPr="0019454B">
              <w:rPr>
                <w:rStyle w:val="Hipervnculo"/>
                <w:noProof/>
              </w:rPr>
              <w:t>Recomendación Basada en Contenido</w:t>
            </w:r>
            <w:r w:rsidR="00683338">
              <w:rPr>
                <w:noProof/>
                <w:webHidden/>
              </w:rPr>
              <w:tab/>
            </w:r>
            <w:r w:rsidR="00683338">
              <w:rPr>
                <w:noProof/>
                <w:webHidden/>
              </w:rPr>
              <w:fldChar w:fldCharType="begin"/>
            </w:r>
            <w:r w:rsidR="00683338">
              <w:rPr>
                <w:noProof/>
                <w:webHidden/>
              </w:rPr>
              <w:instrText xml:space="preserve"> PAGEREF _Toc511668866 \h </w:instrText>
            </w:r>
            <w:r w:rsidR="00683338">
              <w:rPr>
                <w:noProof/>
                <w:webHidden/>
              </w:rPr>
            </w:r>
            <w:r w:rsidR="00683338">
              <w:rPr>
                <w:noProof/>
                <w:webHidden/>
              </w:rPr>
              <w:fldChar w:fldCharType="separate"/>
            </w:r>
            <w:r w:rsidR="00683338">
              <w:rPr>
                <w:noProof/>
                <w:webHidden/>
              </w:rPr>
              <w:t>13</w:t>
            </w:r>
            <w:r w:rsidR="00683338">
              <w:rPr>
                <w:noProof/>
                <w:webHidden/>
              </w:rPr>
              <w:fldChar w:fldCharType="end"/>
            </w:r>
          </w:hyperlink>
        </w:p>
        <w:p w14:paraId="509106E5" w14:textId="77777777" w:rsidR="00683338" w:rsidRDefault="009A08C0">
          <w:pPr>
            <w:pStyle w:val="TDC4"/>
            <w:tabs>
              <w:tab w:val="left" w:pos="1540"/>
              <w:tab w:val="right" w:leader="dot" w:pos="8828"/>
            </w:tabs>
            <w:rPr>
              <w:rFonts w:eastAsiaTheme="minorEastAsia"/>
              <w:noProof/>
              <w:lang w:val="es-CL" w:eastAsia="es-CL"/>
            </w:rPr>
          </w:pPr>
          <w:hyperlink w:anchor="_Toc511668867" w:history="1">
            <w:r w:rsidR="00683338" w:rsidRPr="0019454B">
              <w:rPr>
                <w:rStyle w:val="Hipervnculo"/>
                <w:noProof/>
              </w:rPr>
              <w:t>2.4.1.2</w:t>
            </w:r>
            <w:r w:rsidR="00683338">
              <w:rPr>
                <w:rFonts w:eastAsiaTheme="minorEastAsia"/>
                <w:noProof/>
                <w:lang w:val="es-CL" w:eastAsia="es-CL"/>
              </w:rPr>
              <w:tab/>
            </w:r>
            <w:r w:rsidR="00683338" w:rsidRPr="0019454B">
              <w:rPr>
                <w:rStyle w:val="Hipervnculo"/>
                <w:noProof/>
              </w:rPr>
              <w:t>Filtrado Colaborativo</w:t>
            </w:r>
            <w:r w:rsidR="00683338">
              <w:rPr>
                <w:noProof/>
                <w:webHidden/>
              </w:rPr>
              <w:tab/>
            </w:r>
            <w:r w:rsidR="00683338">
              <w:rPr>
                <w:noProof/>
                <w:webHidden/>
              </w:rPr>
              <w:fldChar w:fldCharType="begin"/>
            </w:r>
            <w:r w:rsidR="00683338">
              <w:rPr>
                <w:noProof/>
                <w:webHidden/>
              </w:rPr>
              <w:instrText xml:space="preserve"> PAGEREF _Toc511668867 \h </w:instrText>
            </w:r>
            <w:r w:rsidR="00683338">
              <w:rPr>
                <w:noProof/>
                <w:webHidden/>
              </w:rPr>
            </w:r>
            <w:r w:rsidR="00683338">
              <w:rPr>
                <w:noProof/>
                <w:webHidden/>
              </w:rPr>
              <w:fldChar w:fldCharType="separate"/>
            </w:r>
            <w:r w:rsidR="00683338">
              <w:rPr>
                <w:noProof/>
                <w:webHidden/>
              </w:rPr>
              <w:t>13</w:t>
            </w:r>
            <w:r w:rsidR="00683338">
              <w:rPr>
                <w:noProof/>
                <w:webHidden/>
              </w:rPr>
              <w:fldChar w:fldCharType="end"/>
            </w:r>
          </w:hyperlink>
        </w:p>
        <w:p w14:paraId="66C25A9A" w14:textId="77777777" w:rsidR="00683338" w:rsidRDefault="009A08C0">
          <w:pPr>
            <w:pStyle w:val="TDC4"/>
            <w:tabs>
              <w:tab w:val="left" w:pos="1540"/>
              <w:tab w:val="right" w:leader="dot" w:pos="8828"/>
            </w:tabs>
            <w:rPr>
              <w:rFonts w:eastAsiaTheme="minorEastAsia"/>
              <w:noProof/>
              <w:lang w:val="es-CL" w:eastAsia="es-CL"/>
            </w:rPr>
          </w:pPr>
          <w:hyperlink w:anchor="_Toc511668868" w:history="1">
            <w:r w:rsidR="00683338" w:rsidRPr="0019454B">
              <w:rPr>
                <w:rStyle w:val="Hipervnculo"/>
                <w:noProof/>
              </w:rPr>
              <w:t>2.4.1.3</w:t>
            </w:r>
            <w:r w:rsidR="00683338">
              <w:rPr>
                <w:rFonts w:eastAsiaTheme="minorEastAsia"/>
                <w:noProof/>
                <w:lang w:val="es-CL" w:eastAsia="es-CL"/>
              </w:rPr>
              <w:tab/>
            </w:r>
            <w:r w:rsidR="00683338" w:rsidRPr="0019454B">
              <w:rPr>
                <w:rStyle w:val="Hipervnculo"/>
                <w:noProof/>
              </w:rPr>
              <w:t>Demográfico</w:t>
            </w:r>
            <w:r w:rsidR="00683338">
              <w:rPr>
                <w:noProof/>
                <w:webHidden/>
              </w:rPr>
              <w:tab/>
            </w:r>
            <w:r w:rsidR="00683338">
              <w:rPr>
                <w:noProof/>
                <w:webHidden/>
              </w:rPr>
              <w:fldChar w:fldCharType="begin"/>
            </w:r>
            <w:r w:rsidR="00683338">
              <w:rPr>
                <w:noProof/>
                <w:webHidden/>
              </w:rPr>
              <w:instrText xml:space="preserve"> PAGEREF _Toc511668868 \h </w:instrText>
            </w:r>
            <w:r w:rsidR="00683338">
              <w:rPr>
                <w:noProof/>
                <w:webHidden/>
              </w:rPr>
            </w:r>
            <w:r w:rsidR="00683338">
              <w:rPr>
                <w:noProof/>
                <w:webHidden/>
              </w:rPr>
              <w:fldChar w:fldCharType="separate"/>
            </w:r>
            <w:r w:rsidR="00683338">
              <w:rPr>
                <w:noProof/>
                <w:webHidden/>
              </w:rPr>
              <w:t>14</w:t>
            </w:r>
            <w:r w:rsidR="00683338">
              <w:rPr>
                <w:noProof/>
                <w:webHidden/>
              </w:rPr>
              <w:fldChar w:fldCharType="end"/>
            </w:r>
          </w:hyperlink>
        </w:p>
        <w:p w14:paraId="491AB6DD" w14:textId="77777777" w:rsidR="00683338" w:rsidRDefault="009A08C0">
          <w:pPr>
            <w:pStyle w:val="TDC4"/>
            <w:tabs>
              <w:tab w:val="left" w:pos="1540"/>
              <w:tab w:val="right" w:leader="dot" w:pos="8828"/>
            </w:tabs>
            <w:rPr>
              <w:rFonts w:eastAsiaTheme="minorEastAsia"/>
              <w:noProof/>
              <w:lang w:val="es-CL" w:eastAsia="es-CL"/>
            </w:rPr>
          </w:pPr>
          <w:hyperlink w:anchor="_Toc511668869" w:history="1">
            <w:r w:rsidR="00683338" w:rsidRPr="0019454B">
              <w:rPr>
                <w:rStyle w:val="Hipervnculo"/>
                <w:noProof/>
              </w:rPr>
              <w:t>2.4.1.4</w:t>
            </w:r>
            <w:r w:rsidR="00683338">
              <w:rPr>
                <w:rFonts w:eastAsiaTheme="minorEastAsia"/>
                <w:noProof/>
                <w:lang w:val="es-CL" w:eastAsia="es-CL"/>
              </w:rPr>
              <w:tab/>
            </w:r>
            <w:r w:rsidR="00683338" w:rsidRPr="0019454B">
              <w:rPr>
                <w:rStyle w:val="Hipervnculo"/>
                <w:noProof/>
              </w:rPr>
              <w:t>Recomendación Basada en Conocimiento</w:t>
            </w:r>
            <w:r w:rsidR="00683338">
              <w:rPr>
                <w:noProof/>
                <w:webHidden/>
              </w:rPr>
              <w:tab/>
            </w:r>
            <w:r w:rsidR="00683338">
              <w:rPr>
                <w:noProof/>
                <w:webHidden/>
              </w:rPr>
              <w:fldChar w:fldCharType="begin"/>
            </w:r>
            <w:r w:rsidR="00683338">
              <w:rPr>
                <w:noProof/>
                <w:webHidden/>
              </w:rPr>
              <w:instrText xml:space="preserve"> PAGEREF _Toc511668869 \h </w:instrText>
            </w:r>
            <w:r w:rsidR="00683338">
              <w:rPr>
                <w:noProof/>
                <w:webHidden/>
              </w:rPr>
            </w:r>
            <w:r w:rsidR="00683338">
              <w:rPr>
                <w:noProof/>
                <w:webHidden/>
              </w:rPr>
              <w:fldChar w:fldCharType="separate"/>
            </w:r>
            <w:r w:rsidR="00683338">
              <w:rPr>
                <w:noProof/>
                <w:webHidden/>
              </w:rPr>
              <w:t>14</w:t>
            </w:r>
            <w:r w:rsidR="00683338">
              <w:rPr>
                <w:noProof/>
                <w:webHidden/>
              </w:rPr>
              <w:fldChar w:fldCharType="end"/>
            </w:r>
          </w:hyperlink>
        </w:p>
        <w:p w14:paraId="20E60BDC" w14:textId="77777777" w:rsidR="00683338" w:rsidRDefault="009A08C0">
          <w:pPr>
            <w:pStyle w:val="TDC4"/>
            <w:tabs>
              <w:tab w:val="left" w:pos="1540"/>
              <w:tab w:val="right" w:leader="dot" w:pos="8828"/>
            </w:tabs>
            <w:rPr>
              <w:rFonts w:eastAsiaTheme="minorEastAsia"/>
              <w:noProof/>
              <w:lang w:val="es-CL" w:eastAsia="es-CL"/>
            </w:rPr>
          </w:pPr>
          <w:hyperlink w:anchor="_Toc511668870" w:history="1">
            <w:r w:rsidR="00683338" w:rsidRPr="0019454B">
              <w:rPr>
                <w:rStyle w:val="Hipervnculo"/>
                <w:noProof/>
              </w:rPr>
              <w:t>2.4.1.5</w:t>
            </w:r>
            <w:r w:rsidR="00683338">
              <w:rPr>
                <w:rFonts w:eastAsiaTheme="minorEastAsia"/>
                <w:noProof/>
                <w:lang w:val="es-CL" w:eastAsia="es-CL"/>
              </w:rPr>
              <w:tab/>
            </w:r>
            <w:r w:rsidR="00683338" w:rsidRPr="0019454B">
              <w:rPr>
                <w:rStyle w:val="Hipervnculo"/>
                <w:noProof/>
              </w:rPr>
              <w:t>Sistemas de Recomendación Híbridos</w:t>
            </w:r>
            <w:r w:rsidR="00683338">
              <w:rPr>
                <w:noProof/>
                <w:webHidden/>
              </w:rPr>
              <w:tab/>
            </w:r>
            <w:r w:rsidR="00683338">
              <w:rPr>
                <w:noProof/>
                <w:webHidden/>
              </w:rPr>
              <w:fldChar w:fldCharType="begin"/>
            </w:r>
            <w:r w:rsidR="00683338">
              <w:rPr>
                <w:noProof/>
                <w:webHidden/>
              </w:rPr>
              <w:instrText xml:space="preserve"> PAGEREF _Toc511668870 \h </w:instrText>
            </w:r>
            <w:r w:rsidR="00683338">
              <w:rPr>
                <w:noProof/>
                <w:webHidden/>
              </w:rPr>
            </w:r>
            <w:r w:rsidR="00683338">
              <w:rPr>
                <w:noProof/>
                <w:webHidden/>
              </w:rPr>
              <w:fldChar w:fldCharType="separate"/>
            </w:r>
            <w:r w:rsidR="00683338">
              <w:rPr>
                <w:noProof/>
                <w:webHidden/>
              </w:rPr>
              <w:t>14</w:t>
            </w:r>
            <w:r w:rsidR="00683338">
              <w:rPr>
                <w:noProof/>
                <w:webHidden/>
              </w:rPr>
              <w:fldChar w:fldCharType="end"/>
            </w:r>
          </w:hyperlink>
        </w:p>
        <w:p w14:paraId="3461CD04" w14:textId="77777777" w:rsidR="00683338" w:rsidRDefault="009A08C0">
          <w:pPr>
            <w:pStyle w:val="TDC3"/>
            <w:tabs>
              <w:tab w:val="left" w:pos="1320"/>
              <w:tab w:val="right" w:leader="dot" w:pos="8828"/>
            </w:tabs>
            <w:rPr>
              <w:rFonts w:eastAsiaTheme="minorEastAsia"/>
              <w:noProof/>
              <w:lang w:val="es-CL" w:eastAsia="es-CL"/>
            </w:rPr>
          </w:pPr>
          <w:hyperlink w:anchor="_Toc511668871" w:history="1">
            <w:r w:rsidR="00683338" w:rsidRPr="0019454B">
              <w:rPr>
                <w:rStyle w:val="Hipervnculo"/>
                <w:noProof/>
              </w:rPr>
              <w:t>2.4.2</w:t>
            </w:r>
            <w:r w:rsidR="00683338">
              <w:rPr>
                <w:rFonts w:eastAsiaTheme="minorEastAsia"/>
                <w:noProof/>
                <w:lang w:val="es-CL" w:eastAsia="es-CL"/>
              </w:rPr>
              <w:tab/>
            </w:r>
            <w:r w:rsidR="00683338" w:rsidRPr="0019454B">
              <w:rPr>
                <w:rStyle w:val="Hipervnculo"/>
                <w:noProof/>
              </w:rPr>
              <w:t>Filtrado Colaborativo Basado en Vecindario</w:t>
            </w:r>
            <w:r w:rsidR="00683338">
              <w:rPr>
                <w:noProof/>
                <w:webHidden/>
              </w:rPr>
              <w:tab/>
            </w:r>
            <w:r w:rsidR="00683338">
              <w:rPr>
                <w:noProof/>
                <w:webHidden/>
              </w:rPr>
              <w:fldChar w:fldCharType="begin"/>
            </w:r>
            <w:r w:rsidR="00683338">
              <w:rPr>
                <w:noProof/>
                <w:webHidden/>
              </w:rPr>
              <w:instrText xml:space="preserve"> PAGEREF _Toc511668871 \h </w:instrText>
            </w:r>
            <w:r w:rsidR="00683338">
              <w:rPr>
                <w:noProof/>
                <w:webHidden/>
              </w:rPr>
            </w:r>
            <w:r w:rsidR="00683338">
              <w:rPr>
                <w:noProof/>
                <w:webHidden/>
              </w:rPr>
              <w:fldChar w:fldCharType="separate"/>
            </w:r>
            <w:r w:rsidR="00683338">
              <w:rPr>
                <w:noProof/>
                <w:webHidden/>
              </w:rPr>
              <w:t>15</w:t>
            </w:r>
            <w:r w:rsidR="00683338">
              <w:rPr>
                <w:noProof/>
                <w:webHidden/>
              </w:rPr>
              <w:fldChar w:fldCharType="end"/>
            </w:r>
          </w:hyperlink>
        </w:p>
        <w:p w14:paraId="2702E0FB" w14:textId="77777777" w:rsidR="00683338" w:rsidRDefault="009A08C0">
          <w:pPr>
            <w:pStyle w:val="TDC4"/>
            <w:tabs>
              <w:tab w:val="left" w:pos="1540"/>
              <w:tab w:val="right" w:leader="dot" w:pos="8828"/>
            </w:tabs>
            <w:rPr>
              <w:rFonts w:eastAsiaTheme="minorEastAsia"/>
              <w:noProof/>
              <w:lang w:val="es-CL" w:eastAsia="es-CL"/>
            </w:rPr>
          </w:pPr>
          <w:hyperlink w:anchor="_Toc511668872" w:history="1">
            <w:r w:rsidR="00683338" w:rsidRPr="0019454B">
              <w:rPr>
                <w:rStyle w:val="Hipervnculo"/>
                <w:noProof/>
              </w:rPr>
              <w:t>2.4.2.1</w:t>
            </w:r>
            <w:r w:rsidR="00683338">
              <w:rPr>
                <w:rFonts w:eastAsiaTheme="minorEastAsia"/>
                <w:noProof/>
                <w:lang w:val="es-CL" w:eastAsia="es-CL"/>
              </w:rPr>
              <w:tab/>
            </w:r>
            <w:r w:rsidR="00683338" w:rsidRPr="0019454B">
              <w:rPr>
                <w:rStyle w:val="Hipervnculo"/>
                <w:noProof/>
              </w:rPr>
              <w:t>Evaluación de Sistemas de Recomendación</w:t>
            </w:r>
            <w:r w:rsidR="00683338">
              <w:rPr>
                <w:noProof/>
                <w:webHidden/>
              </w:rPr>
              <w:tab/>
            </w:r>
            <w:r w:rsidR="00683338">
              <w:rPr>
                <w:noProof/>
                <w:webHidden/>
              </w:rPr>
              <w:fldChar w:fldCharType="begin"/>
            </w:r>
            <w:r w:rsidR="00683338">
              <w:rPr>
                <w:noProof/>
                <w:webHidden/>
              </w:rPr>
              <w:instrText xml:space="preserve"> PAGEREF _Toc511668872 \h </w:instrText>
            </w:r>
            <w:r w:rsidR="00683338">
              <w:rPr>
                <w:noProof/>
                <w:webHidden/>
              </w:rPr>
            </w:r>
            <w:r w:rsidR="00683338">
              <w:rPr>
                <w:noProof/>
                <w:webHidden/>
              </w:rPr>
              <w:fldChar w:fldCharType="separate"/>
            </w:r>
            <w:r w:rsidR="00683338">
              <w:rPr>
                <w:noProof/>
                <w:webHidden/>
              </w:rPr>
              <w:t>19</w:t>
            </w:r>
            <w:r w:rsidR="00683338">
              <w:rPr>
                <w:noProof/>
                <w:webHidden/>
              </w:rPr>
              <w:fldChar w:fldCharType="end"/>
            </w:r>
          </w:hyperlink>
        </w:p>
        <w:p w14:paraId="347DBE72" w14:textId="77777777" w:rsidR="00683338" w:rsidRDefault="009A08C0">
          <w:pPr>
            <w:pStyle w:val="TDC2"/>
            <w:tabs>
              <w:tab w:val="left" w:pos="880"/>
              <w:tab w:val="right" w:leader="dot" w:pos="8828"/>
            </w:tabs>
            <w:rPr>
              <w:rFonts w:eastAsiaTheme="minorEastAsia"/>
              <w:noProof/>
              <w:lang w:val="es-CL" w:eastAsia="es-CL"/>
            </w:rPr>
          </w:pPr>
          <w:hyperlink w:anchor="_Toc511668873" w:history="1">
            <w:r w:rsidR="00683338" w:rsidRPr="0019454B">
              <w:rPr>
                <w:rStyle w:val="Hipervnculo"/>
                <w:noProof/>
              </w:rPr>
              <w:t>2.5</w:t>
            </w:r>
            <w:r w:rsidR="00683338">
              <w:rPr>
                <w:rFonts w:eastAsiaTheme="minorEastAsia"/>
                <w:noProof/>
                <w:lang w:val="es-CL" w:eastAsia="es-CL"/>
              </w:rPr>
              <w:tab/>
            </w:r>
            <w:r w:rsidR="00683338" w:rsidRPr="0019454B">
              <w:rPr>
                <w:rStyle w:val="Hipervnculo"/>
                <w:noProof/>
              </w:rPr>
              <w:t>Sistemas de Recomendación Multi-criterio</w:t>
            </w:r>
            <w:r w:rsidR="00683338">
              <w:rPr>
                <w:noProof/>
                <w:webHidden/>
              </w:rPr>
              <w:tab/>
            </w:r>
            <w:r w:rsidR="00683338">
              <w:rPr>
                <w:noProof/>
                <w:webHidden/>
              </w:rPr>
              <w:fldChar w:fldCharType="begin"/>
            </w:r>
            <w:r w:rsidR="00683338">
              <w:rPr>
                <w:noProof/>
                <w:webHidden/>
              </w:rPr>
              <w:instrText xml:space="preserve"> PAGEREF _Toc511668873 \h </w:instrText>
            </w:r>
            <w:r w:rsidR="00683338">
              <w:rPr>
                <w:noProof/>
                <w:webHidden/>
              </w:rPr>
            </w:r>
            <w:r w:rsidR="00683338">
              <w:rPr>
                <w:noProof/>
                <w:webHidden/>
              </w:rPr>
              <w:fldChar w:fldCharType="separate"/>
            </w:r>
            <w:r w:rsidR="00683338">
              <w:rPr>
                <w:noProof/>
                <w:webHidden/>
              </w:rPr>
              <w:t>20</w:t>
            </w:r>
            <w:r w:rsidR="00683338">
              <w:rPr>
                <w:noProof/>
                <w:webHidden/>
              </w:rPr>
              <w:fldChar w:fldCharType="end"/>
            </w:r>
          </w:hyperlink>
        </w:p>
        <w:p w14:paraId="56FFFD45" w14:textId="77777777" w:rsidR="00683338" w:rsidRDefault="009A08C0">
          <w:pPr>
            <w:pStyle w:val="TDC3"/>
            <w:tabs>
              <w:tab w:val="left" w:pos="1320"/>
              <w:tab w:val="right" w:leader="dot" w:pos="8828"/>
            </w:tabs>
            <w:rPr>
              <w:rFonts w:eastAsiaTheme="minorEastAsia"/>
              <w:noProof/>
              <w:lang w:val="es-CL" w:eastAsia="es-CL"/>
            </w:rPr>
          </w:pPr>
          <w:hyperlink w:anchor="_Toc511668874" w:history="1">
            <w:r w:rsidR="00683338" w:rsidRPr="0019454B">
              <w:rPr>
                <w:rStyle w:val="Hipervnculo"/>
                <w:noProof/>
              </w:rPr>
              <w:t>2.5.1</w:t>
            </w:r>
            <w:r w:rsidR="00683338">
              <w:rPr>
                <w:rFonts w:eastAsiaTheme="minorEastAsia"/>
                <w:noProof/>
                <w:lang w:val="es-CL" w:eastAsia="es-CL"/>
              </w:rPr>
              <w:tab/>
            </w:r>
            <w:r w:rsidR="00683338" w:rsidRPr="0019454B">
              <w:rPr>
                <w:rStyle w:val="Hipervnculo"/>
                <w:noProof/>
              </w:rPr>
              <w:t>Incorporación de Ratings Multi-criterio en el Cálculo de Similitud para Filtrado Colaborativo</w:t>
            </w:r>
            <w:r w:rsidR="00683338">
              <w:rPr>
                <w:noProof/>
                <w:webHidden/>
              </w:rPr>
              <w:tab/>
            </w:r>
            <w:r w:rsidR="00683338">
              <w:rPr>
                <w:noProof/>
                <w:webHidden/>
              </w:rPr>
              <w:fldChar w:fldCharType="begin"/>
            </w:r>
            <w:r w:rsidR="00683338">
              <w:rPr>
                <w:noProof/>
                <w:webHidden/>
              </w:rPr>
              <w:instrText xml:space="preserve"> PAGEREF _Toc511668874 \h </w:instrText>
            </w:r>
            <w:r w:rsidR="00683338">
              <w:rPr>
                <w:noProof/>
                <w:webHidden/>
              </w:rPr>
            </w:r>
            <w:r w:rsidR="00683338">
              <w:rPr>
                <w:noProof/>
                <w:webHidden/>
              </w:rPr>
              <w:fldChar w:fldCharType="separate"/>
            </w:r>
            <w:r w:rsidR="00683338">
              <w:rPr>
                <w:noProof/>
                <w:webHidden/>
              </w:rPr>
              <w:t>21</w:t>
            </w:r>
            <w:r w:rsidR="00683338">
              <w:rPr>
                <w:noProof/>
                <w:webHidden/>
              </w:rPr>
              <w:fldChar w:fldCharType="end"/>
            </w:r>
          </w:hyperlink>
        </w:p>
        <w:p w14:paraId="35A42273" w14:textId="77777777" w:rsidR="00683338" w:rsidRDefault="009A08C0">
          <w:pPr>
            <w:pStyle w:val="TDC1"/>
            <w:rPr>
              <w:rFonts w:eastAsiaTheme="minorEastAsia"/>
              <w:noProof/>
              <w:lang w:val="es-CL" w:eastAsia="es-CL"/>
            </w:rPr>
          </w:pPr>
          <w:hyperlink w:anchor="_Toc511668875" w:history="1">
            <w:r w:rsidR="00683338" w:rsidRPr="0019454B">
              <w:rPr>
                <w:rStyle w:val="Hipervnculo"/>
                <w:noProof/>
              </w:rPr>
              <w:t>3</w:t>
            </w:r>
            <w:r w:rsidR="00683338">
              <w:rPr>
                <w:rFonts w:eastAsiaTheme="minorEastAsia"/>
                <w:noProof/>
                <w:lang w:val="es-CL" w:eastAsia="es-CL"/>
              </w:rPr>
              <w:tab/>
            </w:r>
            <w:r w:rsidR="00683338" w:rsidRPr="0019454B">
              <w:rPr>
                <w:rStyle w:val="Hipervnculo"/>
                <w:noProof/>
              </w:rPr>
              <w:t>Herramientas Utilizadas</w:t>
            </w:r>
            <w:r w:rsidR="00683338">
              <w:rPr>
                <w:noProof/>
                <w:webHidden/>
              </w:rPr>
              <w:tab/>
            </w:r>
            <w:r w:rsidR="00683338">
              <w:rPr>
                <w:noProof/>
                <w:webHidden/>
              </w:rPr>
              <w:fldChar w:fldCharType="begin"/>
            </w:r>
            <w:r w:rsidR="00683338">
              <w:rPr>
                <w:noProof/>
                <w:webHidden/>
              </w:rPr>
              <w:instrText xml:space="preserve"> PAGEREF _Toc511668875 \h </w:instrText>
            </w:r>
            <w:r w:rsidR="00683338">
              <w:rPr>
                <w:noProof/>
                <w:webHidden/>
              </w:rPr>
            </w:r>
            <w:r w:rsidR="00683338">
              <w:rPr>
                <w:noProof/>
                <w:webHidden/>
              </w:rPr>
              <w:fldChar w:fldCharType="separate"/>
            </w:r>
            <w:r w:rsidR="00683338">
              <w:rPr>
                <w:noProof/>
                <w:webHidden/>
              </w:rPr>
              <w:t>23</w:t>
            </w:r>
            <w:r w:rsidR="00683338">
              <w:rPr>
                <w:noProof/>
                <w:webHidden/>
              </w:rPr>
              <w:fldChar w:fldCharType="end"/>
            </w:r>
          </w:hyperlink>
        </w:p>
        <w:p w14:paraId="74CA5C35" w14:textId="77777777" w:rsidR="00683338" w:rsidRDefault="009A08C0">
          <w:pPr>
            <w:pStyle w:val="TDC2"/>
            <w:tabs>
              <w:tab w:val="left" w:pos="880"/>
              <w:tab w:val="right" w:leader="dot" w:pos="8828"/>
            </w:tabs>
            <w:rPr>
              <w:rFonts w:eastAsiaTheme="minorEastAsia"/>
              <w:noProof/>
              <w:lang w:val="es-CL" w:eastAsia="es-CL"/>
            </w:rPr>
          </w:pPr>
          <w:hyperlink w:anchor="_Toc511668876" w:history="1">
            <w:r w:rsidR="00683338" w:rsidRPr="0019454B">
              <w:rPr>
                <w:rStyle w:val="Hipervnculo"/>
                <w:noProof/>
              </w:rPr>
              <w:t>3.1</w:t>
            </w:r>
            <w:r w:rsidR="00683338">
              <w:rPr>
                <w:rFonts w:eastAsiaTheme="minorEastAsia"/>
                <w:noProof/>
                <w:lang w:val="es-CL" w:eastAsia="es-CL"/>
              </w:rPr>
              <w:tab/>
            </w:r>
            <w:r w:rsidR="00683338" w:rsidRPr="0019454B">
              <w:rPr>
                <w:rStyle w:val="Hipervnculo"/>
                <w:noProof/>
              </w:rPr>
              <w:t>Jsoup</w:t>
            </w:r>
            <w:r w:rsidR="00683338">
              <w:rPr>
                <w:noProof/>
                <w:webHidden/>
              </w:rPr>
              <w:tab/>
            </w:r>
            <w:r w:rsidR="00683338">
              <w:rPr>
                <w:noProof/>
                <w:webHidden/>
              </w:rPr>
              <w:fldChar w:fldCharType="begin"/>
            </w:r>
            <w:r w:rsidR="00683338">
              <w:rPr>
                <w:noProof/>
                <w:webHidden/>
              </w:rPr>
              <w:instrText xml:space="preserve"> PAGEREF _Toc511668876 \h </w:instrText>
            </w:r>
            <w:r w:rsidR="00683338">
              <w:rPr>
                <w:noProof/>
                <w:webHidden/>
              </w:rPr>
            </w:r>
            <w:r w:rsidR="00683338">
              <w:rPr>
                <w:noProof/>
                <w:webHidden/>
              </w:rPr>
              <w:fldChar w:fldCharType="separate"/>
            </w:r>
            <w:r w:rsidR="00683338">
              <w:rPr>
                <w:noProof/>
                <w:webHidden/>
              </w:rPr>
              <w:t>23</w:t>
            </w:r>
            <w:r w:rsidR="00683338">
              <w:rPr>
                <w:noProof/>
                <w:webHidden/>
              </w:rPr>
              <w:fldChar w:fldCharType="end"/>
            </w:r>
          </w:hyperlink>
        </w:p>
        <w:p w14:paraId="12405392" w14:textId="77777777" w:rsidR="00683338" w:rsidRDefault="009A08C0">
          <w:pPr>
            <w:pStyle w:val="TDC2"/>
            <w:tabs>
              <w:tab w:val="left" w:pos="880"/>
              <w:tab w:val="right" w:leader="dot" w:pos="8828"/>
            </w:tabs>
            <w:rPr>
              <w:rFonts w:eastAsiaTheme="minorEastAsia"/>
              <w:noProof/>
              <w:lang w:val="es-CL" w:eastAsia="es-CL"/>
            </w:rPr>
          </w:pPr>
          <w:hyperlink w:anchor="_Toc511668877" w:history="1">
            <w:r w:rsidR="00683338" w:rsidRPr="0019454B">
              <w:rPr>
                <w:rStyle w:val="Hipervnculo"/>
                <w:noProof/>
              </w:rPr>
              <w:t>3.2</w:t>
            </w:r>
            <w:r w:rsidR="00683338">
              <w:rPr>
                <w:rFonts w:eastAsiaTheme="minorEastAsia"/>
                <w:noProof/>
                <w:lang w:val="es-CL" w:eastAsia="es-CL"/>
              </w:rPr>
              <w:tab/>
            </w:r>
            <w:r w:rsidR="00683338" w:rsidRPr="0019454B">
              <w:rPr>
                <w:rStyle w:val="Hipervnculo"/>
                <w:noProof/>
              </w:rPr>
              <w:t>Univocity Parsers</w:t>
            </w:r>
            <w:r w:rsidR="00683338">
              <w:rPr>
                <w:noProof/>
                <w:webHidden/>
              </w:rPr>
              <w:tab/>
            </w:r>
            <w:r w:rsidR="00683338">
              <w:rPr>
                <w:noProof/>
                <w:webHidden/>
              </w:rPr>
              <w:fldChar w:fldCharType="begin"/>
            </w:r>
            <w:r w:rsidR="00683338">
              <w:rPr>
                <w:noProof/>
                <w:webHidden/>
              </w:rPr>
              <w:instrText xml:space="preserve"> PAGEREF _Toc511668877 \h </w:instrText>
            </w:r>
            <w:r w:rsidR="00683338">
              <w:rPr>
                <w:noProof/>
                <w:webHidden/>
              </w:rPr>
            </w:r>
            <w:r w:rsidR="00683338">
              <w:rPr>
                <w:noProof/>
                <w:webHidden/>
              </w:rPr>
              <w:fldChar w:fldCharType="separate"/>
            </w:r>
            <w:r w:rsidR="00683338">
              <w:rPr>
                <w:noProof/>
                <w:webHidden/>
              </w:rPr>
              <w:t>23</w:t>
            </w:r>
            <w:r w:rsidR="00683338">
              <w:rPr>
                <w:noProof/>
                <w:webHidden/>
              </w:rPr>
              <w:fldChar w:fldCharType="end"/>
            </w:r>
          </w:hyperlink>
        </w:p>
        <w:p w14:paraId="48D2B452" w14:textId="77777777" w:rsidR="00683338" w:rsidRDefault="009A08C0">
          <w:pPr>
            <w:pStyle w:val="TDC2"/>
            <w:tabs>
              <w:tab w:val="left" w:pos="880"/>
              <w:tab w:val="right" w:leader="dot" w:pos="8828"/>
            </w:tabs>
            <w:rPr>
              <w:rFonts w:eastAsiaTheme="minorEastAsia"/>
              <w:noProof/>
              <w:lang w:val="es-CL" w:eastAsia="es-CL"/>
            </w:rPr>
          </w:pPr>
          <w:hyperlink w:anchor="_Toc511668878" w:history="1">
            <w:r w:rsidR="00683338" w:rsidRPr="0019454B">
              <w:rPr>
                <w:rStyle w:val="Hipervnculo"/>
                <w:noProof/>
              </w:rPr>
              <w:t>3.3</w:t>
            </w:r>
            <w:r w:rsidR="00683338">
              <w:rPr>
                <w:rFonts w:eastAsiaTheme="minorEastAsia"/>
                <w:noProof/>
                <w:lang w:val="es-CL" w:eastAsia="es-CL"/>
              </w:rPr>
              <w:tab/>
            </w:r>
            <w:r w:rsidR="00683338" w:rsidRPr="0019454B">
              <w:rPr>
                <w:rStyle w:val="Hipervnculo"/>
                <w:noProof/>
              </w:rPr>
              <w:t>WEKA</w:t>
            </w:r>
            <w:r w:rsidR="00683338">
              <w:rPr>
                <w:noProof/>
                <w:webHidden/>
              </w:rPr>
              <w:tab/>
            </w:r>
            <w:r w:rsidR="00683338">
              <w:rPr>
                <w:noProof/>
                <w:webHidden/>
              </w:rPr>
              <w:fldChar w:fldCharType="begin"/>
            </w:r>
            <w:r w:rsidR="00683338">
              <w:rPr>
                <w:noProof/>
                <w:webHidden/>
              </w:rPr>
              <w:instrText xml:space="preserve"> PAGEREF _Toc511668878 \h </w:instrText>
            </w:r>
            <w:r w:rsidR="00683338">
              <w:rPr>
                <w:noProof/>
                <w:webHidden/>
              </w:rPr>
            </w:r>
            <w:r w:rsidR="00683338">
              <w:rPr>
                <w:noProof/>
                <w:webHidden/>
              </w:rPr>
              <w:fldChar w:fldCharType="separate"/>
            </w:r>
            <w:r w:rsidR="00683338">
              <w:rPr>
                <w:noProof/>
                <w:webHidden/>
              </w:rPr>
              <w:t>24</w:t>
            </w:r>
            <w:r w:rsidR="00683338">
              <w:rPr>
                <w:noProof/>
                <w:webHidden/>
              </w:rPr>
              <w:fldChar w:fldCharType="end"/>
            </w:r>
          </w:hyperlink>
        </w:p>
        <w:p w14:paraId="565C950A" w14:textId="77777777" w:rsidR="00683338" w:rsidRDefault="009A08C0">
          <w:pPr>
            <w:pStyle w:val="TDC2"/>
            <w:tabs>
              <w:tab w:val="left" w:pos="880"/>
              <w:tab w:val="right" w:leader="dot" w:pos="8828"/>
            </w:tabs>
            <w:rPr>
              <w:rFonts w:eastAsiaTheme="minorEastAsia"/>
              <w:noProof/>
              <w:lang w:val="es-CL" w:eastAsia="es-CL"/>
            </w:rPr>
          </w:pPr>
          <w:hyperlink w:anchor="_Toc511668879" w:history="1">
            <w:r w:rsidR="00683338" w:rsidRPr="0019454B">
              <w:rPr>
                <w:rStyle w:val="Hipervnculo"/>
                <w:noProof/>
              </w:rPr>
              <w:t>3.4</w:t>
            </w:r>
            <w:r w:rsidR="00683338">
              <w:rPr>
                <w:rFonts w:eastAsiaTheme="minorEastAsia"/>
                <w:noProof/>
                <w:lang w:val="es-CL" w:eastAsia="es-CL"/>
              </w:rPr>
              <w:tab/>
            </w:r>
            <w:r w:rsidR="00683338" w:rsidRPr="0019454B">
              <w:rPr>
                <w:rStyle w:val="Hipervnculo"/>
                <w:noProof/>
              </w:rPr>
              <w:t>Standford CoreNLP</w:t>
            </w:r>
            <w:r w:rsidR="00683338">
              <w:rPr>
                <w:noProof/>
                <w:webHidden/>
              </w:rPr>
              <w:tab/>
            </w:r>
            <w:r w:rsidR="00683338">
              <w:rPr>
                <w:noProof/>
                <w:webHidden/>
              </w:rPr>
              <w:fldChar w:fldCharType="begin"/>
            </w:r>
            <w:r w:rsidR="00683338">
              <w:rPr>
                <w:noProof/>
                <w:webHidden/>
              </w:rPr>
              <w:instrText xml:space="preserve"> PAGEREF _Toc511668879 \h </w:instrText>
            </w:r>
            <w:r w:rsidR="00683338">
              <w:rPr>
                <w:noProof/>
                <w:webHidden/>
              </w:rPr>
            </w:r>
            <w:r w:rsidR="00683338">
              <w:rPr>
                <w:noProof/>
                <w:webHidden/>
              </w:rPr>
              <w:fldChar w:fldCharType="separate"/>
            </w:r>
            <w:r w:rsidR="00683338">
              <w:rPr>
                <w:noProof/>
                <w:webHidden/>
              </w:rPr>
              <w:t>25</w:t>
            </w:r>
            <w:r w:rsidR="00683338">
              <w:rPr>
                <w:noProof/>
                <w:webHidden/>
              </w:rPr>
              <w:fldChar w:fldCharType="end"/>
            </w:r>
          </w:hyperlink>
        </w:p>
        <w:p w14:paraId="38CE8603" w14:textId="77777777" w:rsidR="00683338" w:rsidRDefault="009A08C0">
          <w:pPr>
            <w:pStyle w:val="TDC2"/>
            <w:tabs>
              <w:tab w:val="left" w:pos="880"/>
              <w:tab w:val="right" w:leader="dot" w:pos="8828"/>
            </w:tabs>
            <w:rPr>
              <w:rFonts w:eastAsiaTheme="minorEastAsia"/>
              <w:noProof/>
              <w:lang w:val="es-CL" w:eastAsia="es-CL"/>
            </w:rPr>
          </w:pPr>
          <w:hyperlink w:anchor="_Toc511668880" w:history="1">
            <w:r w:rsidR="00683338" w:rsidRPr="0019454B">
              <w:rPr>
                <w:rStyle w:val="Hipervnculo"/>
                <w:rFonts w:cs="Times New Roman"/>
                <w:noProof/>
              </w:rPr>
              <w:t>3.5</w:t>
            </w:r>
            <w:r w:rsidR="00683338">
              <w:rPr>
                <w:rFonts w:eastAsiaTheme="minorEastAsia"/>
                <w:noProof/>
                <w:lang w:val="es-CL" w:eastAsia="es-CL"/>
              </w:rPr>
              <w:tab/>
            </w:r>
            <w:r w:rsidR="00683338" w:rsidRPr="0019454B">
              <w:rPr>
                <w:rStyle w:val="Hipervnculo"/>
                <w:rFonts w:cs="Times New Roman"/>
                <w:noProof/>
              </w:rPr>
              <w:t>Apache Mahout</w:t>
            </w:r>
            <w:r w:rsidR="00683338">
              <w:rPr>
                <w:noProof/>
                <w:webHidden/>
              </w:rPr>
              <w:tab/>
            </w:r>
            <w:r w:rsidR="00683338">
              <w:rPr>
                <w:noProof/>
                <w:webHidden/>
              </w:rPr>
              <w:fldChar w:fldCharType="begin"/>
            </w:r>
            <w:r w:rsidR="00683338">
              <w:rPr>
                <w:noProof/>
                <w:webHidden/>
              </w:rPr>
              <w:instrText xml:space="preserve"> PAGEREF _Toc511668880 \h </w:instrText>
            </w:r>
            <w:r w:rsidR="00683338">
              <w:rPr>
                <w:noProof/>
                <w:webHidden/>
              </w:rPr>
            </w:r>
            <w:r w:rsidR="00683338">
              <w:rPr>
                <w:noProof/>
                <w:webHidden/>
              </w:rPr>
              <w:fldChar w:fldCharType="separate"/>
            </w:r>
            <w:r w:rsidR="00683338">
              <w:rPr>
                <w:noProof/>
                <w:webHidden/>
              </w:rPr>
              <w:t>27</w:t>
            </w:r>
            <w:r w:rsidR="00683338">
              <w:rPr>
                <w:noProof/>
                <w:webHidden/>
              </w:rPr>
              <w:fldChar w:fldCharType="end"/>
            </w:r>
          </w:hyperlink>
        </w:p>
        <w:p w14:paraId="65F7F1B6" w14:textId="77777777" w:rsidR="00683338" w:rsidRDefault="009A08C0">
          <w:pPr>
            <w:pStyle w:val="TDC1"/>
            <w:rPr>
              <w:rFonts w:eastAsiaTheme="minorEastAsia"/>
              <w:noProof/>
              <w:lang w:val="es-CL" w:eastAsia="es-CL"/>
            </w:rPr>
          </w:pPr>
          <w:hyperlink w:anchor="_Toc511668881" w:history="1">
            <w:r w:rsidR="00683338" w:rsidRPr="0019454B">
              <w:rPr>
                <w:rStyle w:val="Hipervnculo"/>
                <w:noProof/>
              </w:rPr>
              <w:t>4</w:t>
            </w:r>
            <w:r w:rsidR="00683338">
              <w:rPr>
                <w:rFonts w:eastAsiaTheme="minorEastAsia"/>
                <w:noProof/>
                <w:lang w:val="es-CL" w:eastAsia="es-CL"/>
              </w:rPr>
              <w:tab/>
            </w:r>
            <w:r w:rsidR="00683338" w:rsidRPr="0019454B">
              <w:rPr>
                <w:rStyle w:val="Hipervnculo"/>
                <w:noProof/>
              </w:rPr>
              <w:t>Creación de Dataset</w:t>
            </w:r>
            <w:r w:rsidR="00683338">
              <w:rPr>
                <w:noProof/>
                <w:webHidden/>
              </w:rPr>
              <w:tab/>
            </w:r>
            <w:r w:rsidR="00683338">
              <w:rPr>
                <w:noProof/>
                <w:webHidden/>
              </w:rPr>
              <w:fldChar w:fldCharType="begin"/>
            </w:r>
            <w:r w:rsidR="00683338">
              <w:rPr>
                <w:noProof/>
                <w:webHidden/>
              </w:rPr>
              <w:instrText xml:space="preserve"> PAGEREF _Toc511668881 \h </w:instrText>
            </w:r>
            <w:r w:rsidR="00683338">
              <w:rPr>
                <w:noProof/>
                <w:webHidden/>
              </w:rPr>
            </w:r>
            <w:r w:rsidR="00683338">
              <w:rPr>
                <w:noProof/>
                <w:webHidden/>
              </w:rPr>
              <w:fldChar w:fldCharType="separate"/>
            </w:r>
            <w:r w:rsidR="00683338">
              <w:rPr>
                <w:noProof/>
                <w:webHidden/>
              </w:rPr>
              <w:t>28</w:t>
            </w:r>
            <w:r w:rsidR="00683338">
              <w:rPr>
                <w:noProof/>
                <w:webHidden/>
              </w:rPr>
              <w:fldChar w:fldCharType="end"/>
            </w:r>
          </w:hyperlink>
        </w:p>
        <w:p w14:paraId="7400BE09" w14:textId="77777777" w:rsidR="00683338" w:rsidRDefault="009A08C0">
          <w:pPr>
            <w:pStyle w:val="TDC2"/>
            <w:tabs>
              <w:tab w:val="left" w:pos="880"/>
              <w:tab w:val="right" w:leader="dot" w:pos="8828"/>
            </w:tabs>
            <w:rPr>
              <w:rFonts w:eastAsiaTheme="minorEastAsia"/>
              <w:noProof/>
              <w:lang w:val="es-CL" w:eastAsia="es-CL"/>
            </w:rPr>
          </w:pPr>
          <w:hyperlink w:anchor="_Toc511668882" w:history="1">
            <w:r w:rsidR="00683338" w:rsidRPr="0019454B">
              <w:rPr>
                <w:rStyle w:val="Hipervnculo"/>
                <w:noProof/>
              </w:rPr>
              <w:t>4.1</w:t>
            </w:r>
            <w:r w:rsidR="00683338">
              <w:rPr>
                <w:rFonts w:eastAsiaTheme="minorEastAsia"/>
                <w:noProof/>
                <w:lang w:val="es-CL" w:eastAsia="es-CL"/>
              </w:rPr>
              <w:tab/>
            </w:r>
            <w:r w:rsidR="00683338" w:rsidRPr="0019454B">
              <w:rPr>
                <w:rStyle w:val="Hipervnculo"/>
                <w:noProof/>
              </w:rPr>
              <w:t>Selección de Sitio Web</w:t>
            </w:r>
            <w:r w:rsidR="00683338">
              <w:rPr>
                <w:noProof/>
                <w:webHidden/>
              </w:rPr>
              <w:tab/>
            </w:r>
            <w:r w:rsidR="00683338">
              <w:rPr>
                <w:noProof/>
                <w:webHidden/>
              </w:rPr>
              <w:fldChar w:fldCharType="begin"/>
            </w:r>
            <w:r w:rsidR="00683338">
              <w:rPr>
                <w:noProof/>
                <w:webHidden/>
              </w:rPr>
              <w:instrText xml:space="preserve"> PAGEREF _Toc511668882 \h </w:instrText>
            </w:r>
            <w:r w:rsidR="00683338">
              <w:rPr>
                <w:noProof/>
                <w:webHidden/>
              </w:rPr>
            </w:r>
            <w:r w:rsidR="00683338">
              <w:rPr>
                <w:noProof/>
                <w:webHidden/>
              </w:rPr>
              <w:fldChar w:fldCharType="separate"/>
            </w:r>
            <w:r w:rsidR="00683338">
              <w:rPr>
                <w:noProof/>
                <w:webHidden/>
              </w:rPr>
              <w:t>28</w:t>
            </w:r>
            <w:r w:rsidR="00683338">
              <w:rPr>
                <w:noProof/>
                <w:webHidden/>
              </w:rPr>
              <w:fldChar w:fldCharType="end"/>
            </w:r>
          </w:hyperlink>
        </w:p>
        <w:p w14:paraId="5B876730" w14:textId="77777777" w:rsidR="00683338" w:rsidRDefault="009A08C0">
          <w:pPr>
            <w:pStyle w:val="TDC2"/>
            <w:tabs>
              <w:tab w:val="left" w:pos="880"/>
              <w:tab w:val="right" w:leader="dot" w:pos="8828"/>
            </w:tabs>
            <w:rPr>
              <w:rFonts w:eastAsiaTheme="minorEastAsia"/>
              <w:noProof/>
              <w:lang w:val="es-CL" w:eastAsia="es-CL"/>
            </w:rPr>
          </w:pPr>
          <w:hyperlink w:anchor="_Toc511668883" w:history="1">
            <w:r w:rsidR="00683338" w:rsidRPr="0019454B">
              <w:rPr>
                <w:rStyle w:val="Hipervnculo"/>
                <w:noProof/>
              </w:rPr>
              <w:t>4.2</w:t>
            </w:r>
            <w:r w:rsidR="00683338">
              <w:rPr>
                <w:rFonts w:eastAsiaTheme="minorEastAsia"/>
                <w:noProof/>
                <w:lang w:val="es-CL" w:eastAsia="es-CL"/>
              </w:rPr>
              <w:tab/>
            </w:r>
            <w:r w:rsidR="00683338" w:rsidRPr="0019454B">
              <w:rPr>
                <w:rStyle w:val="Hipervnculo"/>
                <w:noProof/>
              </w:rPr>
              <w:t>Extracción de Datos</w:t>
            </w:r>
            <w:r w:rsidR="00683338">
              <w:rPr>
                <w:noProof/>
                <w:webHidden/>
              </w:rPr>
              <w:tab/>
            </w:r>
            <w:r w:rsidR="00683338">
              <w:rPr>
                <w:noProof/>
                <w:webHidden/>
              </w:rPr>
              <w:fldChar w:fldCharType="begin"/>
            </w:r>
            <w:r w:rsidR="00683338">
              <w:rPr>
                <w:noProof/>
                <w:webHidden/>
              </w:rPr>
              <w:instrText xml:space="preserve"> PAGEREF _Toc511668883 \h </w:instrText>
            </w:r>
            <w:r w:rsidR="00683338">
              <w:rPr>
                <w:noProof/>
                <w:webHidden/>
              </w:rPr>
            </w:r>
            <w:r w:rsidR="00683338">
              <w:rPr>
                <w:noProof/>
                <w:webHidden/>
              </w:rPr>
              <w:fldChar w:fldCharType="separate"/>
            </w:r>
            <w:r w:rsidR="00683338">
              <w:rPr>
                <w:noProof/>
                <w:webHidden/>
              </w:rPr>
              <w:t>30</w:t>
            </w:r>
            <w:r w:rsidR="00683338">
              <w:rPr>
                <w:noProof/>
                <w:webHidden/>
              </w:rPr>
              <w:fldChar w:fldCharType="end"/>
            </w:r>
          </w:hyperlink>
        </w:p>
        <w:p w14:paraId="748E894E" w14:textId="77777777" w:rsidR="00683338" w:rsidRDefault="009A08C0">
          <w:pPr>
            <w:pStyle w:val="TDC1"/>
            <w:rPr>
              <w:rFonts w:eastAsiaTheme="minorEastAsia"/>
              <w:noProof/>
              <w:lang w:val="es-CL" w:eastAsia="es-CL"/>
            </w:rPr>
          </w:pPr>
          <w:hyperlink w:anchor="_Toc511668884" w:history="1">
            <w:r w:rsidR="00683338" w:rsidRPr="0019454B">
              <w:rPr>
                <w:rStyle w:val="Hipervnculo"/>
                <w:noProof/>
              </w:rPr>
              <w:t>5</w:t>
            </w:r>
            <w:r w:rsidR="00683338">
              <w:rPr>
                <w:rFonts w:eastAsiaTheme="minorEastAsia"/>
                <w:noProof/>
                <w:lang w:val="es-CL" w:eastAsia="es-CL"/>
              </w:rPr>
              <w:tab/>
            </w:r>
            <w:r w:rsidR="00683338" w:rsidRPr="0019454B">
              <w:rPr>
                <w:rStyle w:val="Hipervnculo"/>
                <w:noProof/>
              </w:rPr>
              <w:t>Desarrollo de la aplicación</w:t>
            </w:r>
            <w:r w:rsidR="00683338">
              <w:rPr>
                <w:noProof/>
                <w:webHidden/>
              </w:rPr>
              <w:tab/>
            </w:r>
            <w:r w:rsidR="00683338">
              <w:rPr>
                <w:noProof/>
                <w:webHidden/>
              </w:rPr>
              <w:fldChar w:fldCharType="begin"/>
            </w:r>
            <w:r w:rsidR="00683338">
              <w:rPr>
                <w:noProof/>
                <w:webHidden/>
              </w:rPr>
              <w:instrText xml:space="preserve"> PAGEREF _Toc511668884 \h </w:instrText>
            </w:r>
            <w:r w:rsidR="00683338">
              <w:rPr>
                <w:noProof/>
                <w:webHidden/>
              </w:rPr>
            </w:r>
            <w:r w:rsidR="00683338">
              <w:rPr>
                <w:noProof/>
                <w:webHidden/>
              </w:rPr>
              <w:fldChar w:fldCharType="separate"/>
            </w:r>
            <w:r w:rsidR="00683338">
              <w:rPr>
                <w:noProof/>
                <w:webHidden/>
              </w:rPr>
              <w:t>33</w:t>
            </w:r>
            <w:r w:rsidR="00683338">
              <w:rPr>
                <w:noProof/>
                <w:webHidden/>
              </w:rPr>
              <w:fldChar w:fldCharType="end"/>
            </w:r>
          </w:hyperlink>
        </w:p>
        <w:p w14:paraId="1B36729E" w14:textId="77777777" w:rsidR="00683338" w:rsidRDefault="009A08C0">
          <w:pPr>
            <w:pStyle w:val="TDC2"/>
            <w:tabs>
              <w:tab w:val="left" w:pos="880"/>
              <w:tab w:val="right" w:leader="dot" w:pos="8828"/>
            </w:tabs>
            <w:rPr>
              <w:rFonts w:eastAsiaTheme="minorEastAsia"/>
              <w:noProof/>
              <w:lang w:val="es-CL" w:eastAsia="es-CL"/>
            </w:rPr>
          </w:pPr>
          <w:hyperlink w:anchor="_Toc511668885" w:history="1">
            <w:r w:rsidR="00683338" w:rsidRPr="0019454B">
              <w:rPr>
                <w:rStyle w:val="Hipervnculo"/>
                <w:noProof/>
              </w:rPr>
              <w:t>5.1</w:t>
            </w:r>
            <w:r w:rsidR="00683338">
              <w:rPr>
                <w:rFonts w:eastAsiaTheme="minorEastAsia"/>
                <w:noProof/>
                <w:lang w:val="es-CL" w:eastAsia="es-CL"/>
              </w:rPr>
              <w:tab/>
            </w:r>
            <w:r w:rsidR="00683338" w:rsidRPr="0019454B">
              <w:rPr>
                <w:rStyle w:val="Hipervnculo"/>
                <w:noProof/>
              </w:rPr>
              <w:t>Especificación de Requerimientos</w:t>
            </w:r>
            <w:r w:rsidR="00683338">
              <w:rPr>
                <w:noProof/>
                <w:webHidden/>
              </w:rPr>
              <w:tab/>
            </w:r>
            <w:r w:rsidR="00683338">
              <w:rPr>
                <w:noProof/>
                <w:webHidden/>
              </w:rPr>
              <w:fldChar w:fldCharType="begin"/>
            </w:r>
            <w:r w:rsidR="00683338">
              <w:rPr>
                <w:noProof/>
                <w:webHidden/>
              </w:rPr>
              <w:instrText xml:space="preserve"> PAGEREF _Toc511668885 \h </w:instrText>
            </w:r>
            <w:r w:rsidR="00683338">
              <w:rPr>
                <w:noProof/>
                <w:webHidden/>
              </w:rPr>
            </w:r>
            <w:r w:rsidR="00683338">
              <w:rPr>
                <w:noProof/>
                <w:webHidden/>
              </w:rPr>
              <w:fldChar w:fldCharType="separate"/>
            </w:r>
            <w:r w:rsidR="00683338">
              <w:rPr>
                <w:noProof/>
                <w:webHidden/>
              </w:rPr>
              <w:t>33</w:t>
            </w:r>
            <w:r w:rsidR="00683338">
              <w:rPr>
                <w:noProof/>
                <w:webHidden/>
              </w:rPr>
              <w:fldChar w:fldCharType="end"/>
            </w:r>
          </w:hyperlink>
        </w:p>
        <w:p w14:paraId="12D7E5DA" w14:textId="77777777" w:rsidR="00683338" w:rsidRDefault="009A08C0">
          <w:pPr>
            <w:pStyle w:val="TDC2"/>
            <w:tabs>
              <w:tab w:val="left" w:pos="880"/>
              <w:tab w:val="right" w:leader="dot" w:pos="8828"/>
            </w:tabs>
            <w:rPr>
              <w:rFonts w:eastAsiaTheme="minorEastAsia"/>
              <w:noProof/>
              <w:lang w:val="es-CL" w:eastAsia="es-CL"/>
            </w:rPr>
          </w:pPr>
          <w:hyperlink w:anchor="_Toc511668886" w:history="1">
            <w:r w:rsidR="00683338" w:rsidRPr="0019454B">
              <w:rPr>
                <w:rStyle w:val="Hipervnculo"/>
                <w:noProof/>
              </w:rPr>
              <w:t>5.2</w:t>
            </w:r>
            <w:r w:rsidR="00683338">
              <w:rPr>
                <w:rFonts w:eastAsiaTheme="minorEastAsia"/>
                <w:noProof/>
                <w:lang w:val="es-CL" w:eastAsia="es-CL"/>
              </w:rPr>
              <w:tab/>
            </w:r>
            <w:r w:rsidR="00683338" w:rsidRPr="0019454B">
              <w:rPr>
                <w:rStyle w:val="Hipervnculo"/>
                <w:noProof/>
              </w:rPr>
              <w:t>Diagrama de Casos de Uso</w:t>
            </w:r>
            <w:r w:rsidR="00683338">
              <w:rPr>
                <w:noProof/>
                <w:webHidden/>
              </w:rPr>
              <w:tab/>
            </w:r>
            <w:r w:rsidR="00683338">
              <w:rPr>
                <w:noProof/>
                <w:webHidden/>
              </w:rPr>
              <w:fldChar w:fldCharType="begin"/>
            </w:r>
            <w:r w:rsidR="00683338">
              <w:rPr>
                <w:noProof/>
                <w:webHidden/>
              </w:rPr>
              <w:instrText xml:space="preserve"> PAGEREF _Toc511668886 \h </w:instrText>
            </w:r>
            <w:r w:rsidR="00683338">
              <w:rPr>
                <w:noProof/>
                <w:webHidden/>
              </w:rPr>
            </w:r>
            <w:r w:rsidR="00683338">
              <w:rPr>
                <w:noProof/>
                <w:webHidden/>
              </w:rPr>
              <w:fldChar w:fldCharType="separate"/>
            </w:r>
            <w:r w:rsidR="00683338">
              <w:rPr>
                <w:noProof/>
                <w:webHidden/>
              </w:rPr>
              <w:t>35</w:t>
            </w:r>
            <w:r w:rsidR="00683338">
              <w:rPr>
                <w:noProof/>
                <w:webHidden/>
              </w:rPr>
              <w:fldChar w:fldCharType="end"/>
            </w:r>
          </w:hyperlink>
        </w:p>
        <w:p w14:paraId="7F99967C" w14:textId="77777777" w:rsidR="00683338" w:rsidRDefault="009A08C0">
          <w:pPr>
            <w:pStyle w:val="TDC1"/>
            <w:rPr>
              <w:rFonts w:eastAsiaTheme="minorEastAsia"/>
              <w:noProof/>
              <w:lang w:val="es-CL" w:eastAsia="es-CL"/>
            </w:rPr>
          </w:pPr>
          <w:hyperlink w:anchor="_Toc511668887" w:history="1">
            <w:r w:rsidR="00683338" w:rsidRPr="0019454B">
              <w:rPr>
                <w:rStyle w:val="Hipervnculo"/>
                <w:noProof/>
              </w:rPr>
              <w:t>6</w:t>
            </w:r>
            <w:r w:rsidR="00683338">
              <w:rPr>
                <w:rFonts w:eastAsiaTheme="minorEastAsia"/>
                <w:noProof/>
                <w:lang w:val="es-CL" w:eastAsia="es-CL"/>
              </w:rPr>
              <w:tab/>
            </w:r>
            <w:r w:rsidR="00683338" w:rsidRPr="0019454B">
              <w:rPr>
                <w:rStyle w:val="Hipervnculo"/>
                <w:noProof/>
              </w:rPr>
              <w:t>Uso de la Aplicación</w:t>
            </w:r>
            <w:r w:rsidR="00683338">
              <w:rPr>
                <w:noProof/>
                <w:webHidden/>
              </w:rPr>
              <w:tab/>
            </w:r>
            <w:r w:rsidR="00683338">
              <w:rPr>
                <w:noProof/>
                <w:webHidden/>
              </w:rPr>
              <w:fldChar w:fldCharType="begin"/>
            </w:r>
            <w:r w:rsidR="00683338">
              <w:rPr>
                <w:noProof/>
                <w:webHidden/>
              </w:rPr>
              <w:instrText xml:space="preserve"> PAGEREF _Toc511668887 \h </w:instrText>
            </w:r>
            <w:r w:rsidR="00683338">
              <w:rPr>
                <w:noProof/>
                <w:webHidden/>
              </w:rPr>
            </w:r>
            <w:r w:rsidR="00683338">
              <w:rPr>
                <w:noProof/>
                <w:webHidden/>
              </w:rPr>
              <w:fldChar w:fldCharType="separate"/>
            </w:r>
            <w:r w:rsidR="00683338">
              <w:rPr>
                <w:noProof/>
                <w:webHidden/>
              </w:rPr>
              <w:t>37</w:t>
            </w:r>
            <w:r w:rsidR="00683338">
              <w:rPr>
                <w:noProof/>
                <w:webHidden/>
              </w:rPr>
              <w:fldChar w:fldCharType="end"/>
            </w:r>
          </w:hyperlink>
        </w:p>
        <w:p w14:paraId="422F1F63" w14:textId="77777777" w:rsidR="00683338" w:rsidRDefault="009A08C0">
          <w:pPr>
            <w:pStyle w:val="TDC2"/>
            <w:tabs>
              <w:tab w:val="left" w:pos="880"/>
              <w:tab w:val="right" w:leader="dot" w:pos="8828"/>
            </w:tabs>
            <w:rPr>
              <w:rFonts w:eastAsiaTheme="minorEastAsia"/>
              <w:noProof/>
              <w:lang w:val="es-CL" w:eastAsia="es-CL"/>
            </w:rPr>
          </w:pPr>
          <w:hyperlink w:anchor="_Toc511668888" w:history="1">
            <w:r w:rsidR="00683338" w:rsidRPr="0019454B">
              <w:rPr>
                <w:rStyle w:val="Hipervnculo"/>
                <w:noProof/>
              </w:rPr>
              <w:t>6.1</w:t>
            </w:r>
            <w:r w:rsidR="00683338">
              <w:rPr>
                <w:rFonts w:eastAsiaTheme="minorEastAsia"/>
                <w:noProof/>
                <w:lang w:val="es-CL" w:eastAsia="es-CL"/>
              </w:rPr>
              <w:tab/>
            </w:r>
            <w:r w:rsidR="00683338" w:rsidRPr="0019454B">
              <w:rPr>
                <w:rStyle w:val="Hipervnculo"/>
                <w:noProof/>
              </w:rPr>
              <w:t>Limpieza de Datos</w:t>
            </w:r>
            <w:r w:rsidR="00683338">
              <w:rPr>
                <w:noProof/>
                <w:webHidden/>
              </w:rPr>
              <w:tab/>
            </w:r>
            <w:r w:rsidR="00683338">
              <w:rPr>
                <w:noProof/>
                <w:webHidden/>
              </w:rPr>
              <w:fldChar w:fldCharType="begin"/>
            </w:r>
            <w:r w:rsidR="00683338">
              <w:rPr>
                <w:noProof/>
                <w:webHidden/>
              </w:rPr>
              <w:instrText xml:space="preserve"> PAGEREF _Toc511668888 \h </w:instrText>
            </w:r>
            <w:r w:rsidR="00683338">
              <w:rPr>
                <w:noProof/>
                <w:webHidden/>
              </w:rPr>
            </w:r>
            <w:r w:rsidR="00683338">
              <w:rPr>
                <w:noProof/>
                <w:webHidden/>
              </w:rPr>
              <w:fldChar w:fldCharType="separate"/>
            </w:r>
            <w:r w:rsidR="00683338">
              <w:rPr>
                <w:noProof/>
                <w:webHidden/>
              </w:rPr>
              <w:t>38</w:t>
            </w:r>
            <w:r w:rsidR="00683338">
              <w:rPr>
                <w:noProof/>
                <w:webHidden/>
              </w:rPr>
              <w:fldChar w:fldCharType="end"/>
            </w:r>
          </w:hyperlink>
        </w:p>
        <w:p w14:paraId="24D3FB0C" w14:textId="77777777" w:rsidR="00683338" w:rsidRDefault="009A08C0">
          <w:pPr>
            <w:pStyle w:val="TDC2"/>
            <w:tabs>
              <w:tab w:val="left" w:pos="880"/>
              <w:tab w:val="right" w:leader="dot" w:pos="8828"/>
            </w:tabs>
            <w:rPr>
              <w:rFonts w:eastAsiaTheme="minorEastAsia"/>
              <w:noProof/>
              <w:lang w:val="es-CL" w:eastAsia="es-CL"/>
            </w:rPr>
          </w:pPr>
          <w:hyperlink w:anchor="_Toc511668889" w:history="1">
            <w:r w:rsidR="00683338" w:rsidRPr="0019454B">
              <w:rPr>
                <w:rStyle w:val="Hipervnculo"/>
                <w:rFonts w:cs="Times New Roman"/>
                <w:noProof/>
              </w:rPr>
              <w:t>6.2</w:t>
            </w:r>
            <w:r w:rsidR="00683338">
              <w:rPr>
                <w:rFonts w:eastAsiaTheme="minorEastAsia"/>
                <w:noProof/>
                <w:lang w:val="es-CL" w:eastAsia="es-CL"/>
              </w:rPr>
              <w:tab/>
            </w:r>
            <w:r w:rsidR="00683338" w:rsidRPr="0019454B">
              <w:rPr>
                <w:rStyle w:val="Hipervnculo"/>
                <w:rFonts w:cs="Times New Roman"/>
                <w:noProof/>
              </w:rPr>
              <w:t>Clasificación</w:t>
            </w:r>
            <w:r w:rsidR="00683338">
              <w:rPr>
                <w:noProof/>
                <w:webHidden/>
              </w:rPr>
              <w:tab/>
            </w:r>
            <w:r w:rsidR="00683338">
              <w:rPr>
                <w:noProof/>
                <w:webHidden/>
              </w:rPr>
              <w:fldChar w:fldCharType="begin"/>
            </w:r>
            <w:r w:rsidR="00683338">
              <w:rPr>
                <w:noProof/>
                <w:webHidden/>
              </w:rPr>
              <w:instrText xml:space="preserve"> PAGEREF _Toc511668889 \h </w:instrText>
            </w:r>
            <w:r w:rsidR="00683338">
              <w:rPr>
                <w:noProof/>
                <w:webHidden/>
              </w:rPr>
            </w:r>
            <w:r w:rsidR="00683338">
              <w:rPr>
                <w:noProof/>
                <w:webHidden/>
              </w:rPr>
              <w:fldChar w:fldCharType="separate"/>
            </w:r>
            <w:r w:rsidR="00683338">
              <w:rPr>
                <w:noProof/>
                <w:webHidden/>
              </w:rPr>
              <w:t>39</w:t>
            </w:r>
            <w:r w:rsidR="00683338">
              <w:rPr>
                <w:noProof/>
                <w:webHidden/>
              </w:rPr>
              <w:fldChar w:fldCharType="end"/>
            </w:r>
          </w:hyperlink>
        </w:p>
        <w:p w14:paraId="7352CC47" w14:textId="77777777" w:rsidR="00683338" w:rsidRDefault="009A08C0">
          <w:pPr>
            <w:pStyle w:val="TDC2"/>
            <w:tabs>
              <w:tab w:val="left" w:pos="880"/>
              <w:tab w:val="right" w:leader="dot" w:pos="8828"/>
            </w:tabs>
            <w:rPr>
              <w:rFonts w:eastAsiaTheme="minorEastAsia"/>
              <w:noProof/>
              <w:lang w:val="es-CL" w:eastAsia="es-CL"/>
            </w:rPr>
          </w:pPr>
          <w:hyperlink w:anchor="_Toc511668890" w:history="1">
            <w:r w:rsidR="00683338" w:rsidRPr="0019454B">
              <w:rPr>
                <w:rStyle w:val="Hipervnculo"/>
                <w:noProof/>
              </w:rPr>
              <w:t>6.3</w:t>
            </w:r>
            <w:r w:rsidR="00683338">
              <w:rPr>
                <w:rFonts w:eastAsiaTheme="minorEastAsia"/>
                <w:noProof/>
                <w:lang w:val="es-CL" w:eastAsia="es-CL"/>
              </w:rPr>
              <w:tab/>
            </w:r>
            <w:r w:rsidR="00683338" w:rsidRPr="0019454B">
              <w:rPr>
                <w:rStyle w:val="Hipervnculo"/>
                <w:noProof/>
              </w:rPr>
              <w:t>Recomendación</w:t>
            </w:r>
            <w:r w:rsidR="00683338">
              <w:rPr>
                <w:noProof/>
                <w:webHidden/>
              </w:rPr>
              <w:tab/>
            </w:r>
            <w:r w:rsidR="00683338">
              <w:rPr>
                <w:noProof/>
                <w:webHidden/>
              </w:rPr>
              <w:fldChar w:fldCharType="begin"/>
            </w:r>
            <w:r w:rsidR="00683338">
              <w:rPr>
                <w:noProof/>
                <w:webHidden/>
              </w:rPr>
              <w:instrText xml:space="preserve"> PAGEREF _Toc511668890 \h </w:instrText>
            </w:r>
            <w:r w:rsidR="00683338">
              <w:rPr>
                <w:noProof/>
                <w:webHidden/>
              </w:rPr>
            </w:r>
            <w:r w:rsidR="00683338">
              <w:rPr>
                <w:noProof/>
                <w:webHidden/>
              </w:rPr>
              <w:fldChar w:fldCharType="separate"/>
            </w:r>
            <w:r w:rsidR="00683338">
              <w:rPr>
                <w:noProof/>
                <w:webHidden/>
              </w:rPr>
              <w:t>40</w:t>
            </w:r>
            <w:r w:rsidR="00683338">
              <w:rPr>
                <w:noProof/>
                <w:webHidden/>
              </w:rPr>
              <w:fldChar w:fldCharType="end"/>
            </w:r>
          </w:hyperlink>
        </w:p>
        <w:p w14:paraId="4A73C697" w14:textId="77777777" w:rsidR="00683338" w:rsidRDefault="009A08C0">
          <w:pPr>
            <w:pStyle w:val="TDC1"/>
            <w:rPr>
              <w:rFonts w:eastAsiaTheme="minorEastAsia"/>
              <w:noProof/>
              <w:lang w:val="es-CL" w:eastAsia="es-CL"/>
            </w:rPr>
          </w:pPr>
          <w:hyperlink w:anchor="_Toc511668891" w:history="1">
            <w:r w:rsidR="00683338" w:rsidRPr="0019454B">
              <w:rPr>
                <w:rStyle w:val="Hipervnculo"/>
                <w:noProof/>
              </w:rPr>
              <w:t>7</w:t>
            </w:r>
            <w:r w:rsidR="00683338">
              <w:rPr>
                <w:rFonts w:eastAsiaTheme="minorEastAsia"/>
                <w:noProof/>
                <w:lang w:val="es-CL" w:eastAsia="es-CL"/>
              </w:rPr>
              <w:tab/>
            </w:r>
            <w:r w:rsidR="00683338" w:rsidRPr="0019454B">
              <w:rPr>
                <w:rStyle w:val="Hipervnculo"/>
                <w:noProof/>
              </w:rPr>
              <w:t>Detalles de Implementación</w:t>
            </w:r>
            <w:r w:rsidR="00683338">
              <w:rPr>
                <w:noProof/>
                <w:webHidden/>
              </w:rPr>
              <w:tab/>
            </w:r>
            <w:r w:rsidR="00683338">
              <w:rPr>
                <w:noProof/>
                <w:webHidden/>
              </w:rPr>
              <w:fldChar w:fldCharType="begin"/>
            </w:r>
            <w:r w:rsidR="00683338">
              <w:rPr>
                <w:noProof/>
                <w:webHidden/>
              </w:rPr>
              <w:instrText xml:space="preserve"> PAGEREF _Toc511668891 \h </w:instrText>
            </w:r>
            <w:r w:rsidR="00683338">
              <w:rPr>
                <w:noProof/>
                <w:webHidden/>
              </w:rPr>
            </w:r>
            <w:r w:rsidR="00683338">
              <w:rPr>
                <w:noProof/>
                <w:webHidden/>
              </w:rPr>
              <w:fldChar w:fldCharType="separate"/>
            </w:r>
            <w:r w:rsidR="00683338">
              <w:rPr>
                <w:noProof/>
                <w:webHidden/>
              </w:rPr>
              <w:t>47</w:t>
            </w:r>
            <w:r w:rsidR="00683338">
              <w:rPr>
                <w:noProof/>
                <w:webHidden/>
              </w:rPr>
              <w:fldChar w:fldCharType="end"/>
            </w:r>
          </w:hyperlink>
        </w:p>
        <w:p w14:paraId="56966000" w14:textId="77777777" w:rsidR="00683338" w:rsidRDefault="009A08C0">
          <w:pPr>
            <w:pStyle w:val="TDC2"/>
            <w:tabs>
              <w:tab w:val="left" w:pos="880"/>
              <w:tab w:val="right" w:leader="dot" w:pos="8828"/>
            </w:tabs>
            <w:rPr>
              <w:rFonts w:eastAsiaTheme="minorEastAsia"/>
              <w:noProof/>
              <w:lang w:val="es-CL" w:eastAsia="es-CL"/>
            </w:rPr>
          </w:pPr>
          <w:hyperlink w:anchor="_Toc511668892" w:history="1">
            <w:r w:rsidR="00683338" w:rsidRPr="0019454B">
              <w:rPr>
                <w:rStyle w:val="Hipervnculo"/>
                <w:noProof/>
              </w:rPr>
              <w:t>7.1</w:t>
            </w:r>
            <w:r w:rsidR="00683338">
              <w:rPr>
                <w:rFonts w:eastAsiaTheme="minorEastAsia"/>
                <w:noProof/>
                <w:lang w:val="es-CL" w:eastAsia="es-CL"/>
              </w:rPr>
              <w:tab/>
            </w:r>
            <w:r w:rsidR="00683338" w:rsidRPr="0019454B">
              <w:rPr>
                <w:rStyle w:val="Hipervnculo"/>
                <w:noProof/>
              </w:rPr>
              <w:t>Construcción de Conjunto de Entrenamiento</w:t>
            </w:r>
            <w:r w:rsidR="00683338">
              <w:rPr>
                <w:noProof/>
                <w:webHidden/>
              </w:rPr>
              <w:tab/>
            </w:r>
            <w:r w:rsidR="00683338">
              <w:rPr>
                <w:noProof/>
                <w:webHidden/>
              </w:rPr>
              <w:fldChar w:fldCharType="begin"/>
            </w:r>
            <w:r w:rsidR="00683338">
              <w:rPr>
                <w:noProof/>
                <w:webHidden/>
              </w:rPr>
              <w:instrText xml:space="preserve"> PAGEREF _Toc511668892 \h </w:instrText>
            </w:r>
            <w:r w:rsidR="00683338">
              <w:rPr>
                <w:noProof/>
                <w:webHidden/>
              </w:rPr>
            </w:r>
            <w:r w:rsidR="00683338">
              <w:rPr>
                <w:noProof/>
                <w:webHidden/>
              </w:rPr>
              <w:fldChar w:fldCharType="separate"/>
            </w:r>
            <w:r w:rsidR="00683338">
              <w:rPr>
                <w:noProof/>
                <w:webHidden/>
              </w:rPr>
              <w:t>47</w:t>
            </w:r>
            <w:r w:rsidR="00683338">
              <w:rPr>
                <w:noProof/>
                <w:webHidden/>
              </w:rPr>
              <w:fldChar w:fldCharType="end"/>
            </w:r>
          </w:hyperlink>
        </w:p>
        <w:p w14:paraId="61EDD556" w14:textId="77777777" w:rsidR="00683338" w:rsidRDefault="009A08C0">
          <w:pPr>
            <w:pStyle w:val="TDC3"/>
            <w:tabs>
              <w:tab w:val="left" w:pos="1320"/>
              <w:tab w:val="right" w:leader="dot" w:pos="8828"/>
            </w:tabs>
            <w:rPr>
              <w:rFonts w:eastAsiaTheme="minorEastAsia"/>
              <w:noProof/>
              <w:lang w:val="es-CL" w:eastAsia="es-CL"/>
            </w:rPr>
          </w:pPr>
          <w:hyperlink w:anchor="_Toc511668893" w:history="1">
            <w:r w:rsidR="00683338" w:rsidRPr="0019454B">
              <w:rPr>
                <w:rStyle w:val="Hipervnculo"/>
                <w:noProof/>
              </w:rPr>
              <w:t>7.1.1</w:t>
            </w:r>
            <w:r w:rsidR="00683338">
              <w:rPr>
                <w:rFonts w:eastAsiaTheme="minorEastAsia"/>
                <w:noProof/>
                <w:lang w:val="es-CL" w:eastAsia="es-CL"/>
              </w:rPr>
              <w:tab/>
            </w:r>
            <w:r w:rsidR="00683338" w:rsidRPr="0019454B">
              <w:rPr>
                <w:rStyle w:val="Hipervnculo"/>
                <w:noProof/>
              </w:rPr>
              <w:t>Proceso de Etiquetado</w:t>
            </w:r>
            <w:r w:rsidR="00683338">
              <w:rPr>
                <w:noProof/>
                <w:webHidden/>
              </w:rPr>
              <w:tab/>
            </w:r>
            <w:r w:rsidR="00683338">
              <w:rPr>
                <w:noProof/>
                <w:webHidden/>
              </w:rPr>
              <w:fldChar w:fldCharType="begin"/>
            </w:r>
            <w:r w:rsidR="00683338">
              <w:rPr>
                <w:noProof/>
                <w:webHidden/>
              </w:rPr>
              <w:instrText xml:space="preserve"> PAGEREF _Toc511668893 \h </w:instrText>
            </w:r>
            <w:r w:rsidR="00683338">
              <w:rPr>
                <w:noProof/>
                <w:webHidden/>
              </w:rPr>
            </w:r>
            <w:r w:rsidR="00683338">
              <w:rPr>
                <w:noProof/>
                <w:webHidden/>
              </w:rPr>
              <w:fldChar w:fldCharType="separate"/>
            </w:r>
            <w:r w:rsidR="00683338">
              <w:rPr>
                <w:noProof/>
                <w:webHidden/>
              </w:rPr>
              <w:t>48</w:t>
            </w:r>
            <w:r w:rsidR="00683338">
              <w:rPr>
                <w:noProof/>
                <w:webHidden/>
              </w:rPr>
              <w:fldChar w:fldCharType="end"/>
            </w:r>
          </w:hyperlink>
        </w:p>
        <w:p w14:paraId="7C1E2F50" w14:textId="77777777" w:rsidR="00683338" w:rsidRDefault="009A08C0">
          <w:pPr>
            <w:pStyle w:val="TDC2"/>
            <w:tabs>
              <w:tab w:val="left" w:pos="880"/>
              <w:tab w:val="right" w:leader="dot" w:pos="8828"/>
            </w:tabs>
            <w:rPr>
              <w:rFonts w:eastAsiaTheme="minorEastAsia"/>
              <w:noProof/>
              <w:lang w:val="es-CL" w:eastAsia="es-CL"/>
            </w:rPr>
          </w:pPr>
          <w:hyperlink w:anchor="_Toc511668894" w:history="1">
            <w:r w:rsidR="00683338" w:rsidRPr="0019454B">
              <w:rPr>
                <w:rStyle w:val="Hipervnculo"/>
                <w:noProof/>
              </w:rPr>
              <w:t>7.2</w:t>
            </w:r>
            <w:r w:rsidR="00683338">
              <w:rPr>
                <w:rFonts w:eastAsiaTheme="minorEastAsia"/>
                <w:noProof/>
                <w:lang w:val="es-CL" w:eastAsia="es-CL"/>
              </w:rPr>
              <w:tab/>
            </w:r>
            <w:r w:rsidR="00683338" w:rsidRPr="0019454B">
              <w:rPr>
                <w:rStyle w:val="Hipervnculo"/>
                <w:noProof/>
              </w:rPr>
              <w:t>Etapa de Pre procesamiento</w:t>
            </w:r>
            <w:r w:rsidR="00683338">
              <w:rPr>
                <w:noProof/>
                <w:webHidden/>
              </w:rPr>
              <w:tab/>
            </w:r>
            <w:r w:rsidR="00683338">
              <w:rPr>
                <w:noProof/>
                <w:webHidden/>
              </w:rPr>
              <w:fldChar w:fldCharType="begin"/>
            </w:r>
            <w:r w:rsidR="00683338">
              <w:rPr>
                <w:noProof/>
                <w:webHidden/>
              </w:rPr>
              <w:instrText xml:space="preserve"> PAGEREF _Toc511668894 \h </w:instrText>
            </w:r>
            <w:r w:rsidR="00683338">
              <w:rPr>
                <w:noProof/>
                <w:webHidden/>
              </w:rPr>
            </w:r>
            <w:r w:rsidR="00683338">
              <w:rPr>
                <w:noProof/>
                <w:webHidden/>
              </w:rPr>
              <w:fldChar w:fldCharType="separate"/>
            </w:r>
            <w:r w:rsidR="00683338">
              <w:rPr>
                <w:noProof/>
                <w:webHidden/>
              </w:rPr>
              <w:t>51</w:t>
            </w:r>
            <w:r w:rsidR="00683338">
              <w:rPr>
                <w:noProof/>
                <w:webHidden/>
              </w:rPr>
              <w:fldChar w:fldCharType="end"/>
            </w:r>
          </w:hyperlink>
        </w:p>
        <w:p w14:paraId="2D09FF8F" w14:textId="77777777" w:rsidR="00683338" w:rsidRDefault="009A08C0">
          <w:pPr>
            <w:pStyle w:val="TDC2"/>
            <w:tabs>
              <w:tab w:val="left" w:pos="880"/>
              <w:tab w:val="right" w:leader="dot" w:pos="8828"/>
            </w:tabs>
            <w:rPr>
              <w:rFonts w:eastAsiaTheme="minorEastAsia"/>
              <w:noProof/>
              <w:lang w:val="es-CL" w:eastAsia="es-CL"/>
            </w:rPr>
          </w:pPr>
          <w:hyperlink w:anchor="_Toc511668895" w:history="1">
            <w:r w:rsidR="00683338" w:rsidRPr="0019454B">
              <w:rPr>
                <w:rStyle w:val="Hipervnculo"/>
                <w:noProof/>
              </w:rPr>
              <w:t>7.3</w:t>
            </w:r>
            <w:r w:rsidR="00683338">
              <w:rPr>
                <w:rFonts w:eastAsiaTheme="minorEastAsia"/>
                <w:noProof/>
                <w:lang w:val="es-CL" w:eastAsia="es-CL"/>
              </w:rPr>
              <w:tab/>
            </w:r>
            <w:r w:rsidR="00683338" w:rsidRPr="0019454B">
              <w:rPr>
                <w:rStyle w:val="Hipervnculo"/>
                <w:noProof/>
              </w:rPr>
              <w:t>Aplicación de Algoritmo Clasificador</w:t>
            </w:r>
            <w:r w:rsidR="00683338">
              <w:rPr>
                <w:noProof/>
                <w:webHidden/>
              </w:rPr>
              <w:tab/>
            </w:r>
            <w:r w:rsidR="00683338">
              <w:rPr>
                <w:noProof/>
                <w:webHidden/>
              </w:rPr>
              <w:fldChar w:fldCharType="begin"/>
            </w:r>
            <w:r w:rsidR="00683338">
              <w:rPr>
                <w:noProof/>
                <w:webHidden/>
              </w:rPr>
              <w:instrText xml:space="preserve"> PAGEREF _Toc511668895 \h </w:instrText>
            </w:r>
            <w:r w:rsidR="00683338">
              <w:rPr>
                <w:noProof/>
                <w:webHidden/>
              </w:rPr>
            </w:r>
            <w:r w:rsidR="00683338">
              <w:rPr>
                <w:noProof/>
                <w:webHidden/>
              </w:rPr>
              <w:fldChar w:fldCharType="separate"/>
            </w:r>
            <w:r w:rsidR="00683338">
              <w:rPr>
                <w:noProof/>
                <w:webHidden/>
              </w:rPr>
              <w:t>53</w:t>
            </w:r>
            <w:r w:rsidR="00683338">
              <w:rPr>
                <w:noProof/>
                <w:webHidden/>
              </w:rPr>
              <w:fldChar w:fldCharType="end"/>
            </w:r>
          </w:hyperlink>
        </w:p>
        <w:p w14:paraId="739DCF36" w14:textId="77777777" w:rsidR="00683338" w:rsidRDefault="009A08C0">
          <w:pPr>
            <w:pStyle w:val="TDC2"/>
            <w:tabs>
              <w:tab w:val="left" w:pos="880"/>
              <w:tab w:val="right" w:leader="dot" w:pos="8828"/>
            </w:tabs>
            <w:rPr>
              <w:rFonts w:eastAsiaTheme="minorEastAsia"/>
              <w:noProof/>
              <w:lang w:val="es-CL" w:eastAsia="es-CL"/>
            </w:rPr>
          </w:pPr>
          <w:hyperlink w:anchor="_Toc511668896" w:history="1">
            <w:r w:rsidR="00683338" w:rsidRPr="0019454B">
              <w:rPr>
                <w:rStyle w:val="Hipervnculo"/>
                <w:noProof/>
              </w:rPr>
              <w:t>7.4</w:t>
            </w:r>
            <w:r w:rsidR="00683338">
              <w:rPr>
                <w:rFonts w:eastAsiaTheme="minorEastAsia"/>
                <w:noProof/>
                <w:lang w:val="es-CL" w:eastAsia="es-CL"/>
              </w:rPr>
              <w:tab/>
            </w:r>
            <w:r w:rsidR="00683338" w:rsidRPr="0019454B">
              <w:rPr>
                <w:rStyle w:val="Hipervnculo"/>
                <w:noProof/>
              </w:rPr>
              <w:t>Evaluación de Algoritmo Clasificador</w:t>
            </w:r>
            <w:r w:rsidR="00683338">
              <w:rPr>
                <w:noProof/>
                <w:webHidden/>
              </w:rPr>
              <w:tab/>
            </w:r>
            <w:r w:rsidR="00683338">
              <w:rPr>
                <w:noProof/>
                <w:webHidden/>
              </w:rPr>
              <w:fldChar w:fldCharType="begin"/>
            </w:r>
            <w:r w:rsidR="00683338">
              <w:rPr>
                <w:noProof/>
                <w:webHidden/>
              </w:rPr>
              <w:instrText xml:space="preserve"> PAGEREF _Toc511668896 \h </w:instrText>
            </w:r>
            <w:r w:rsidR="00683338">
              <w:rPr>
                <w:noProof/>
                <w:webHidden/>
              </w:rPr>
            </w:r>
            <w:r w:rsidR="00683338">
              <w:rPr>
                <w:noProof/>
                <w:webHidden/>
              </w:rPr>
              <w:fldChar w:fldCharType="separate"/>
            </w:r>
            <w:r w:rsidR="00683338">
              <w:rPr>
                <w:noProof/>
                <w:webHidden/>
              </w:rPr>
              <w:t>55</w:t>
            </w:r>
            <w:r w:rsidR="00683338">
              <w:rPr>
                <w:noProof/>
                <w:webHidden/>
              </w:rPr>
              <w:fldChar w:fldCharType="end"/>
            </w:r>
          </w:hyperlink>
        </w:p>
        <w:p w14:paraId="082348A6" w14:textId="77777777" w:rsidR="00683338" w:rsidRDefault="009A08C0">
          <w:pPr>
            <w:pStyle w:val="TDC2"/>
            <w:tabs>
              <w:tab w:val="left" w:pos="880"/>
              <w:tab w:val="right" w:leader="dot" w:pos="8828"/>
            </w:tabs>
            <w:rPr>
              <w:rFonts w:eastAsiaTheme="minorEastAsia"/>
              <w:noProof/>
              <w:lang w:val="es-CL" w:eastAsia="es-CL"/>
            </w:rPr>
          </w:pPr>
          <w:hyperlink w:anchor="_Toc511668897" w:history="1">
            <w:r w:rsidR="00683338" w:rsidRPr="0019454B">
              <w:rPr>
                <w:rStyle w:val="Hipervnculo"/>
                <w:noProof/>
              </w:rPr>
              <w:t>7.5</w:t>
            </w:r>
            <w:r w:rsidR="00683338">
              <w:rPr>
                <w:rFonts w:eastAsiaTheme="minorEastAsia"/>
                <w:noProof/>
                <w:lang w:val="es-CL" w:eastAsia="es-CL"/>
              </w:rPr>
              <w:tab/>
            </w:r>
            <w:r w:rsidR="00683338" w:rsidRPr="0019454B">
              <w:rPr>
                <w:rStyle w:val="Hipervnculo"/>
                <w:noProof/>
              </w:rPr>
              <w:t>Extracción de Aspecto y Análisis de Sentimiento</w:t>
            </w:r>
            <w:r w:rsidR="00683338">
              <w:rPr>
                <w:noProof/>
                <w:webHidden/>
              </w:rPr>
              <w:tab/>
            </w:r>
            <w:r w:rsidR="00683338">
              <w:rPr>
                <w:noProof/>
                <w:webHidden/>
              </w:rPr>
              <w:fldChar w:fldCharType="begin"/>
            </w:r>
            <w:r w:rsidR="00683338">
              <w:rPr>
                <w:noProof/>
                <w:webHidden/>
              </w:rPr>
              <w:instrText xml:space="preserve"> PAGEREF _Toc511668897 \h </w:instrText>
            </w:r>
            <w:r w:rsidR="00683338">
              <w:rPr>
                <w:noProof/>
                <w:webHidden/>
              </w:rPr>
            </w:r>
            <w:r w:rsidR="00683338">
              <w:rPr>
                <w:noProof/>
                <w:webHidden/>
              </w:rPr>
              <w:fldChar w:fldCharType="separate"/>
            </w:r>
            <w:r w:rsidR="00683338">
              <w:rPr>
                <w:noProof/>
                <w:webHidden/>
              </w:rPr>
              <w:t>56</w:t>
            </w:r>
            <w:r w:rsidR="00683338">
              <w:rPr>
                <w:noProof/>
                <w:webHidden/>
              </w:rPr>
              <w:fldChar w:fldCharType="end"/>
            </w:r>
          </w:hyperlink>
        </w:p>
        <w:p w14:paraId="4CA6CFB6" w14:textId="77777777" w:rsidR="00683338" w:rsidRDefault="009A08C0">
          <w:pPr>
            <w:pStyle w:val="TDC2"/>
            <w:tabs>
              <w:tab w:val="left" w:pos="880"/>
              <w:tab w:val="right" w:leader="dot" w:pos="8828"/>
            </w:tabs>
            <w:rPr>
              <w:rFonts w:eastAsiaTheme="minorEastAsia"/>
              <w:noProof/>
              <w:lang w:val="es-CL" w:eastAsia="es-CL"/>
            </w:rPr>
          </w:pPr>
          <w:hyperlink w:anchor="_Toc511668898" w:history="1">
            <w:r w:rsidR="00683338" w:rsidRPr="0019454B">
              <w:rPr>
                <w:rStyle w:val="Hipervnculo"/>
                <w:noProof/>
              </w:rPr>
              <w:t>7.6</w:t>
            </w:r>
            <w:r w:rsidR="00683338">
              <w:rPr>
                <w:rFonts w:eastAsiaTheme="minorEastAsia"/>
                <w:noProof/>
                <w:lang w:val="es-CL" w:eastAsia="es-CL"/>
              </w:rPr>
              <w:tab/>
            </w:r>
            <w:r w:rsidR="00683338" w:rsidRPr="0019454B">
              <w:rPr>
                <w:rStyle w:val="Hipervnculo"/>
                <w:noProof/>
              </w:rPr>
              <w:t>Generación de Recomendaciones Tradicional</w:t>
            </w:r>
            <w:r w:rsidR="00683338">
              <w:rPr>
                <w:noProof/>
                <w:webHidden/>
              </w:rPr>
              <w:tab/>
            </w:r>
            <w:r w:rsidR="00683338">
              <w:rPr>
                <w:noProof/>
                <w:webHidden/>
              </w:rPr>
              <w:fldChar w:fldCharType="begin"/>
            </w:r>
            <w:r w:rsidR="00683338">
              <w:rPr>
                <w:noProof/>
                <w:webHidden/>
              </w:rPr>
              <w:instrText xml:space="preserve"> PAGEREF _Toc511668898 \h </w:instrText>
            </w:r>
            <w:r w:rsidR="00683338">
              <w:rPr>
                <w:noProof/>
                <w:webHidden/>
              </w:rPr>
            </w:r>
            <w:r w:rsidR="00683338">
              <w:rPr>
                <w:noProof/>
                <w:webHidden/>
              </w:rPr>
              <w:fldChar w:fldCharType="separate"/>
            </w:r>
            <w:r w:rsidR="00683338">
              <w:rPr>
                <w:noProof/>
                <w:webHidden/>
              </w:rPr>
              <w:t>59</w:t>
            </w:r>
            <w:r w:rsidR="00683338">
              <w:rPr>
                <w:noProof/>
                <w:webHidden/>
              </w:rPr>
              <w:fldChar w:fldCharType="end"/>
            </w:r>
          </w:hyperlink>
        </w:p>
        <w:p w14:paraId="367B56EE" w14:textId="77777777" w:rsidR="00683338" w:rsidRDefault="009A08C0">
          <w:pPr>
            <w:pStyle w:val="TDC3"/>
            <w:tabs>
              <w:tab w:val="left" w:pos="1320"/>
              <w:tab w:val="right" w:leader="dot" w:pos="8828"/>
            </w:tabs>
            <w:rPr>
              <w:rFonts w:eastAsiaTheme="minorEastAsia"/>
              <w:noProof/>
              <w:lang w:val="es-CL" w:eastAsia="es-CL"/>
            </w:rPr>
          </w:pPr>
          <w:hyperlink w:anchor="_Toc511668899" w:history="1">
            <w:r w:rsidR="00683338" w:rsidRPr="0019454B">
              <w:rPr>
                <w:rStyle w:val="Hipervnculo"/>
                <w:noProof/>
              </w:rPr>
              <w:t>7.6.1</w:t>
            </w:r>
            <w:r w:rsidR="00683338">
              <w:rPr>
                <w:rFonts w:eastAsiaTheme="minorEastAsia"/>
                <w:noProof/>
                <w:lang w:val="es-CL" w:eastAsia="es-CL"/>
              </w:rPr>
              <w:tab/>
            </w:r>
            <w:r w:rsidR="00683338" w:rsidRPr="0019454B">
              <w:rPr>
                <w:rStyle w:val="Hipervnculo"/>
                <w:noProof/>
              </w:rPr>
              <w:t>Evaluación Recomendador Tradicional</w:t>
            </w:r>
            <w:r w:rsidR="00683338">
              <w:rPr>
                <w:noProof/>
                <w:webHidden/>
              </w:rPr>
              <w:tab/>
            </w:r>
            <w:r w:rsidR="00683338">
              <w:rPr>
                <w:noProof/>
                <w:webHidden/>
              </w:rPr>
              <w:fldChar w:fldCharType="begin"/>
            </w:r>
            <w:r w:rsidR="00683338">
              <w:rPr>
                <w:noProof/>
                <w:webHidden/>
              </w:rPr>
              <w:instrText xml:space="preserve"> PAGEREF _Toc511668899 \h </w:instrText>
            </w:r>
            <w:r w:rsidR="00683338">
              <w:rPr>
                <w:noProof/>
                <w:webHidden/>
              </w:rPr>
            </w:r>
            <w:r w:rsidR="00683338">
              <w:rPr>
                <w:noProof/>
                <w:webHidden/>
              </w:rPr>
              <w:fldChar w:fldCharType="separate"/>
            </w:r>
            <w:r w:rsidR="00683338">
              <w:rPr>
                <w:noProof/>
                <w:webHidden/>
              </w:rPr>
              <w:t>61</w:t>
            </w:r>
            <w:r w:rsidR="00683338">
              <w:rPr>
                <w:noProof/>
                <w:webHidden/>
              </w:rPr>
              <w:fldChar w:fldCharType="end"/>
            </w:r>
          </w:hyperlink>
        </w:p>
        <w:p w14:paraId="34C2ABD3" w14:textId="77777777" w:rsidR="00683338" w:rsidRDefault="009A08C0">
          <w:pPr>
            <w:pStyle w:val="TDC2"/>
            <w:tabs>
              <w:tab w:val="left" w:pos="880"/>
              <w:tab w:val="right" w:leader="dot" w:pos="8828"/>
            </w:tabs>
            <w:rPr>
              <w:rFonts w:eastAsiaTheme="minorEastAsia"/>
              <w:noProof/>
              <w:lang w:val="es-CL" w:eastAsia="es-CL"/>
            </w:rPr>
          </w:pPr>
          <w:hyperlink w:anchor="_Toc511668900" w:history="1">
            <w:r w:rsidR="00683338" w:rsidRPr="0019454B">
              <w:rPr>
                <w:rStyle w:val="Hipervnculo"/>
                <w:noProof/>
              </w:rPr>
              <w:t>7.7</w:t>
            </w:r>
            <w:r w:rsidR="00683338">
              <w:rPr>
                <w:rFonts w:eastAsiaTheme="minorEastAsia"/>
                <w:noProof/>
                <w:lang w:val="es-CL" w:eastAsia="es-CL"/>
              </w:rPr>
              <w:tab/>
            </w:r>
            <w:r w:rsidR="00683338" w:rsidRPr="0019454B">
              <w:rPr>
                <w:rStyle w:val="Hipervnculo"/>
                <w:noProof/>
              </w:rPr>
              <w:t>Generación de Recomendaciones Multi-criterio</w:t>
            </w:r>
            <w:r w:rsidR="00683338">
              <w:rPr>
                <w:noProof/>
                <w:webHidden/>
              </w:rPr>
              <w:tab/>
            </w:r>
            <w:r w:rsidR="00683338">
              <w:rPr>
                <w:noProof/>
                <w:webHidden/>
              </w:rPr>
              <w:fldChar w:fldCharType="begin"/>
            </w:r>
            <w:r w:rsidR="00683338">
              <w:rPr>
                <w:noProof/>
                <w:webHidden/>
              </w:rPr>
              <w:instrText xml:space="preserve"> PAGEREF _Toc511668900 \h </w:instrText>
            </w:r>
            <w:r w:rsidR="00683338">
              <w:rPr>
                <w:noProof/>
                <w:webHidden/>
              </w:rPr>
            </w:r>
            <w:r w:rsidR="00683338">
              <w:rPr>
                <w:noProof/>
                <w:webHidden/>
              </w:rPr>
              <w:fldChar w:fldCharType="separate"/>
            </w:r>
            <w:r w:rsidR="00683338">
              <w:rPr>
                <w:noProof/>
                <w:webHidden/>
              </w:rPr>
              <w:t>64</w:t>
            </w:r>
            <w:r w:rsidR="00683338">
              <w:rPr>
                <w:noProof/>
                <w:webHidden/>
              </w:rPr>
              <w:fldChar w:fldCharType="end"/>
            </w:r>
          </w:hyperlink>
        </w:p>
        <w:p w14:paraId="2B467C72" w14:textId="77777777" w:rsidR="00683338" w:rsidRDefault="009A08C0">
          <w:pPr>
            <w:pStyle w:val="TDC3"/>
            <w:tabs>
              <w:tab w:val="left" w:pos="1320"/>
              <w:tab w:val="right" w:leader="dot" w:pos="8828"/>
            </w:tabs>
            <w:rPr>
              <w:rFonts w:eastAsiaTheme="minorEastAsia"/>
              <w:noProof/>
              <w:lang w:val="es-CL" w:eastAsia="es-CL"/>
            </w:rPr>
          </w:pPr>
          <w:hyperlink w:anchor="_Toc511668901" w:history="1">
            <w:r w:rsidR="00683338" w:rsidRPr="0019454B">
              <w:rPr>
                <w:rStyle w:val="Hipervnculo"/>
                <w:noProof/>
              </w:rPr>
              <w:t>7.7.1</w:t>
            </w:r>
            <w:r w:rsidR="00683338">
              <w:rPr>
                <w:rFonts w:eastAsiaTheme="minorEastAsia"/>
                <w:noProof/>
                <w:lang w:val="es-CL" w:eastAsia="es-CL"/>
              </w:rPr>
              <w:tab/>
            </w:r>
            <w:r w:rsidR="00683338" w:rsidRPr="0019454B">
              <w:rPr>
                <w:rStyle w:val="Hipervnculo"/>
                <w:noProof/>
              </w:rPr>
              <w:t>Evaluación Recomendador Multi-criterio</w:t>
            </w:r>
            <w:r w:rsidR="00683338">
              <w:rPr>
                <w:noProof/>
                <w:webHidden/>
              </w:rPr>
              <w:tab/>
            </w:r>
            <w:r w:rsidR="00683338">
              <w:rPr>
                <w:noProof/>
                <w:webHidden/>
              </w:rPr>
              <w:fldChar w:fldCharType="begin"/>
            </w:r>
            <w:r w:rsidR="00683338">
              <w:rPr>
                <w:noProof/>
                <w:webHidden/>
              </w:rPr>
              <w:instrText xml:space="preserve"> PAGEREF _Toc511668901 \h </w:instrText>
            </w:r>
            <w:r w:rsidR="00683338">
              <w:rPr>
                <w:noProof/>
                <w:webHidden/>
              </w:rPr>
            </w:r>
            <w:r w:rsidR="00683338">
              <w:rPr>
                <w:noProof/>
                <w:webHidden/>
              </w:rPr>
              <w:fldChar w:fldCharType="separate"/>
            </w:r>
            <w:r w:rsidR="00683338">
              <w:rPr>
                <w:noProof/>
                <w:webHidden/>
              </w:rPr>
              <w:t>66</w:t>
            </w:r>
            <w:r w:rsidR="00683338">
              <w:rPr>
                <w:noProof/>
                <w:webHidden/>
              </w:rPr>
              <w:fldChar w:fldCharType="end"/>
            </w:r>
          </w:hyperlink>
        </w:p>
        <w:p w14:paraId="4A20DD22" w14:textId="77777777" w:rsidR="00683338" w:rsidRDefault="009A08C0">
          <w:pPr>
            <w:pStyle w:val="TDC1"/>
            <w:rPr>
              <w:rFonts w:eastAsiaTheme="minorEastAsia"/>
              <w:noProof/>
              <w:lang w:val="es-CL" w:eastAsia="es-CL"/>
            </w:rPr>
          </w:pPr>
          <w:hyperlink w:anchor="_Toc511668902" w:history="1">
            <w:r w:rsidR="00683338" w:rsidRPr="0019454B">
              <w:rPr>
                <w:rStyle w:val="Hipervnculo"/>
                <w:noProof/>
              </w:rPr>
              <w:t>8</w:t>
            </w:r>
            <w:r w:rsidR="00683338">
              <w:rPr>
                <w:rFonts w:eastAsiaTheme="minorEastAsia"/>
                <w:noProof/>
                <w:lang w:val="es-CL" w:eastAsia="es-CL"/>
              </w:rPr>
              <w:tab/>
            </w:r>
            <w:r w:rsidR="00683338" w:rsidRPr="0019454B">
              <w:rPr>
                <w:rStyle w:val="Hipervnculo"/>
                <w:noProof/>
              </w:rPr>
              <w:t>Experimento</w:t>
            </w:r>
            <w:r w:rsidR="00683338">
              <w:rPr>
                <w:noProof/>
                <w:webHidden/>
              </w:rPr>
              <w:tab/>
            </w:r>
            <w:r w:rsidR="00683338">
              <w:rPr>
                <w:noProof/>
                <w:webHidden/>
              </w:rPr>
              <w:fldChar w:fldCharType="begin"/>
            </w:r>
            <w:r w:rsidR="00683338">
              <w:rPr>
                <w:noProof/>
                <w:webHidden/>
              </w:rPr>
              <w:instrText xml:space="preserve"> PAGEREF _Toc511668902 \h </w:instrText>
            </w:r>
            <w:r w:rsidR="00683338">
              <w:rPr>
                <w:noProof/>
                <w:webHidden/>
              </w:rPr>
            </w:r>
            <w:r w:rsidR="00683338">
              <w:rPr>
                <w:noProof/>
                <w:webHidden/>
              </w:rPr>
              <w:fldChar w:fldCharType="separate"/>
            </w:r>
            <w:r w:rsidR="00683338">
              <w:rPr>
                <w:noProof/>
                <w:webHidden/>
              </w:rPr>
              <w:t>67</w:t>
            </w:r>
            <w:r w:rsidR="00683338">
              <w:rPr>
                <w:noProof/>
                <w:webHidden/>
              </w:rPr>
              <w:fldChar w:fldCharType="end"/>
            </w:r>
          </w:hyperlink>
        </w:p>
        <w:p w14:paraId="69D03246" w14:textId="77777777" w:rsidR="00683338" w:rsidRDefault="009A08C0">
          <w:pPr>
            <w:pStyle w:val="TDC2"/>
            <w:tabs>
              <w:tab w:val="left" w:pos="880"/>
              <w:tab w:val="right" w:leader="dot" w:pos="8828"/>
            </w:tabs>
            <w:rPr>
              <w:rFonts w:eastAsiaTheme="minorEastAsia"/>
              <w:noProof/>
              <w:lang w:val="es-CL" w:eastAsia="es-CL"/>
            </w:rPr>
          </w:pPr>
          <w:hyperlink w:anchor="_Toc511668903" w:history="1">
            <w:r w:rsidR="00683338" w:rsidRPr="0019454B">
              <w:rPr>
                <w:rStyle w:val="Hipervnculo"/>
                <w:noProof/>
              </w:rPr>
              <w:t>8.1</w:t>
            </w:r>
            <w:r w:rsidR="00683338">
              <w:rPr>
                <w:rFonts w:eastAsiaTheme="minorEastAsia"/>
                <w:noProof/>
                <w:lang w:val="es-CL" w:eastAsia="es-CL"/>
              </w:rPr>
              <w:tab/>
            </w:r>
            <w:r w:rsidR="00683338" w:rsidRPr="0019454B">
              <w:rPr>
                <w:rStyle w:val="Hipervnculo"/>
                <w:noProof/>
              </w:rPr>
              <w:t>Análisis de Resultados</w:t>
            </w:r>
            <w:r w:rsidR="00683338">
              <w:rPr>
                <w:noProof/>
                <w:webHidden/>
              </w:rPr>
              <w:tab/>
            </w:r>
            <w:r w:rsidR="00683338">
              <w:rPr>
                <w:noProof/>
                <w:webHidden/>
              </w:rPr>
              <w:fldChar w:fldCharType="begin"/>
            </w:r>
            <w:r w:rsidR="00683338">
              <w:rPr>
                <w:noProof/>
                <w:webHidden/>
              </w:rPr>
              <w:instrText xml:space="preserve"> PAGEREF _Toc511668903 \h </w:instrText>
            </w:r>
            <w:r w:rsidR="00683338">
              <w:rPr>
                <w:noProof/>
                <w:webHidden/>
              </w:rPr>
            </w:r>
            <w:r w:rsidR="00683338">
              <w:rPr>
                <w:noProof/>
                <w:webHidden/>
              </w:rPr>
              <w:fldChar w:fldCharType="separate"/>
            </w:r>
            <w:r w:rsidR="00683338">
              <w:rPr>
                <w:noProof/>
                <w:webHidden/>
              </w:rPr>
              <w:t>68</w:t>
            </w:r>
            <w:r w:rsidR="00683338">
              <w:rPr>
                <w:noProof/>
                <w:webHidden/>
              </w:rPr>
              <w:fldChar w:fldCharType="end"/>
            </w:r>
          </w:hyperlink>
        </w:p>
        <w:p w14:paraId="732587DC" w14:textId="77777777" w:rsidR="00683338" w:rsidRDefault="009A08C0">
          <w:pPr>
            <w:pStyle w:val="TDC1"/>
            <w:rPr>
              <w:rFonts w:eastAsiaTheme="minorEastAsia"/>
              <w:noProof/>
              <w:lang w:val="es-CL" w:eastAsia="es-CL"/>
            </w:rPr>
          </w:pPr>
          <w:hyperlink w:anchor="_Toc511668904" w:history="1">
            <w:r w:rsidR="00683338" w:rsidRPr="0019454B">
              <w:rPr>
                <w:rStyle w:val="Hipervnculo"/>
                <w:noProof/>
              </w:rPr>
              <w:t>9</w:t>
            </w:r>
            <w:r w:rsidR="00683338">
              <w:rPr>
                <w:rFonts w:eastAsiaTheme="minorEastAsia"/>
                <w:noProof/>
                <w:lang w:val="es-CL" w:eastAsia="es-CL"/>
              </w:rPr>
              <w:tab/>
            </w:r>
            <w:r w:rsidR="00683338" w:rsidRPr="0019454B">
              <w:rPr>
                <w:rStyle w:val="Hipervnculo"/>
                <w:noProof/>
              </w:rPr>
              <w:t>Conclusiones</w:t>
            </w:r>
            <w:r w:rsidR="00683338">
              <w:rPr>
                <w:noProof/>
                <w:webHidden/>
              </w:rPr>
              <w:tab/>
            </w:r>
            <w:r w:rsidR="00683338">
              <w:rPr>
                <w:noProof/>
                <w:webHidden/>
              </w:rPr>
              <w:fldChar w:fldCharType="begin"/>
            </w:r>
            <w:r w:rsidR="00683338">
              <w:rPr>
                <w:noProof/>
                <w:webHidden/>
              </w:rPr>
              <w:instrText xml:space="preserve"> PAGEREF _Toc511668904 \h </w:instrText>
            </w:r>
            <w:r w:rsidR="00683338">
              <w:rPr>
                <w:noProof/>
                <w:webHidden/>
              </w:rPr>
            </w:r>
            <w:r w:rsidR="00683338">
              <w:rPr>
                <w:noProof/>
                <w:webHidden/>
              </w:rPr>
              <w:fldChar w:fldCharType="separate"/>
            </w:r>
            <w:r w:rsidR="00683338">
              <w:rPr>
                <w:noProof/>
                <w:webHidden/>
              </w:rPr>
              <w:t>69</w:t>
            </w:r>
            <w:r w:rsidR="00683338">
              <w:rPr>
                <w:noProof/>
                <w:webHidden/>
              </w:rPr>
              <w:fldChar w:fldCharType="end"/>
            </w:r>
          </w:hyperlink>
        </w:p>
        <w:p w14:paraId="01D9FA5D" w14:textId="77777777" w:rsidR="00683338" w:rsidRDefault="009A08C0">
          <w:pPr>
            <w:pStyle w:val="TDC1"/>
            <w:rPr>
              <w:rFonts w:eastAsiaTheme="minorEastAsia"/>
              <w:noProof/>
              <w:lang w:val="es-CL" w:eastAsia="es-CL"/>
            </w:rPr>
          </w:pPr>
          <w:hyperlink w:anchor="_Toc511668905" w:history="1">
            <w:r w:rsidR="00683338" w:rsidRPr="0019454B">
              <w:rPr>
                <w:rStyle w:val="Hipervnculo"/>
                <w:noProof/>
              </w:rPr>
              <w:t>10</w:t>
            </w:r>
            <w:r w:rsidR="00683338">
              <w:rPr>
                <w:rFonts w:eastAsiaTheme="minorEastAsia"/>
                <w:noProof/>
                <w:lang w:val="es-CL" w:eastAsia="es-CL"/>
              </w:rPr>
              <w:tab/>
            </w:r>
            <w:r w:rsidR="00683338" w:rsidRPr="0019454B">
              <w:rPr>
                <w:rStyle w:val="Hipervnculo"/>
                <w:noProof/>
              </w:rPr>
              <w:t>Bibliografía</w:t>
            </w:r>
            <w:r w:rsidR="00683338">
              <w:rPr>
                <w:noProof/>
                <w:webHidden/>
              </w:rPr>
              <w:tab/>
            </w:r>
            <w:r w:rsidR="00683338">
              <w:rPr>
                <w:noProof/>
                <w:webHidden/>
              </w:rPr>
              <w:fldChar w:fldCharType="begin"/>
            </w:r>
            <w:r w:rsidR="00683338">
              <w:rPr>
                <w:noProof/>
                <w:webHidden/>
              </w:rPr>
              <w:instrText xml:space="preserve"> PAGEREF _Toc511668905 \h </w:instrText>
            </w:r>
            <w:r w:rsidR="00683338">
              <w:rPr>
                <w:noProof/>
                <w:webHidden/>
              </w:rPr>
            </w:r>
            <w:r w:rsidR="00683338">
              <w:rPr>
                <w:noProof/>
                <w:webHidden/>
              </w:rPr>
              <w:fldChar w:fldCharType="separate"/>
            </w:r>
            <w:r w:rsidR="00683338">
              <w:rPr>
                <w:noProof/>
                <w:webHidden/>
              </w:rPr>
              <w:t>70</w:t>
            </w:r>
            <w:r w:rsidR="00683338">
              <w:rPr>
                <w:noProof/>
                <w:webHidden/>
              </w:rPr>
              <w:fldChar w:fldCharType="end"/>
            </w:r>
          </w:hyperlink>
        </w:p>
        <w:p w14:paraId="2266636E" w14:textId="77777777" w:rsidR="00683338" w:rsidRDefault="009A08C0">
          <w:pPr>
            <w:pStyle w:val="TDC1"/>
            <w:rPr>
              <w:rFonts w:eastAsiaTheme="minorEastAsia"/>
              <w:noProof/>
              <w:lang w:val="es-CL" w:eastAsia="es-CL"/>
            </w:rPr>
          </w:pPr>
          <w:hyperlink w:anchor="_Toc511668906" w:history="1">
            <w:r w:rsidR="00683338" w:rsidRPr="0019454B">
              <w:rPr>
                <w:rStyle w:val="Hipervnculo"/>
                <w:noProof/>
              </w:rPr>
              <w:t>11</w:t>
            </w:r>
            <w:r w:rsidR="00683338">
              <w:rPr>
                <w:rFonts w:eastAsiaTheme="minorEastAsia"/>
                <w:noProof/>
                <w:lang w:val="es-CL" w:eastAsia="es-CL"/>
              </w:rPr>
              <w:tab/>
            </w:r>
            <w:r w:rsidR="00683338" w:rsidRPr="0019454B">
              <w:rPr>
                <w:rStyle w:val="Hipervnculo"/>
                <w:noProof/>
              </w:rPr>
              <w:t>Anexos</w:t>
            </w:r>
            <w:r w:rsidR="00683338">
              <w:rPr>
                <w:noProof/>
                <w:webHidden/>
              </w:rPr>
              <w:tab/>
            </w:r>
            <w:r w:rsidR="00683338">
              <w:rPr>
                <w:noProof/>
                <w:webHidden/>
              </w:rPr>
              <w:fldChar w:fldCharType="begin"/>
            </w:r>
            <w:r w:rsidR="00683338">
              <w:rPr>
                <w:noProof/>
                <w:webHidden/>
              </w:rPr>
              <w:instrText xml:space="preserve"> PAGEREF _Toc511668906 \h </w:instrText>
            </w:r>
            <w:r w:rsidR="00683338">
              <w:rPr>
                <w:noProof/>
                <w:webHidden/>
              </w:rPr>
            </w:r>
            <w:r w:rsidR="00683338">
              <w:rPr>
                <w:noProof/>
                <w:webHidden/>
              </w:rPr>
              <w:fldChar w:fldCharType="separate"/>
            </w:r>
            <w:r w:rsidR="00683338">
              <w:rPr>
                <w:noProof/>
                <w:webHidden/>
              </w:rPr>
              <w:t>73</w:t>
            </w:r>
            <w:r w:rsidR="00683338">
              <w:rPr>
                <w:noProof/>
                <w:webHidden/>
              </w:rPr>
              <w:fldChar w:fldCharType="end"/>
            </w:r>
          </w:hyperlink>
        </w:p>
        <w:p w14:paraId="4D013BCB" w14:textId="77777777" w:rsidR="00683338" w:rsidRDefault="009A08C0">
          <w:pPr>
            <w:pStyle w:val="TDC2"/>
            <w:tabs>
              <w:tab w:val="left" w:pos="880"/>
              <w:tab w:val="right" w:leader="dot" w:pos="8828"/>
            </w:tabs>
            <w:rPr>
              <w:rFonts w:eastAsiaTheme="minorEastAsia"/>
              <w:noProof/>
              <w:lang w:val="es-CL" w:eastAsia="es-CL"/>
            </w:rPr>
          </w:pPr>
          <w:hyperlink w:anchor="_Toc511668907" w:history="1">
            <w:r w:rsidR="00683338" w:rsidRPr="0019454B">
              <w:rPr>
                <w:rStyle w:val="Hipervnculo"/>
                <w:noProof/>
              </w:rPr>
              <w:t>11.1</w:t>
            </w:r>
            <w:r w:rsidR="00683338">
              <w:rPr>
                <w:rFonts w:eastAsiaTheme="minorEastAsia"/>
                <w:noProof/>
                <w:lang w:val="es-CL" w:eastAsia="es-CL"/>
              </w:rPr>
              <w:tab/>
            </w:r>
            <w:r w:rsidR="00683338" w:rsidRPr="0019454B">
              <w:rPr>
                <w:rStyle w:val="Hipervnculo"/>
                <w:noProof/>
              </w:rPr>
              <w:t>Especificación de Casos de Uso</w:t>
            </w:r>
            <w:r w:rsidR="00683338">
              <w:rPr>
                <w:noProof/>
                <w:webHidden/>
              </w:rPr>
              <w:tab/>
            </w:r>
            <w:r w:rsidR="00683338">
              <w:rPr>
                <w:noProof/>
                <w:webHidden/>
              </w:rPr>
              <w:fldChar w:fldCharType="begin"/>
            </w:r>
            <w:r w:rsidR="00683338">
              <w:rPr>
                <w:noProof/>
                <w:webHidden/>
              </w:rPr>
              <w:instrText xml:space="preserve"> PAGEREF _Toc511668907 \h </w:instrText>
            </w:r>
            <w:r w:rsidR="00683338">
              <w:rPr>
                <w:noProof/>
                <w:webHidden/>
              </w:rPr>
            </w:r>
            <w:r w:rsidR="00683338">
              <w:rPr>
                <w:noProof/>
                <w:webHidden/>
              </w:rPr>
              <w:fldChar w:fldCharType="separate"/>
            </w:r>
            <w:r w:rsidR="00683338">
              <w:rPr>
                <w:noProof/>
                <w:webHidden/>
              </w:rPr>
              <w:t>73</w:t>
            </w:r>
            <w:r w:rsidR="00683338">
              <w:rPr>
                <w:noProof/>
                <w:webHidden/>
              </w:rPr>
              <w:fldChar w:fldCharType="end"/>
            </w:r>
          </w:hyperlink>
        </w:p>
        <w:p w14:paraId="23BDB176" w14:textId="77777777" w:rsidR="00AB4B95" w:rsidRDefault="00AB4B95" w:rsidP="00AB4B95">
          <w:pPr>
            <w:pStyle w:val="TDC1"/>
            <w:spacing w:line="360" w:lineRule="auto"/>
            <w:rPr>
              <w:rFonts w:ascii="Times New Roman" w:hAnsi="Times New Roman" w:cs="Times New Roman"/>
              <w:b/>
              <w:bCs/>
              <w:sz w:val="24"/>
              <w:szCs w:val="24"/>
            </w:rPr>
          </w:pPr>
          <w:r w:rsidRPr="0040674A">
            <w:rPr>
              <w:rFonts w:ascii="Times New Roman" w:hAnsi="Times New Roman" w:cs="Times New Roman"/>
              <w:sz w:val="24"/>
              <w:szCs w:val="24"/>
            </w:rPr>
            <w:fldChar w:fldCharType="end"/>
          </w:r>
        </w:p>
      </w:sdtContent>
    </w:sdt>
    <w:p w14:paraId="3F4DC7FF" w14:textId="77777777" w:rsidR="00AB4B95" w:rsidRDefault="00AB4B95" w:rsidP="00FB5B71">
      <w:pPr>
        <w:spacing w:line="360" w:lineRule="auto"/>
        <w:rPr>
          <w:rFonts w:ascii="Times New Roman" w:hAnsi="Times New Roman" w:cs="Times New Roman"/>
          <w:sz w:val="24"/>
          <w:szCs w:val="24"/>
          <w:lang w:val="es-CL"/>
        </w:rPr>
      </w:pPr>
    </w:p>
    <w:p w14:paraId="2B19376F" w14:textId="77777777" w:rsidR="00C64C78" w:rsidRPr="00603AFD" w:rsidRDefault="00C64C78" w:rsidP="00FB5B71">
      <w:pPr>
        <w:spacing w:line="360" w:lineRule="auto"/>
        <w:rPr>
          <w:rFonts w:ascii="Times New Roman" w:hAnsi="Times New Roman" w:cs="Times New Roman"/>
          <w:sz w:val="24"/>
          <w:szCs w:val="24"/>
          <w:lang w:val="es-CL"/>
        </w:rPr>
      </w:pPr>
    </w:p>
    <w:p w14:paraId="0170687B" w14:textId="77777777" w:rsidR="009F1617" w:rsidRPr="00603AFD" w:rsidRDefault="00C540B0" w:rsidP="0069712A">
      <w:pPr>
        <w:pStyle w:val="Ttulo1"/>
      </w:pPr>
      <w:bookmarkStart w:id="0" w:name="_Toc503888626"/>
      <w:bookmarkStart w:id="1" w:name="_Toc511668851"/>
      <w:r w:rsidRPr="00603AFD">
        <w:lastRenderedPageBreak/>
        <w:t>Introducción</w:t>
      </w:r>
      <w:r w:rsidR="003574CB" w:rsidRPr="00603AFD">
        <w:t xml:space="preserve"> y </w:t>
      </w:r>
      <w:r w:rsidR="003F2447" w:rsidRPr="00603AFD">
        <w:t>D</w:t>
      </w:r>
      <w:r w:rsidR="004E5287" w:rsidRPr="00603AFD">
        <w:t>efinición</w:t>
      </w:r>
      <w:r w:rsidR="003F2447" w:rsidRPr="00603AFD">
        <w:t xml:space="preserve"> del P</w:t>
      </w:r>
      <w:r w:rsidR="003574CB" w:rsidRPr="00603AFD">
        <w:t>roblema</w:t>
      </w:r>
      <w:bookmarkEnd w:id="0"/>
      <w:bookmarkEnd w:id="1"/>
    </w:p>
    <w:p w14:paraId="5064F147" w14:textId="77777777" w:rsidR="004E5287" w:rsidRPr="00603AFD" w:rsidRDefault="004E5287" w:rsidP="00FB5B7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En este capítulo se presenta una introducción al tema y se define el problema a resolver.</w:t>
      </w:r>
    </w:p>
    <w:p w14:paraId="4B890C48" w14:textId="77777777" w:rsidR="00B7718C" w:rsidRPr="00603AFD" w:rsidRDefault="00B7718C" w:rsidP="0069712A">
      <w:pPr>
        <w:pStyle w:val="Ttulo2"/>
      </w:pPr>
      <w:bookmarkStart w:id="2" w:name="_Toc503888627"/>
      <w:bookmarkStart w:id="3" w:name="_Toc511668852"/>
      <w:r w:rsidRPr="00603AFD">
        <w:t>Introducción</w:t>
      </w:r>
      <w:bookmarkEnd w:id="2"/>
      <w:bookmarkEnd w:id="3"/>
    </w:p>
    <w:p w14:paraId="63A90324" w14:textId="3F7452F3" w:rsidR="003574CB" w:rsidRPr="00603AFD" w:rsidRDefault="004E5287" w:rsidP="00FB5B7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 xml:space="preserve">La creciente popularidad y difusión de </w:t>
      </w:r>
      <w:r w:rsidR="00035B5D" w:rsidRPr="00603AFD">
        <w:rPr>
          <w:rFonts w:ascii="Times New Roman" w:hAnsi="Times New Roman" w:cs="Times New Roman"/>
          <w:sz w:val="24"/>
          <w:szCs w:val="24"/>
          <w:lang w:val="es-CL"/>
        </w:rPr>
        <w:t>redes</w:t>
      </w:r>
      <w:r w:rsidRPr="00603AFD">
        <w:rPr>
          <w:rFonts w:ascii="Times New Roman" w:hAnsi="Times New Roman" w:cs="Times New Roman"/>
          <w:sz w:val="24"/>
          <w:szCs w:val="24"/>
          <w:lang w:val="es-CL"/>
        </w:rPr>
        <w:t xml:space="preserve"> sociales y de comercio electrónico animan a las personas a escribir </w:t>
      </w:r>
      <w:r w:rsidR="00035B5D" w:rsidRPr="00603AFD">
        <w:rPr>
          <w:rFonts w:ascii="Times New Roman" w:hAnsi="Times New Roman" w:cs="Times New Roman"/>
          <w:sz w:val="24"/>
          <w:szCs w:val="24"/>
          <w:lang w:val="es-CL"/>
        </w:rPr>
        <w:t xml:space="preserve">reseñas describiendo su evaluación acerca de un ítem. Estas reseñas explican por qué al usuario le </w:t>
      </w:r>
      <w:r w:rsidR="000A4850" w:rsidRPr="00603AFD">
        <w:rPr>
          <w:rFonts w:ascii="Times New Roman" w:hAnsi="Times New Roman" w:cs="Times New Roman"/>
          <w:sz w:val="24"/>
          <w:szCs w:val="24"/>
          <w:lang w:val="es-CL"/>
        </w:rPr>
        <w:t>gust</w:t>
      </w:r>
      <w:r w:rsidR="000A4850">
        <w:rPr>
          <w:rFonts w:ascii="Times New Roman" w:hAnsi="Times New Roman" w:cs="Times New Roman"/>
          <w:sz w:val="24"/>
          <w:szCs w:val="24"/>
          <w:lang w:val="es-CL"/>
        </w:rPr>
        <w:t>ó</w:t>
      </w:r>
      <w:r w:rsidR="000A4850" w:rsidRPr="00603AFD">
        <w:rPr>
          <w:rFonts w:ascii="Times New Roman" w:hAnsi="Times New Roman" w:cs="Times New Roman"/>
          <w:sz w:val="24"/>
          <w:szCs w:val="24"/>
          <w:lang w:val="es-CL"/>
        </w:rPr>
        <w:t xml:space="preserve"> </w:t>
      </w:r>
      <w:r w:rsidR="00035B5D" w:rsidRPr="00603AFD">
        <w:rPr>
          <w:rFonts w:ascii="Times New Roman" w:hAnsi="Times New Roman" w:cs="Times New Roman"/>
          <w:sz w:val="24"/>
          <w:szCs w:val="24"/>
          <w:lang w:val="es-CL"/>
        </w:rPr>
        <w:t>o no un ítem basado en su experiencia personal. Dada la cantidad de datos que existe en la web, muchas aplicaciones podría</w:t>
      </w:r>
      <w:r w:rsidR="00AB6752" w:rsidRPr="00603AFD">
        <w:rPr>
          <w:rFonts w:ascii="Times New Roman" w:hAnsi="Times New Roman" w:cs="Times New Roman"/>
          <w:sz w:val="24"/>
          <w:szCs w:val="24"/>
          <w:lang w:val="es-CL"/>
        </w:rPr>
        <w:t>n</w:t>
      </w:r>
      <w:r w:rsidR="00035B5D" w:rsidRPr="00603AFD">
        <w:rPr>
          <w:rFonts w:ascii="Times New Roman" w:hAnsi="Times New Roman" w:cs="Times New Roman"/>
          <w:sz w:val="24"/>
          <w:szCs w:val="24"/>
          <w:lang w:val="es-CL"/>
        </w:rPr>
        <w:t xml:space="preserve"> </w:t>
      </w:r>
      <w:r w:rsidR="00AB6752" w:rsidRPr="00603AFD">
        <w:rPr>
          <w:rFonts w:ascii="Times New Roman" w:hAnsi="Times New Roman" w:cs="Times New Roman"/>
          <w:sz w:val="24"/>
          <w:szCs w:val="24"/>
          <w:lang w:val="es-CL"/>
        </w:rPr>
        <w:t>beneficiarse de esto.</w:t>
      </w:r>
    </w:p>
    <w:p w14:paraId="65EA65E0" w14:textId="6AF97749" w:rsidR="005710B2" w:rsidRPr="00603AFD" w:rsidRDefault="00AB6752" w:rsidP="00FB5B7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Un ejemplo de esto, son los sistemas de recomendación. Estos sistemas ayudan a los usuarios a tratar con la sobrecarga de información y proporcionan recomendaciones personalizadas</w:t>
      </w:r>
      <w:r w:rsidR="006F003C" w:rsidRPr="00603AFD">
        <w:rPr>
          <w:rFonts w:ascii="Times New Roman" w:hAnsi="Times New Roman" w:cs="Times New Roman"/>
          <w:sz w:val="24"/>
          <w:szCs w:val="24"/>
          <w:lang w:val="es-CL"/>
        </w:rPr>
        <w:t xml:space="preserve"> de </w:t>
      </w:r>
      <w:r w:rsidR="00C66B42" w:rsidRPr="00603AFD">
        <w:rPr>
          <w:rFonts w:ascii="Times New Roman" w:hAnsi="Times New Roman" w:cs="Times New Roman"/>
          <w:sz w:val="24"/>
          <w:szCs w:val="24"/>
          <w:lang w:val="es-CL"/>
        </w:rPr>
        <w:t>ítems</w:t>
      </w:r>
      <w:r w:rsidR="006F003C" w:rsidRPr="00603AFD">
        <w:rPr>
          <w:rFonts w:ascii="Times New Roman" w:hAnsi="Times New Roman" w:cs="Times New Roman"/>
          <w:sz w:val="24"/>
          <w:szCs w:val="24"/>
          <w:lang w:val="es-CL"/>
        </w:rPr>
        <w:t xml:space="preserve"> </w:t>
      </w:r>
      <w:r w:rsidR="006F003C" w:rsidRPr="00603AFD">
        <w:rPr>
          <w:rFonts w:ascii="Times New Roman" w:hAnsi="Times New Roman" w:cs="Times New Roman"/>
          <w:sz w:val="24"/>
          <w:szCs w:val="24"/>
          <w:lang w:val="es-CL"/>
        </w:rPr>
        <w:fldChar w:fldCharType="begin" w:fldLock="1"/>
      </w:r>
      <w:r w:rsidR="006F003C" w:rsidRPr="00603AFD">
        <w:rPr>
          <w:rFonts w:ascii="Times New Roman" w:hAnsi="Times New Roman" w:cs="Times New Roman"/>
          <w:sz w:val="24"/>
          <w:szCs w:val="24"/>
          <w:lang w:val="es-CL"/>
        </w:rPr>
        <w:instrText>ADDIN CSL_CITATION { "citationItems" : [ { "id" : "ITEM-1", "itemData" : { "DOI" : "10.1109/TKDE.2005.99", "ISBN" : "1066100802", "ISSN" : "10414347", "PMID" : "1423975", "abstract" : " This paper presents an overview of the field of recommender systems and describes the current generation of recommendation methods that are usually classified into the following three main categories: content-based, collaborative, and hybrid recommendation approaches. This paper also describes various limitations of current recommendation methods and discusses possible extensions that can improve recommendation capabilities and make recommender systems applicable to an even broader range of applications. These extensions include, among others, an improvement of understanding of users and items, incorporation of the contextual information into the recommendation process, support for multicriteria ratings, and a provision of more flexible and less intrusive types of recommendations.", "author" : [ { "dropping-particle" : "", "family" : "Adomavicius", "given" : "Gediminas", "non-dropping-particle" : "", "parse-names" : false, "suffix" : "" }, { "dropping-particle" : "", "family" : "Tuzhilin", "given" : "Alexander", "non-dropping-particle" : "", "parse-names" : false, "suffix" : "" } ], "container-title" : "IEEE Transactions on Knowledge and Data Engineering", "id" : "ITEM-1", "issue" : "6", "issued" : { "date-parts" : [ [ "2005" ] ] }, "page" : "734-749", "title" : "Toward the next generation of recommender systems: A survey of the state-of-the-art and possible extensions", "type" : "article-journal", "volume" : "17" }, "uris" : [ "http://www.mendeley.com/documents/?uuid=11a6f178-3f0c-46c8-9cd2-5e50abb80b7b" ] } ], "mendeley" : { "formattedCitation" : "(Adomavicius &amp; Tuzhilin, 2005)", "plainTextFormattedCitation" : "(Adomavicius &amp; Tuzhilin, 2005)", "previouslyFormattedCitation" : "(Adomavicius &amp; Tuzhilin, 2005)" }, "properties" : { "noteIndex" : 0 }, "schema" : "https://github.com/citation-style-language/schema/raw/master/csl-citation.json" }</w:instrText>
      </w:r>
      <w:r w:rsidR="006F003C" w:rsidRPr="00603AFD">
        <w:rPr>
          <w:rFonts w:ascii="Times New Roman" w:hAnsi="Times New Roman" w:cs="Times New Roman"/>
          <w:sz w:val="24"/>
          <w:szCs w:val="24"/>
          <w:lang w:val="es-CL"/>
        </w:rPr>
        <w:fldChar w:fldCharType="separate"/>
      </w:r>
      <w:r w:rsidR="006F003C" w:rsidRPr="00603AFD">
        <w:rPr>
          <w:rFonts w:ascii="Times New Roman" w:hAnsi="Times New Roman" w:cs="Times New Roman"/>
          <w:noProof/>
          <w:sz w:val="24"/>
          <w:szCs w:val="24"/>
          <w:lang w:val="es-CL"/>
        </w:rPr>
        <w:t>(Adomavicius &amp; Tuzhilin, 2005)</w:t>
      </w:r>
      <w:r w:rsidR="006F003C" w:rsidRPr="00603AFD">
        <w:rPr>
          <w:rFonts w:ascii="Times New Roman" w:hAnsi="Times New Roman" w:cs="Times New Roman"/>
          <w:sz w:val="24"/>
          <w:szCs w:val="24"/>
          <w:lang w:val="es-CL"/>
        </w:rPr>
        <w:fldChar w:fldCharType="end"/>
      </w:r>
      <w:r w:rsidR="00973C94" w:rsidRPr="00603AFD">
        <w:rPr>
          <w:rFonts w:ascii="Times New Roman" w:hAnsi="Times New Roman" w:cs="Times New Roman"/>
          <w:sz w:val="24"/>
          <w:szCs w:val="24"/>
          <w:lang w:val="es-CL"/>
        </w:rPr>
        <w:t>, por ejemplo</w:t>
      </w:r>
      <w:r w:rsidR="00C66B42" w:rsidRPr="00603AFD">
        <w:rPr>
          <w:rFonts w:ascii="Times New Roman" w:hAnsi="Times New Roman" w:cs="Times New Roman"/>
          <w:sz w:val="24"/>
          <w:szCs w:val="24"/>
          <w:lang w:val="es-CL"/>
        </w:rPr>
        <w:t xml:space="preserve"> </w:t>
      </w:r>
      <w:r w:rsidR="00A90349" w:rsidRPr="00603AFD">
        <w:rPr>
          <w:rFonts w:ascii="Times New Roman" w:hAnsi="Times New Roman" w:cs="Times New Roman"/>
          <w:sz w:val="24"/>
          <w:szCs w:val="24"/>
          <w:lang w:val="es-CL"/>
        </w:rPr>
        <w:t>qu</w:t>
      </w:r>
      <w:r w:rsidR="00A90349">
        <w:rPr>
          <w:rFonts w:ascii="Times New Roman" w:hAnsi="Times New Roman" w:cs="Times New Roman"/>
          <w:sz w:val="24"/>
          <w:szCs w:val="24"/>
          <w:lang w:val="es-CL"/>
        </w:rPr>
        <w:t>é</w:t>
      </w:r>
      <w:r w:rsidR="00A90349" w:rsidRPr="00603AFD">
        <w:rPr>
          <w:rFonts w:ascii="Times New Roman" w:hAnsi="Times New Roman" w:cs="Times New Roman"/>
          <w:sz w:val="24"/>
          <w:szCs w:val="24"/>
          <w:lang w:val="es-CL"/>
        </w:rPr>
        <w:t xml:space="preserve"> </w:t>
      </w:r>
      <w:r w:rsidR="00C66B42" w:rsidRPr="00603AFD">
        <w:rPr>
          <w:rFonts w:ascii="Times New Roman" w:hAnsi="Times New Roman" w:cs="Times New Roman"/>
          <w:sz w:val="24"/>
          <w:szCs w:val="24"/>
          <w:lang w:val="es-CL"/>
        </w:rPr>
        <w:t xml:space="preserve">celular comprar, </w:t>
      </w:r>
      <w:r w:rsidR="00A90349" w:rsidRPr="00603AFD">
        <w:rPr>
          <w:rFonts w:ascii="Times New Roman" w:hAnsi="Times New Roman" w:cs="Times New Roman"/>
          <w:sz w:val="24"/>
          <w:szCs w:val="24"/>
          <w:lang w:val="es-CL"/>
        </w:rPr>
        <w:t>qu</w:t>
      </w:r>
      <w:r w:rsidR="00A90349">
        <w:rPr>
          <w:rFonts w:ascii="Times New Roman" w:hAnsi="Times New Roman" w:cs="Times New Roman"/>
          <w:sz w:val="24"/>
          <w:szCs w:val="24"/>
          <w:lang w:val="es-CL"/>
        </w:rPr>
        <w:t>é</w:t>
      </w:r>
      <w:r w:rsidR="00A90349" w:rsidRPr="00603AFD">
        <w:rPr>
          <w:rFonts w:ascii="Times New Roman" w:hAnsi="Times New Roman" w:cs="Times New Roman"/>
          <w:sz w:val="24"/>
          <w:szCs w:val="24"/>
          <w:lang w:val="es-CL"/>
        </w:rPr>
        <w:t xml:space="preserve"> </w:t>
      </w:r>
      <w:r w:rsidR="00C66B42" w:rsidRPr="00603AFD">
        <w:rPr>
          <w:rFonts w:ascii="Times New Roman" w:hAnsi="Times New Roman" w:cs="Times New Roman"/>
          <w:sz w:val="24"/>
          <w:szCs w:val="24"/>
          <w:lang w:val="es-CL"/>
        </w:rPr>
        <w:t xml:space="preserve">canción escuchar o en </w:t>
      </w:r>
      <w:r w:rsidR="00A90349" w:rsidRPr="00603AFD">
        <w:rPr>
          <w:rFonts w:ascii="Times New Roman" w:hAnsi="Times New Roman" w:cs="Times New Roman"/>
          <w:sz w:val="24"/>
          <w:szCs w:val="24"/>
          <w:lang w:val="es-CL"/>
        </w:rPr>
        <w:t>cu</w:t>
      </w:r>
      <w:r w:rsidR="00A90349">
        <w:rPr>
          <w:rFonts w:ascii="Times New Roman" w:hAnsi="Times New Roman" w:cs="Times New Roman"/>
          <w:sz w:val="24"/>
          <w:szCs w:val="24"/>
          <w:lang w:val="es-CL"/>
        </w:rPr>
        <w:t>á</w:t>
      </w:r>
      <w:r w:rsidR="00A90349" w:rsidRPr="00603AFD">
        <w:rPr>
          <w:rFonts w:ascii="Times New Roman" w:hAnsi="Times New Roman" w:cs="Times New Roman"/>
          <w:sz w:val="24"/>
          <w:szCs w:val="24"/>
          <w:lang w:val="es-CL"/>
        </w:rPr>
        <w:t xml:space="preserve">l </w:t>
      </w:r>
      <w:r w:rsidR="00C66B42" w:rsidRPr="00603AFD">
        <w:rPr>
          <w:rFonts w:ascii="Times New Roman" w:hAnsi="Times New Roman" w:cs="Times New Roman"/>
          <w:sz w:val="24"/>
          <w:szCs w:val="24"/>
          <w:lang w:val="es-CL"/>
        </w:rPr>
        <w:t xml:space="preserve">restaurant comer.  Los sistemas de recomendación </w:t>
      </w:r>
      <w:r w:rsidR="00646B22" w:rsidRPr="00603AFD">
        <w:rPr>
          <w:rFonts w:ascii="Times New Roman" w:hAnsi="Times New Roman" w:cs="Times New Roman"/>
          <w:sz w:val="24"/>
          <w:szCs w:val="24"/>
          <w:lang w:val="es-CL"/>
        </w:rPr>
        <w:t xml:space="preserve">tratan de predecir </w:t>
      </w:r>
      <w:r w:rsidR="00A90349" w:rsidRPr="00603AFD">
        <w:rPr>
          <w:rFonts w:ascii="Times New Roman" w:hAnsi="Times New Roman" w:cs="Times New Roman"/>
          <w:sz w:val="24"/>
          <w:szCs w:val="24"/>
          <w:lang w:val="es-CL"/>
        </w:rPr>
        <w:t>qu</w:t>
      </w:r>
      <w:r w:rsidR="00A90349">
        <w:rPr>
          <w:rFonts w:ascii="Times New Roman" w:hAnsi="Times New Roman" w:cs="Times New Roman"/>
          <w:sz w:val="24"/>
          <w:szCs w:val="24"/>
          <w:lang w:val="es-CL"/>
        </w:rPr>
        <w:t>é</w:t>
      </w:r>
      <w:r w:rsidR="00A90349" w:rsidRPr="00603AFD">
        <w:rPr>
          <w:rFonts w:ascii="Times New Roman" w:hAnsi="Times New Roman" w:cs="Times New Roman"/>
          <w:sz w:val="24"/>
          <w:szCs w:val="24"/>
          <w:lang w:val="es-CL"/>
        </w:rPr>
        <w:t xml:space="preserve"> </w:t>
      </w:r>
      <w:r w:rsidR="00646B22" w:rsidRPr="00603AFD">
        <w:rPr>
          <w:rFonts w:ascii="Times New Roman" w:hAnsi="Times New Roman" w:cs="Times New Roman"/>
          <w:sz w:val="24"/>
          <w:szCs w:val="24"/>
          <w:lang w:val="es-CL"/>
        </w:rPr>
        <w:t>ítems son los más</w:t>
      </w:r>
      <w:r w:rsidR="00C011D4" w:rsidRPr="00603AFD">
        <w:rPr>
          <w:rFonts w:ascii="Times New Roman" w:hAnsi="Times New Roman" w:cs="Times New Roman"/>
          <w:sz w:val="24"/>
          <w:szCs w:val="24"/>
          <w:lang w:val="es-CL"/>
        </w:rPr>
        <w:t xml:space="preserve"> apropiados para un usuario</w:t>
      </w:r>
      <w:r w:rsidR="00646B22" w:rsidRPr="00603AFD">
        <w:rPr>
          <w:rFonts w:ascii="Times New Roman" w:hAnsi="Times New Roman" w:cs="Times New Roman"/>
          <w:sz w:val="24"/>
          <w:szCs w:val="24"/>
          <w:lang w:val="es-CL"/>
        </w:rPr>
        <w:t xml:space="preserve"> basad</w:t>
      </w:r>
      <w:r w:rsidR="00973C94" w:rsidRPr="00603AFD">
        <w:rPr>
          <w:rFonts w:ascii="Times New Roman" w:hAnsi="Times New Roman" w:cs="Times New Roman"/>
          <w:sz w:val="24"/>
          <w:szCs w:val="24"/>
          <w:lang w:val="es-CL"/>
        </w:rPr>
        <w:t>o en sus preferencias (</w:t>
      </w:r>
      <w:r w:rsidR="000A4850">
        <w:rPr>
          <w:rFonts w:ascii="Times New Roman" w:hAnsi="Times New Roman" w:cs="Times New Roman"/>
          <w:sz w:val="24"/>
          <w:szCs w:val="24"/>
          <w:lang w:val="es-CL"/>
        </w:rPr>
        <w:t xml:space="preserve">por ejemplo a través de </w:t>
      </w:r>
      <w:r w:rsidR="00973C94" w:rsidRPr="00BD5253">
        <w:rPr>
          <w:rFonts w:ascii="Times New Roman" w:hAnsi="Times New Roman" w:cs="Times New Roman"/>
          <w:i/>
          <w:sz w:val="24"/>
          <w:szCs w:val="24"/>
          <w:lang w:val="es-CL"/>
        </w:rPr>
        <w:t>ratings</w:t>
      </w:r>
      <w:r w:rsidR="00A90349">
        <w:rPr>
          <w:rFonts w:ascii="Times New Roman" w:hAnsi="Times New Roman" w:cs="Times New Roman"/>
          <w:sz w:val="24"/>
          <w:szCs w:val="24"/>
          <w:lang w:val="es-CL"/>
        </w:rPr>
        <w:t xml:space="preserve"> o valoraciones</w:t>
      </w:r>
      <w:r w:rsidR="00973C94" w:rsidRPr="00603AFD">
        <w:rPr>
          <w:rFonts w:ascii="Times New Roman" w:hAnsi="Times New Roman" w:cs="Times New Roman"/>
          <w:sz w:val="24"/>
          <w:szCs w:val="24"/>
          <w:lang w:val="es-CL"/>
        </w:rPr>
        <w:t xml:space="preserve"> </w:t>
      </w:r>
      <w:r w:rsidR="00A90349" w:rsidRPr="00603AFD">
        <w:rPr>
          <w:rFonts w:ascii="Times New Roman" w:hAnsi="Times New Roman" w:cs="Times New Roman"/>
          <w:sz w:val="24"/>
          <w:szCs w:val="24"/>
          <w:lang w:val="es-CL"/>
        </w:rPr>
        <w:t>otorgad</w:t>
      </w:r>
      <w:r w:rsidR="00A90349">
        <w:rPr>
          <w:rFonts w:ascii="Times New Roman" w:hAnsi="Times New Roman" w:cs="Times New Roman"/>
          <w:sz w:val="24"/>
          <w:szCs w:val="24"/>
          <w:lang w:val="es-CL"/>
        </w:rPr>
        <w:t>a</w:t>
      </w:r>
      <w:r w:rsidR="00A90349" w:rsidRPr="00603AFD">
        <w:rPr>
          <w:rFonts w:ascii="Times New Roman" w:hAnsi="Times New Roman" w:cs="Times New Roman"/>
          <w:sz w:val="24"/>
          <w:szCs w:val="24"/>
          <w:lang w:val="es-CL"/>
        </w:rPr>
        <w:t xml:space="preserve">s </w:t>
      </w:r>
      <w:r w:rsidR="00973C94" w:rsidRPr="00603AFD">
        <w:rPr>
          <w:rFonts w:ascii="Times New Roman" w:hAnsi="Times New Roman" w:cs="Times New Roman"/>
          <w:sz w:val="24"/>
          <w:szCs w:val="24"/>
          <w:lang w:val="es-CL"/>
        </w:rPr>
        <w:t xml:space="preserve">por el usuario) </w:t>
      </w:r>
      <w:r w:rsidR="000A4850" w:rsidRPr="00603AFD">
        <w:rPr>
          <w:rFonts w:ascii="Times New Roman" w:hAnsi="Times New Roman" w:cs="Times New Roman"/>
          <w:sz w:val="24"/>
          <w:szCs w:val="24"/>
          <w:lang w:val="es-CL"/>
        </w:rPr>
        <w:t xml:space="preserve">o acciones </w:t>
      </w:r>
      <w:r w:rsidR="000A4850">
        <w:rPr>
          <w:rFonts w:ascii="Times New Roman" w:hAnsi="Times New Roman" w:cs="Times New Roman"/>
          <w:sz w:val="24"/>
          <w:szCs w:val="24"/>
          <w:lang w:val="es-CL"/>
        </w:rPr>
        <w:t>realizadas</w:t>
      </w:r>
      <w:r w:rsidR="00A90349" w:rsidRPr="00603AFD">
        <w:rPr>
          <w:rFonts w:ascii="Times New Roman" w:hAnsi="Times New Roman" w:cs="Times New Roman"/>
          <w:sz w:val="24"/>
          <w:szCs w:val="24"/>
          <w:lang w:val="es-CL"/>
        </w:rPr>
        <w:t xml:space="preserve"> </w:t>
      </w:r>
      <w:r w:rsidR="00973C94" w:rsidRPr="00603AFD">
        <w:rPr>
          <w:rFonts w:ascii="Times New Roman" w:hAnsi="Times New Roman" w:cs="Times New Roman"/>
          <w:sz w:val="24"/>
          <w:szCs w:val="24"/>
          <w:lang w:val="es-CL"/>
        </w:rPr>
        <w:t>(</w:t>
      </w:r>
      <w:r w:rsidR="000A4850">
        <w:rPr>
          <w:rFonts w:ascii="Times New Roman" w:hAnsi="Times New Roman" w:cs="Times New Roman"/>
          <w:sz w:val="24"/>
          <w:szCs w:val="24"/>
          <w:lang w:val="es-CL"/>
        </w:rPr>
        <w:t xml:space="preserve">por </w:t>
      </w:r>
      <w:proofErr w:type="spellStart"/>
      <w:r w:rsidR="000A4850">
        <w:rPr>
          <w:rFonts w:ascii="Times New Roman" w:hAnsi="Times New Roman" w:cs="Times New Roman"/>
          <w:sz w:val="24"/>
          <w:szCs w:val="24"/>
          <w:lang w:val="es-CL"/>
        </w:rPr>
        <w:t>ejmeplo</w:t>
      </w:r>
      <w:proofErr w:type="spellEnd"/>
      <w:r w:rsidR="000A4850">
        <w:rPr>
          <w:rFonts w:ascii="Times New Roman" w:hAnsi="Times New Roman" w:cs="Times New Roman"/>
          <w:sz w:val="24"/>
          <w:szCs w:val="24"/>
          <w:lang w:val="es-CL"/>
        </w:rPr>
        <w:t xml:space="preserve"> </w:t>
      </w:r>
      <w:r w:rsidR="00973C94" w:rsidRPr="00603AFD">
        <w:rPr>
          <w:rFonts w:ascii="Times New Roman" w:hAnsi="Times New Roman" w:cs="Times New Roman"/>
          <w:sz w:val="24"/>
          <w:szCs w:val="24"/>
          <w:lang w:val="es-CL"/>
        </w:rPr>
        <w:t xml:space="preserve">compras realizadas, canciones escuchadas, tiempo en una página, </w:t>
      </w:r>
      <w:proofErr w:type="spellStart"/>
      <w:r w:rsidR="00973C94" w:rsidRPr="00603AFD">
        <w:rPr>
          <w:rFonts w:ascii="Times New Roman" w:hAnsi="Times New Roman" w:cs="Times New Roman"/>
          <w:sz w:val="24"/>
          <w:szCs w:val="24"/>
          <w:lang w:val="es-CL"/>
        </w:rPr>
        <w:t>etc</w:t>
      </w:r>
      <w:proofErr w:type="spellEnd"/>
      <w:r w:rsidR="00973C94" w:rsidRPr="00603AFD">
        <w:rPr>
          <w:rFonts w:ascii="Times New Roman" w:hAnsi="Times New Roman" w:cs="Times New Roman"/>
          <w:sz w:val="24"/>
          <w:szCs w:val="24"/>
          <w:lang w:val="es-CL"/>
        </w:rPr>
        <w:t>)</w:t>
      </w:r>
      <w:r w:rsidR="00A90349">
        <w:rPr>
          <w:rFonts w:ascii="Times New Roman" w:hAnsi="Times New Roman" w:cs="Times New Roman"/>
          <w:sz w:val="24"/>
          <w:szCs w:val="24"/>
          <w:lang w:val="es-CL"/>
        </w:rPr>
        <w:t>, de las cuales se deduce su preferencia</w:t>
      </w:r>
      <w:r w:rsidR="00973C94" w:rsidRPr="00603AFD">
        <w:rPr>
          <w:rFonts w:ascii="Times New Roman" w:hAnsi="Times New Roman" w:cs="Times New Roman"/>
          <w:sz w:val="24"/>
          <w:szCs w:val="24"/>
          <w:lang w:val="es-CL"/>
        </w:rPr>
        <w:t xml:space="preserve">. </w:t>
      </w:r>
      <w:r w:rsidR="00961BB4" w:rsidRPr="00603AFD">
        <w:rPr>
          <w:rFonts w:ascii="Times New Roman" w:hAnsi="Times New Roman" w:cs="Times New Roman"/>
          <w:sz w:val="24"/>
          <w:szCs w:val="24"/>
          <w:lang w:val="es-CL"/>
        </w:rPr>
        <w:t xml:space="preserve">Tradicionalmente, los sistemas de recomendación </w:t>
      </w:r>
      <w:r w:rsidR="007A2FFF" w:rsidRPr="00603AFD">
        <w:rPr>
          <w:rFonts w:ascii="Times New Roman" w:hAnsi="Times New Roman" w:cs="Times New Roman"/>
          <w:sz w:val="24"/>
          <w:szCs w:val="24"/>
          <w:lang w:val="es-CL"/>
        </w:rPr>
        <w:t>utilizan</w:t>
      </w:r>
      <w:r w:rsidR="00961BB4" w:rsidRPr="00603AFD">
        <w:rPr>
          <w:rFonts w:ascii="Times New Roman" w:hAnsi="Times New Roman" w:cs="Times New Roman"/>
          <w:sz w:val="24"/>
          <w:szCs w:val="24"/>
          <w:lang w:val="es-CL"/>
        </w:rPr>
        <w:t xml:space="preserve"> un rating</w:t>
      </w:r>
      <w:r w:rsidR="008C01FC" w:rsidRPr="00603AFD">
        <w:rPr>
          <w:rFonts w:ascii="Times New Roman" w:hAnsi="Times New Roman" w:cs="Times New Roman"/>
          <w:sz w:val="24"/>
          <w:szCs w:val="24"/>
          <w:lang w:val="es-CL"/>
        </w:rPr>
        <w:t xml:space="preserve"> general</w:t>
      </w:r>
      <w:r w:rsidR="00961BB4" w:rsidRPr="00603AFD">
        <w:rPr>
          <w:rFonts w:ascii="Times New Roman" w:hAnsi="Times New Roman" w:cs="Times New Roman"/>
          <w:sz w:val="24"/>
          <w:szCs w:val="24"/>
          <w:lang w:val="es-CL"/>
        </w:rPr>
        <w:t xml:space="preserve"> por cada par (usuario, ítem)</w:t>
      </w:r>
      <w:r w:rsidR="00D53E72" w:rsidRPr="00603AFD">
        <w:rPr>
          <w:rFonts w:ascii="Times New Roman" w:hAnsi="Times New Roman" w:cs="Times New Roman"/>
          <w:sz w:val="24"/>
          <w:szCs w:val="24"/>
          <w:lang w:val="es-CL"/>
        </w:rPr>
        <w:t xml:space="preserve"> para representar el gusto del usuario por el ítem. </w:t>
      </w:r>
      <w:r w:rsidR="007A2FFF" w:rsidRPr="00603AFD">
        <w:rPr>
          <w:rFonts w:ascii="Times New Roman" w:hAnsi="Times New Roman" w:cs="Times New Roman"/>
          <w:sz w:val="24"/>
          <w:szCs w:val="24"/>
          <w:lang w:val="es-CL"/>
        </w:rPr>
        <w:t>En los últimos años este tipo de sistema ha sido considerado como limitado</w:t>
      </w:r>
      <w:r w:rsidR="00BD3224" w:rsidRPr="00603AFD">
        <w:rPr>
          <w:rFonts w:ascii="Times New Roman" w:hAnsi="Times New Roman" w:cs="Times New Roman"/>
          <w:sz w:val="24"/>
          <w:szCs w:val="24"/>
          <w:lang w:val="es-CL"/>
        </w:rPr>
        <w:t xml:space="preserve"> </w:t>
      </w:r>
      <w:r w:rsidR="00BD3224" w:rsidRPr="00603AFD">
        <w:rPr>
          <w:rFonts w:ascii="Times New Roman" w:hAnsi="Times New Roman" w:cs="Times New Roman"/>
          <w:sz w:val="24"/>
          <w:szCs w:val="24"/>
          <w:lang w:val="es-CL"/>
        </w:rPr>
        <w:fldChar w:fldCharType="begin" w:fldLock="1"/>
      </w:r>
      <w:r w:rsidR="005710B2" w:rsidRPr="00603AFD">
        <w:rPr>
          <w:rFonts w:ascii="Times New Roman" w:hAnsi="Times New Roman" w:cs="Times New Roman"/>
          <w:sz w:val="24"/>
          <w:szCs w:val="24"/>
          <w:lang w:val="es-CL"/>
        </w:rPr>
        <w:instrText>ADDIN CSL_CITATION { "citationItems" : [ { "id" : "ITEM-1", "itemData" : { "DOI" : "10.1007/978-1-4899-7637-6_25", "author" : [ { "dropping-particle" : "", "family" : "Adomavicius", "given" : "Gediminas", "non-dropping-particle" : "", "parse-names" : false, "suffix" : "" }, { "dropping-particle" : "", "family" : "Kwon", "given" : "YoungOk", "non-dropping-particle" : "", "parse-names" : false, "suffix" : "" } ], "container-title" : "Recommender Systems Handbook", "id" : "ITEM-1", "issued" : { "date-parts" : [ [ "2015" ] ] }, "page" : "847-880", "publisher" : "Springer US", "publisher-place" : "Boston, MA", "title" : "Multi-Criteria Recommender Systems", "type" : "chapter" }, "uris" : [ "http://www.mendeley.com/documents/?uuid=f84308fa-1607-3b3a-ac3a-337896d94d5d" ] } ], "mendeley" : { "formattedCitation" : "(Adomavicius &amp; Kwon, 2015)", "plainTextFormattedCitation" : "(Adomavicius &amp; Kwon, 2015)", "previouslyFormattedCitation" : "(Adomavicius &amp; Kwon, 2015)" }, "properties" : { "noteIndex" : 0 }, "schema" : "https://github.com/citation-style-language/schema/raw/master/csl-citation.json" }</w:instrText>
      </w:r>
      <w:r w:rsidR="00BD3224" w:rsidRPr="00603AFD">
        <w:rPr>
          <w:rFonts w:ascii="Times New Roman" w:hAnsi="Times New Roman" w:cs="Times New Roman"/>
          <w:sz w:val="24"/>
          <w:szCs w:val="24"/>
          <w:lang w:val="es-CL"/>
        </w:rPr>
        <w:fldChar w:fldCharType="separate"/>
      </w:r>
      <w:r w:rsidR="00BD3224" w:rsidRPr="00603AFD">
        <w:rPr>
          <w:rFonts w:ascii="Times New Roman" w:hAnsi="Times New Roman" w:cs="Times New Roman"/>
          <w:noProof/>
          <w:sz w:val="24"/>
          <w:szCs w:val="24"/>
          <w:lang w:val="es-CL"/>
        </w:rPr>
        <w:t>(Adomavicius &amp; Kwon, 2015)</w:t>
      </w:r>
      <w:r w:rsidR="00BD3224" w:rsidRPr="00603AFD">
        <w:rPr>
          <w:rFonts w:ascii="Times New Roman" w:hAnsi="Times New Roman" w:cs="Times New Roman"/>
          <w:sz w:val="24"/>
          <w:szCs w:val="24"/>
          <w:lang w:val="es-CL"/>
        </w:rPr>
        <w:fldChar w:fldCharType="end"/>
      </w:r>
      <w:r w:rsidR="007A2FFF" w:rsidRPr="00603AFD">
        <w:rPr>
          <w:rFonts w:ascii="Times New Roman" w:hAnsi="Times New Roman" w:cs="Times New Roman"/>
          <w:sz w:val="24"/>
          <w:szCs w:val="24"/>
          <w:lang w:val="es-CL"/>
        </w:rPr>
        <w:t xml:space="preserve"> dado que </w:t>
      </w:r>
      <w:r w:rsidR="00BD3224" w:rsidRPr="00603AFD">
        <w:rPr>
          <w:rFonts w:ascii="Times New Roman" w:hAnsi="Times New Roman" w:cs="Times New Roman"/>
          <w:sz w:val="24"/>
          <w:szCs w:val="24"/>
          <w:lang w:val="es-CL"/>
        </w:rPr>
        <w:t>la preferencia de un usuario por un ítem puede depender de más de un aspecto</w:t>
      </w:r>
      <w:r w:rsidR="0001706F" w:rsidRPr="00603AFD">
        <w:rPr>
          <w:rFonts w:ascii="Times New Roman" w:hAnsi="Times New Roman" w:cs="Times New Roman"/>
          <w:sz w:val="24"/>
          <w:szCs w:val="24"/>
          <w:lang w:val="es-CL"/>
        </w:rPr>
        <w:t xml:space="preserve"> de </w:t>
      </w:r>
      <w:r w:rsidR="00A90349">
        <w:rPr>
          <w:rFonts w:ascii="Times New Roman" w:hAnsi="Times New Roman" w:cs="Times New Roman"/>
          <w:sz w:val="24"/>
          <w:szCs w:val="24"/>
          <w:lang w:val="es-CL"/>
        </w:rPr>
        <w:t>é</w:t>
      </w:r>
      <w:r w:rsidR="00A90349" w:rsidRPr="00603AFD">
        <w:rPr>
          <w:rFonts w:ascii="Times New Roman" w:hAnsi="Times New Roman" w:cs="Times New Roman"/>
          <w:sz w:val="24"/>
          <w:szCs w:val="24"/>
          <w:lang w:val="es-CL"/>
        </w:rPr>
        <w:t>ste</w:t>
      </w:r>
      <w:r w:rsidR="00BD3224" w:rsidRPr="00603AFD">
        <w:rPr>
          <w:rFonts w:ascii="Times New Roman" w:hAnsi="Times New Roman" w:cs="Times New Roman"/>
          <w:sz w:val="24"/>
          <w:szCs w:val="24"/>
          <w:lang w:val="es-CL"/>
        </w:rPr>
        <w:t xml:space="preserve">. Por ejemplo, al comer en un restaurant, un usuario pudo haber disfrutado de la comida y el ambiente, pero no del servicio. </w:t>
      </w:r>
    </w:p>
    <w:p w14:paraId="6C532E7F" w14:textId="77777777" w:rsidR="00012EF5" w:rsidRDefault="00012EF5" w:rsidP="00FB5B7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 xml:space="preserve">Los sistemas de recomendación que </w:t>
      </w:r>
      <w:r w:rsidR="005710B2" w:rsidRPr="00603AFD">
        <w:rPr>
          <w:rFonts w:ascii="Times New Roman" w:hAnsi="Times New Roman" w:cs="Times New Roman"/>
          <w:sz w:val="24"/>
          <w:szCs w:val="24"/>
          <w:lang w:val="es-CL"/>
        </w:rPr>
        <w:t xml:space="preserve">modelan la preferencia de un usuario </w:t>
      </w:r>
      <w:r w:rsidR="007A39FC" w:rsidRPr="00603AFD">
        <w:rPr>
          <w:rFonts w:ascii="Times New Roman" w:hAnsi="Times New Roman" w:cs="Times New Roman"/>
          <w:sz w:val="24"/>
          <w:szCs w:val="24"/>
          <w:lang w:val="es-CL"/>
        </w:rPr>
        <w:t xml:space="preserve">sobre un ítem </w:t>
      </w:r>
      <w:r w:rsidR="005710B2" w:rsidRPr="00603AFD">
        <w:rPr>
          <w:rFonts w:ascii="Times New Roman" w:hAnsi="Times New Roman" w:cs="Times New Roman"/>
          <w:sz w:val="24"/>
          <w:szCs w:val="24"/>
          <w:lang w:val="es-CL"/>
        </w:rPr>
        <w:t xml:space="preserve">con varios ratings se llaman sistemas de recomendación multi-criterio </w:t>
      </w:r>
      <w:r w:rsidR="005710B2" w:rsidRPr="00603AFD">
        <w:rPr>
          <w:rFonts w:ascii="Times New Roman" w:hAnsi="Times New Roman" w:cs="Times New Roman"/>
          <w:sz w:val="24"/>
          <w:szCs w:val="24"/>
          <w:lang w:val="es-CL"/>
        </w:rPr>
        <w:fldChar w:fldCharType="begin" w:fldLock="1"/>
      </w:r>
      <w:r w:rsidR="005710B2" w:rsidRPr="00603AFD">
        <w:rPr>
          <w:rFonts w:ascii="Times New Roman" w:hAnsi="Times New Roman" w:cs="Times New Roman"/>
          <w:sz w:val="24"/>
          <w:szCs w:val="24"/>
          <w:lang w:val="es-CL"/>
        </w:rPr>
        <w:instrText>ADDIN CSL_CITATION { "citationItems" : [ { "id" : "ITEM-1", "itemData" : { "DOI" : "10.1007/978-1-4899-7637-6_25", "author" : [ { "dropping-particle" : "", "family" : "Adomavicius", "given" : "Gediminas", "non-dropping-particle" : "", "parse-names" : false, "suffix" : "" }, { "dropping-particle" : "", "family" : "Kwon", "given" : "YoungOk", "non-dropping-particle" : "", "parse-names" : false, "suffix" : "" } ], "container-title" : "Recommender Systems Handbook", "id" : "ITEM-1", "issued" : { "date-parts" : [ [ "2015" ] ] }, "page" : "847-880", "publisher" : "Springer US", "publisher-place" : "Boston, MA", "title" : "Multi-Criteria Recommender Systems", "type" : "chapter" }, "uris" : [ "http://www.mendeley.com/documents/?uuid=f84308fa-1607-3b3a-ac3a-337896d94d5d" ] } ], "mendeley" : { "formattedCitation" : "(Adomavicius &amp; Kwon, 2015)", "plainTextFormattedCitation" : "(Adomavicius &amp; Kwon, 2015)", "previouslyFormattedCitation" : "(Adomavicius &amp; Kwon, 2015)" }, "properties" : { "noteIndex" : 0 }, "schema" : "https://github.com/citation-style-language/schema/raw/master/csl-citation.json" }</w:instrText>
      </w:r>
      <w:r w:rsidR="005710B2" w:rsidRPr="00603AFD">
        <w:rPr>
          <w:rFonts w:ascii="Times New Roman" w:hAnsi="Times New Roman" w:cs="Times New Roman"/>
          <w:sz w:val="24"/>
          <w:szCs w:val="24"/>
          <w:lang w:val="es-CL"/>
        </w:rPr>
        <w:fldChar w:fldCharType="separate"/>
      </w:r>
      <w:r w:rsidR="005710B2" w:rsidRPr="00603AFD">
        <w:rPr>
          <w:rFonts w:ascii="Times New Roman" w:hAnsi="Times New Roman" w:cs="Times New Roman"/>
          <w:noProof/>
          <w:sz w:val="24"/>
          <w:szCs w:val="24"/>
          <w:lang w:val="es-CL"/>
        </w:rPr>
        <w:t>(Adomavicius &amp; Kwon, 2015)</w:t>
      </w:r>
      <w:r w:rsidR="005710B2" w:rsidRPr="00603AFD">
        <w:rPr>
          <w:rFonts w:ascii="Times New Roman" w:hAnsi="Times New Roman" w:cs="Times New Roman"/>
          <w:sz w:val="24"/>
          <w:szCs w:val="24"/>
          <w:lang w:val="es-CL"/>
        </w:rPr>
        <w:fldChar w:fldCharType="end"/>
      </w:r>
      <w:r w:rsidR="005710B2" w:rsidRPr="00603AFD">
        <w:rPr>
          <w:rFonts w:ascii="Times New Roman" w:hAnsi="Times New Roman" w:cs="Times New Roman"/>
          <w:sz w:val="24"/>
          <w:szCs w:val="24"/>
          <w:lang w:val="es-CL"/>
        </w:rPr>
        <w:t xml:space="preserve">. A pesar de que este tipo de sistemas puede proporcionar recomendaciones más precisas </w:t>
      </w:r>
      <w:r w:rsidR="005710B2" w:rsidRPr="00603AFD">
        <w:rPr>
          <w:rFonts w:ascii="Times New Roman" w:hAnsi="Times New Roman" w:cs="Times New Roman"/>
          <w:sz w:val="24"/>
          <w:szCs w:val="24"/>
          <w:lang w:val="es-CL"/>
        </w:rPr>
        <w:fldChar w:fldCharType="begin" w:fldLock="1"/>
      </w:r>
      <w:r w:rsidR="00A039E3" w:rsidRPr="00603AFD">
        <w:rPr>
          <w:rFonts w:ascii="Times New Roman" w:hAnsi="Times New Roman" w:cs="Times New Roman"/>
          <w:sz w:val="24"/>
          <w:szCs w:val="24"/>
          <w:lang w:val="es-CL"/>
        </w:rPr>
        <w:instrText>ADDIN CSL_CITATION { "citationItems" : [ { "id" : "ITEM-1", "itemData" : { "DOI" : "10.1109/MIS.2007.58", "ISBN" : "15411672 (ISSN)", "ISSN" : "15411672", "abstract" : "Personalization technologies and recommender systems help online consumers avoid information overload by making suggestions regarding which information is most relevant to them. Most online shopping sites and many other applications now use recommender systems. Two new recommendation techniques leverage multicriteria ratings and improve recommendation accuracy as compared with single-rating recommendation approaches. Taking full advantage of multicriteria ratings in personalization applications requires new recommendation techniques. In this article, we propose several new techniques for extending recommendation technologies to incorporate and leverage multicriteria rating information.", "author" : [ { "dropping-particle" : "", "family" : "Adomavicius", "given" : "Gediminas", "non-dropping-particle" : "", "parse-names" : false, "suffix" : "" }, { "dropping-particle" : "", "family" : "Kwon", "given" : "YoungOk", "non-dropping-particle" : "", "parse-names" : false, "suffix" : "" } ], "container-title" : "IEEE Intelligent Systems", "id" : "ITEM-1", "issue" : "3", "issued" : { "date-parts" : [ [ "2007" ] ] }, "page" : "48-55", "title" : "New recommendation techniques for multicriteria rating systems", "type" : "article-journal", "volume" : "22" }, "uris" : [ "http://www.mendeley.com/documents/?uuid=76a5cf4e-7384-4a9f-9737-ebec9d98fdf4" ] } ], "mendeley" : { "formattedCitation" : "(Adomavicius &amp; Kwon, 2007)", "plainTextFormattedCitation" : "(Adomavicius &amp; Kwon, 2007)", "previouslyFormattedCitation" : "(Adomavicius &amp; Kwon, 2007)" }, "properties" : { "noteIndex" : 0 }, "schema" : "https://github.com/citation-style-language/schema/raw/master/csl-citation.json" }</w:instrText>
      </w:r>
      <w:r w:rsidR="005710B2" w:rsidRPr="00603AFD">
        <w:rPr>
          <w:rFonts w:ascii="Times New Roman" w:hAnsi="Times New Roman" w:cs="Times New Roman"/>
          <w:sz w:val="24"/>
          <w:szCs w:val="24"/>
          <w:lang w:val="es-CL"/>
        </w:rPr>
        <w:fldChar w:fldCharType="separate"/>
      </w:r>
      <w:r w:rsidR="005710B2" w:rsidRPr="00603AFD">
        <w:rPr>
          <w:rFonts w:ascii="Times New Roman" w:hAnsi="Times New Roman" w:cs="Times New Roman"/>
          <w:noProof/>
          <w:sz w:val="24"/>
          <w:szCs w:val="24"/>
          <w:lang w:val="es-CL"/>
        </w:rPr>
        <w:t>(Adomavicius &amp; Kwon, 2007)</w:t>
      </w:r>
      <w:r w:rsidR="005710B2" w:rsidRPr="00603AFD">
        <w:rPr>
          <w:rFonts w:ascii="Times New Roman" w:hAnsi="Times New Roman" w:cs="Times New Roman"/>
          <w:sz w:val="24"/>
          <w:szCs w:val="24"/>
          <w:lang w:val="es-CL"/>
        </w:rPr>
        <w:fldChar w:fldCharType="end"/>
      </w:r>
      <w:r w:rsidR="005710B2" w:rsidRPr="00603AFD">
        <w:rPr>
          <w:rFonts w:ascii="Times New Roman" w:hAnsi="Times New Roman" w:cs="Times New Roman"/>
          <w:sz w:val="24"/>
          <w:szCs w:val="24"/>
          <w:lang w:val="es-CL"/>
        </w:rPr>
        <w:t xml:space="preserve">, estos </w:t>
      </w:r>
      <w:r w:rsidR="005B74A0" w:rsidRPr="00603AFD">
        <w:rPr>
          <w:rFonts w:ascii="Times New Roman" w:hAnsi="Times New Roman" w:cs="Times New Roman"/>
          <w:sz w:val="24"/>
          <w:szCs w:val="24"/>
          <w:lang w:val="es-CL"/>
        </w:rPr>
        <w:t xml:space="preserve">pueden abrumar a los </w:t>
      </w:r>
      <w:r w:rsidR="005710B2" w:rsidRPr="00603AFD">
        <w:rPr>
          <w:rFonts w:ascii="Times New Roman" w:hAnsi="Times New Roman" w:cs="Times New Roman"/>
          <w:sz w:val="24"/>
          <w:szCs w:val="24"/>
          <w:lang w:val="es-CL"/>
        </w:rPr>
        <w:t>usuario</w:t>
      </w:r>
      <w:r w:rsidR="005B74A0" w:rsidRPr="00603AFD">
        <w:rPr>
          <w:rFonts w:ascii="Times New Roman" w:hAnsi="Times New Roman" w:cs="Times New Roman"/>
          <w:sz w:val="24"/>
          <w:szCs w:val="24"/>
          <w:lang w:val="es-CL"/>
        </w:rPr>
        <w:t>s</w:t>
      </w:r>
      <w:r w:rsidR="005710B2" w:rsidRPr="00603AFD">
        <w:rPr>
          <w:rFonts w:ascii="Times New Roman" w:hAnsi="Times New Roman" w:cs="Times New Roman"/>
          <w:sz w:val="24"/>
          <w:szCs w:val="24"/>
          <w:lang w:val="es-CL"/>
        </w:rPr>
        <w:t xml:space="preserve"> al </w:t>
      </w:r>
      <w:r w:rsidR="005B74A0" w:rsidRPr="00603AFD">
        <w:rPr>
          <w:rFonts w:ascii="Times New Roman" w:hAnsi="Times New Roman" w:cs="Times New Roman"/>
          <w:sz w:val="24"/>
          <w:szCs w:val="24"/>
          <w:lang w:val="es-CL"/>
        </w:rPr>
        <w:t>pedirle que otorgue muchos ratings por</w:t>
      </w:r>
      <w:r w:rsidR="007A39FC" w:rsidRPr="00603AFD">
        <w:rPr>
          <w:rFonts w:ascii="Times New Roman" w:hAnsi="Times New Roman" w:cs="Times New Roman"/>
          <w:sz w:val="24"/>
          <w:szCs w:val="24"/>
          <w:lang w:val="es-CL"/>
        </w:rPr>
        <w:t xml:space="preserve"> un mismo</w:t>
      </w:r>
      <w:r w:rsidR="005B74A0" w:rsidRPr="00603AFD">
        <w:rPr>
          <w:rFonts w:ascii="Times New Roman" w:hAnsi="Times New Roman" w:cs="Times New Roman"/>
          <w:sz w:val="24"/>
          <w:szCs w:val="24"/>
          <w:lang w:val="es-CL"/>
        </w:rPr>
        <w:t xml:space="preserve"> ítem.</w:t>
      </w:r>
      <w:r w:rsidR="00486348" w:rsidRPr="00603AFD">
        <w:rPr>
          <w:rFonts w:ascii="Times New Roman" w:hAnsi="Times New Roman" w:cs="Times New Roman"/>
          <w:sz w:val="24"/>
          <w:szCs w:val="24"/>
          <w:lang w:val="es-CL"/>
        </w:rPr>
        <w:t xml:space="preserve"> Es en este punto donde se debe aprovechar las reseñas escritas por los usuarios, analizándolas automáticamente y obteniendo su opinión o preferencia acerca de las diferentes característica de los ítems, para luego integrarlas en el proceso de generación de recomendaciones.</w:t>
      </w:r>
    </w:p>
    <w:p w14:paraId="4E2B9C19" w14:textId="77777777" w:rsidR="00C64C78" w:rsidRPr="00603AFD" w:rsidRDefault="00C64C78" w:rsidP="00FB5B71">
      <w:pPr>
        <w:spacing w:line="360" w:lineRule="auto"/>
        <w:rPr>
          <w:rFonts w:ascii="Times New Roman" w:hAnsi="Times New Roman" w:cs="Times New Roman"/>
          <w:sz w:val="24"/>
          <w:szCs w:val="24"/>
          <w:lang w:val="es-CL"/>
        </w:rPr>
      </w:pPr>
    </w:p>
    <w:p w14:paraId="7A103C87" w14:textId="77777777" w:rsidR="003B33A7" w:rsidRPr="00603AFD" w:rsidRDefault="003F2447" w:rsidP="0069712A">
      <w:pPr>
        <w:pStyle w:val="Ttulo2"/>
      </w:pPr>
      <w:bookmarkStart w:id="4" w:name="_Toc503888628"/>
      <w:bookmarkStart w:id="5" w:name="_Toc511668853"/>
      <w:r w:rsidRPr="00603AFD">
        <w:lastRenderedPageBreak/>
        <w:t>Definición del P</w:t>
      </w:r>
      <w:r w:rsidR="003B33A7" w:rsidRPr="00603AFD">
        <w:t>roblema</w:t>
      </w:r>
      <w:bookmarkEnd w:id="4"/>
      <w:bookmarkEnd w:id="5"/>
    </w:p>
    <w:p w14:paraId="5BEEF1E4" w14:textId="36D5CC7B" w:rsidR="002972CA" w:rsidRPr="00603AFD" w:rsidRDefault="002F1DBB" w:rsidP="00FB5B7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 xml:space="preserve">Uno de los problemas a los que se </w:t>
      </w:r>
      <w:r w:rsidR="00A90349" w:rsidRPr="00603AFD">
        <w:rPr>
          <w:rFonts w:ascii="Times New Roman" w:hAnsi="Times New Roman" w:cs="Times New Roman"/>
          <w:sz w:val="24"/>
          <w:szCs w:val="24"/>
          <w:lang w:val="es-CL"/>
        </w:rPr>
        <w:t>deb</w:t>
      </w:r>
      <w:r w:rsidR="00A90349">
        <w:rPr>
          <w:rFonts w:ascii="Times New Roman" w:hAnsi="Times New Roman" w:cs="Times New Roman"/>
          <w:sz w:val="24"/>
          <w:szCs w:val="24"/>
          <w:lang w:val="es-CL"/>
        </w:rPr>
        <w:t>en</w:t>
      </w:r>
      <w:r w:rsidR="00A90349" w:rsidRPr="00603AFD">
        <w:rPr>
          <w:rFonts w:ascii="Times New Roman" w:hAnsi="Times New Roman" w:cs="Times New Roman"/>
          <w:sz w:val="24"/>
          <w:szCs w:val="24"/>
          <w:lang w:val="es-CL"/>
        </w:rPr>
        <w:t xml:space="preserve"> </w:t>
      </w:r>
      <w:r w:rsidRPr="00603AFD">
        <w:rPr>
          <w:rFonts w:ascii="Times New Roman" w:hAnsi="Times New Roman" w:cs="Times New Roman"/>
          <w:sz w:val="24"/>
          <w:szCs w:val="24"/>
          <w:lang w:val="es-CL"/>
        </w:rPr>
        <w:t>enfrentar los sistemas de recomendación es la escasez de ratings</w:t>
      </w:r>
      <w:r w:rsidR="009449DC" w:rsidRPr="00603AFD">
        <w:rPr>
          <w:rFonts w:ascii="Times New Roman" w:hAnsi="Times New Roman" w:cs="Times New Roman"/>
          <w:sz w:val="24"/>
          <w:szCs w:val="24"/>
          <w:lang w:val="es-CL"/>
        </w:rPr>
        <w:t xml:space="preserve">. Este problema ocurre cuando </w:t>
      </w:r>
      <w:r w:rsidR="00A90349">
        <w:rPr>
          <w:rFonts w:ascii="Times New Roman" w:hAnsi="Times New Roman" w:cs="Times New Roman"/>
          <w:sz w:val="24"/>
          <w:szCs w:val="24"/>
          <w:lang w:val="es-CL"/>
        </w:rPr>
        <w:t>los</w:t>
      </w:r>
      <w:r w:rsidR="009449DC" w:rsidRPr="00603AFD">
        <w:rPr>
          <w:rFonts w:ascii="Times New Roman" w:hAnsi="Times New Roman" w:cs="Times New Roman"/>
          <w:sz w:val="24"/>
          <w:szCs w:val="24"/>
          <w:lang w:val="es-CL"/>
        </w:rPr>
        <w:t xml:space="preserve"> ratings numéricos son difíciles de obtener por parte del sistema o simplemente los usuarios han otorgado ratings a una pequeña cantidad de ítems disponibles en el sistema. </w:t>
      </w:r>
      <w:r w:rsidR="006A4774" w:rsidRPr="00603AFD">
        <w:rPr>
          <w:rFonts w:ascii="Times New Roman" w:hAnsi="Times New Roman" w:cs="Times New Roman"/>
          <w:sz w:val="24"/>
          <w:szCs w:val="24"/>
          <w:lang w:val="es-CL"/>
        </w:rPr>
        <w:t>Debido</w:t>
      </w:r>
      <w:r w:rsidR="00B31F65" w:rsidRPr="00603AFD">
        <w:rPr>
          <w:rFonts w:ascii="Times New Roman" w:hAnsi="Times New Roman" w:cs="Times New Roman"/>
          <w:sz w:val="24"/>
          <w:szCs w:val="24"/>
          <w:lang w:val="es-CL"/>
        </w:rPr>
        <w:t xml:space="preserve"> a la escasa cantidad de ratings por usuario</w:t>
      </w:r>
      <w:r w:rsidR="000338B6" w:rsidRPr="00603AFD">
        <w:rPr>
          <w:rFonts w:ascii="Times New Roman" w:hAnsi="Times New Roman" w:cs="Times New Roman"/>
          <w:sz w:val="24"/>
          <w:szCs w:val="24"/>
          <w:lang w:val="es-CL"/>
        </w:rPr>
        <w:t xml:space="preserve"> y por lo tanto la falta de información de </w:t>
      </w:r>
      <w:r w:rsidR="006A4774" w:rsidRPr="00603AFD">
        <w:rPr>
          <w:rFonts w:ascii="Times New Roman" w:hAnsi="Times New Roman" w:cs="Times New Roman"/>
          <w:sz w:val="24"/>
          <w:szCs w:val="24"/>
          <w:lang w:val="es-CL"/>
        </w:rPr>
        <w:t>las preferencias de un</w:t>
      </w:r>
      <w:r w:rsidR="000338B6" w:rsidRPr="00603AFD">
        <w:rPr>
          <w:rFonts w:ascii="Times New Roman" w:hAnsi="Times New Roman" w:cs="Times New Roman"/>
          <w:sz w:val="24"/>
          <w:szCs w:val="24"/>
          <w:lang w:val="es-CL"/>
        </w:rPr>
        <w:t xml:space="preserve"> usuario</w:t>
      </w:r>
      <w:r w:rsidR="00B31F65" w:rsidRPr="00603AFD">
        <w:rPr>
          <w:rFonts w:ascii="Times New Roman" w:hAnsi="Times New Roman" w:cs="Times New Roman"/>
          <w:sz w:val="24"/>
          <w:szCs w:val="24"/>
          <w:lang w:val="es-CL"/>
        </w:rPr>
        <w:t>, el sistema</w:t>
      </w:r>
      <w:r w:rsidR="006A4774" w:rsidRPr="00603AFD">
        <w:rPr>
          <w:rFonts w:ascii="Times New Roman" w:hAnsi="Times New Roman" w:cs="Times New Roman"/>
          <w:sz w:val="24"/>
          <w:szCs w:val="24"/>
          <w:lang w:val="es-CL"/>
        </w:rPr>
        <w:t xml:space="preserve"> de recomendación será </w:t>
      </w:r>
      <w:proofErr w:type="gramStart"/>
      <w:r w:rsidR="006A4774" w:rsidRPr="00603AFD">
        <w:rPr>
          <w:rFonts w:ascii="Times New Roman" w:hAnsi="Times New Roman" w:cs="Times New Roman"/>
          <w:sz w:val="24"/>
          <w:szCs w:val="24"/>
          <w:lang w:val="es-CL"/>
        </w:rPr>
        <w:t>afectado</w:t>
      </w:r>
      <w:proofErr w:type="gramEnd"/>
      <w:r w:rsidR="006A4774" w:rsidRPr="00603AFD">
        <w:rPr>
          <w:rFonts w:ascii="Times New Roman" w:hAnsi="Times New Roman" w:cs="Times New Roman"/>
          <w:sz w:val="24"/>
          <w:szCs w:val="24"/>
          <w:lang w:val="es-CL"/>
        </w:rPr>
        <w:t xml:space="preserve"> negativamente en el proceso de generación de recomendaciones</w:t>
      </w:r>
      <w:r w:rsidR="000338B6" w:rsidRPr="00603AFD">
        <w:rPr>
          <w:rFonts w:ascii="Times New Roman" w:hAnsi="Times New Roman" w:cs="Times New Roman"/>
          <w:sz w:val="24"/>
          <w:szCs w:val="24"/>
          <w:lang w:val="es-CL"/>
        </w:rPr>
        <w:t>.</w:t>
      </w:r>
      <w:r w:rsidR="008364B7" w:rsidRPr="00603AFD">
        <w:rPr>
          <w:rFonts w:ascii="Times New Roman" w:hAnsi="Times New Roman" w:cs="Times New Roman"/>
          <w:sz w:val="24"/>
          <w:szCs w:val="24"/>
          <w:lang w:val="es-CL"/>
        </w:rPr>
        <w:t xml:space="preserve"> Los sistemas de recomendación multi-criterio se ven más afectados por este problema,</w:t>
      </w:r>
      <w:r w:rsidR="00C9285B" w:rsidRPr="00603AFD">
        <w:rPr>
          <w:rFonts w:ascii="Times New Roman" w:hAnsi="Times New Roman" w:cs="Times New Roman"/>
          <w:sz w:val="24"/>
          <w:szCs w:val="24"/>
          <w:lang w:val="es-CL"/>
        </w:rPr>
        <w:t xml:space="preserve"> dado que los usuarios deben entregar más de un rating por ítem. </w:t>
      </w:r>
    </w:p>
    <w:p w14:paraId="78C29290" w14:textId="4312608D" w:rsidR="00CB5EDB" w:rsidRPr="00603AFD" w:rsidRDefault="007A39FC" w:rsidP="00FB5B7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 xml:space="preserve">El objetivo </w:t>
      </w:r>
      <w:r w:rsidR="002972CA" w:rsidRPr="00603AFD">
        <w:rPr>
          <w:rFonts w:ascii="Times New Roman" w:hAnsi="Times New Roman" w:cs="Times New Roman"/>
          <w:sz w:val="24"/>
          <w:szCs w:val="24"/>
          <w:lang w:val="es-CL"/>
        </w:rPr>
        <w:t xml:space="preserve">principal </w:t>
      </w:r>
      <w:r w:rsidRPr="00603AFD">
        <w:rPr>
          <w:rFonts w:ascii="Times New Roman" w:hAnsi="Times New Roman" w:cs="Times New Roman"/>
          <w:sz w:val="24"/>
          <w:szCs w:val="24"/>
          <w:lang w:val="es-CL"/>
        </w:rPr>
        <w:t xml:space="preserve">de este proyecto de título es la </w:t>
      </w:r>
      <w:r w:rsidR="00C27244" w:rsidRPr="00603AFD">
        <w:rPr>
          <w:rFonts w:ascii="Times New Roman" w:hAnsi="Times New Roman" w:cs="Times New Roman"/>
          <w:sz w:val="24"/>
          <w:szCs w:val="24"/>
          <w:lang w:val="es-CL"/>
        </w:rPr>
        <w:t xml:space="preserve">extracción de información de reseñas </w:t>
      </w:r>
      <w:r w:rsidR="00CB5EDB" w:rsidRPr="00603AFD">
        <w:rPr>
          <w:rFonts w:ascii="Times New Roman" w:hAnsi="Times New Roman" w:cs="Times New Roman"/>
          <w:sz w:val="24"/>
          <w:szCs w:val="24"/>
          <w:lang w:val="es-CL"/>
        </w:rPr>
        <w:t xml:space="preserve">en idioma español </w:t>
      </w:r>
      <w:r w:rsidR="00C27244" w:rsidRPr="00603AFD">
        <w:rPr>
          <w:rFonts w:ascii="Times New Roman" w:hAnsi="Times New Roman" w:cs="Times New Roman"/>
          <w:sz w:val="24"/>
          <w:szCs w:val="24"/>
          <w:lang w:val="es-CL"/>
        </w:rPr>
        <w:t xml:space="preserve">acerca de las preferencias de un usuario sobre </w:t>
      </w:r>
      <w:r w:rsidR="00A90349">
        <w:rPr>
          <w:rFonts w:ascii="Times New Roman" w:hAnsi="Times New Roman" w:cs="Times New Roman"/>
          <w:sz w:val="24"/>
          <w:szCs w:val="24"/>
          <w:lang w:val="es-CL"/>
        </w:rPr>
        <w:t>diferentes aspectos de los</w:t>
      </w:r>
      <w:r w:rsidR="00A90349" w:rsidRPr="00603AFD">
        <w:rPr>
          <w:rFonts w:ascii="Times New Roman" w:hAnsi="Times New Roman" w:cs="Times New Roman"/>
          <w:sz w:val="24"/>
          <w:szCs w:val="24"/>
          <w:lang w:val="es-CL"/>
        </w:rPr>
        <w:t xml:space="preserve"> </w:t>
      </w:r>
      <w:r w:rsidR="00C27244" w:rsidRPr="00603AFD">
        <w:rPr>
          <w:rFonts w:ascii="Times New Roman" w:hAnsi="Times New Roman" w:cs="Times New Roman"/>
          <w:sz w:val="24"/>
          <w:szCs w:val="24"/>
          <w:lang w:val="es-CL"/>
        </w:rPr>
        <w:t>ítem</w:t>
      </w:r>
      <w:r w:rsidR="00A90349">
        <w:rPr>
          <w:rFonts w:ascii="Times New Roman" w:hAnsi="Times New Roman" w:cs="Times New Roman"/>
          <w:sz w:val="24"/>
          <w:szCs w:val="24"/>
          <w:lang w:val="es-CL"/>
        </w:rPr>
        <w:t>s que ha consumido</w:t>
      </w:r>
      <w:r w:rsidR="00C27244" w:rsidRPr="00603AFD">
        <w:rPr>
          <w:rFonts w:ascii="Times New Roman" w:hAnsi="Times New Roman" w:cs="Times New Roman"/>
          <w:sz w:val="24"/>
          <w:szCs w:val="24"/>
          <w:lang w:val="es-CL"/>
        </w:rPr>
        <w:t xml:space="preserve">, para </w:t>
      </w:r>
      <w:r w:rsidR="00CB5EDB" w:rsidRPr="00603AFD">
        <w:rPr>
          <w:rFonts w:ascii="Times New Roman" w:hAnsi="Times New Roman" w:cs="Times New Roman"/>
          <w:sz w:val="24"/>
          <w:szCs w:val="24"/>
          <w:lang w:val="es-CL"/>
        </w:rPr>
        <w:t xml:space="preserve">posteriormente incluir esta información en un sistema de recomendación multi-criterio. </w:t>
      </w:r>
    </w:p>
    <w:p w14:paraId="5B7D9D3D" w14:textId="77777777" w:rsidR="00202836" w:rsidRPr="00603AFD" w:rsidRDefault="00202836" w:rsidP="0069712A">
      <w:pPr>
        <w:pStyle w:val="Ttulo2"/>
      </w:pPr>
      <w:bookmarkStart w:id="6" w:name="_Toc503888629"/>
      <w:bookmarkStart w:id="7" w:name="_Toc511668854"/>
      <w:r w:rsidRPr="00603AFD">
        <w:t>Objetivos</w:t>
      </w:r>
      <w:bookmarkEnd w:id="6"/>
      <w:bookmarkEnd w:id="7"/>
    </w:p>
    <w:p w14:paraId="7D0621F8" w14:textId="77777777" w:rsidR="00603AFD" w:rsidRPr="00603AFD" w:rsidRDefault="00796F9F" w:rsidP="00FB5B7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A continuación, se presentan los objetivos generales y específicos de este proyecto de título.</w:t>
      </w:r>
    </w:p>
    <w:p w14:paraId="6F522E1D" w14:textId="77777777" w:rsidR="00C540B0" w:rsidRPr="00603AFD" w:rsidRDefault="0057696B" w:rsidP="00FB5B71">
      <w:pPr>
        <w:pStyle w:val="Ttulo3"/>
        <w:spacing w:line="360" w:lineRule="auto"/>
      </w:pPr>
      <w:bookmarkStart w:id="8" w:name="_Toc503888630"/>
      <w:bookmarkStart w:id="9" w:name="_Toc511668855"/>
      <w:r w:rsidRPr="00603AFD">
        <w:t>Objetivo G</w:t>
      </w:r>
      <w:r w:rsidR="00C540B0" w:rsidRPr="00603AFD">
        <w:t>eneral</w:t>
      </w:r>
      <w:bookmarkEnd w:id="8"/>
      <w:bookmarkEnd w:id="9"/>
    </w:p>
    <w:p w14:paraId="3EBFF4AA" w14:textId="77777777" w:rsidR="00796F9F" w:rsidRPr="00603AFD" w:rsidRDefault="00796F9F" w:rsidP="00FB5B7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rPr>
        <w:t xml:space="preserve">El objetivo general del proyecto es la aplicación de herramientas y técnicas de minería de opinión para extraer información de preferencias de usuario sobre </w:t>
      </w:r>
      <w:r w:rsidR="00A90349">
        <w:rPr>
          <w:rFonts w:ascii="Times New Roman" w:hAnsi="Times New Roman" w:cs="Times New Roman"/>
          <w:sz w:val="24"/>
          <w:szCs w:val="24"/>
        </w:rPr>
        <w:t xml:space="preserve">diferentes aspectos de </w:t>
      </w:r>
      <w:r w:rsidRPr="00603AFD">
        <w:rPr>
          <w:rFonts w:ascii="Times New Roman" w:hAnsi="Times New Roman" w:cs="Times New Roman"/>
          <w:sz w:val="24"/>
          <w:szCs w:val="24"/>
        </w:rPr>
        <w:t>ítems a partir de reseñas en idioma español, que permitan apoyar la generación de recomendaciones para dichos ítems.</w:t>
      </w:r>
    </w:p>
    <w:p w14:paraId="6519E769" w14:textId="77777777" w:rsidR="00C540B0" w:rsidRPr="00603AFD" w:rsidRDefault="0057696B" w:rsidP="00FB5B71">
      <w:pPr>
        <w:pStyle w:val="Ttulo3"/>
        <w:spacing w:line="360" w:lineRule="auto"/>
      </w:pPr>
      <w:bookmarkStart w:id="10" w:name="_Toc503888631"/>
      <w:bookmarkStart w:id="11" w:name="_Toc511668856"/>
      <w:r w:rsidRPr="00603AFD">
        <w:t>Objetivos E</w:t>
      </w:r>
      <w:r w:rsidR="00C540B0" w:rsidRPr="00603AFD">
        <w:t>specíficos</w:t>
      </w:r>
      <w:bookmarkEnd w:id="10"/>
      <w:bookmarkEnd w:id="11"/>
    </w:p>
    <w:p w14:paraId="2DCF9631" w14:textId="77777777" w:rsidR="00796F9F" w:rsidRPr="00603AFD" w:rsidRDefault="00796F9F" w:rsidP="00FB5B71">
      <w:pPr>
        <w:pStyle w:val="Default"/>
        <w:spacing w:line="360" w:lineRule="auto"/>
        <w:rPr>
          <w:rFonts w:ascii="Times New Roman" w:hAnsi="Times New Roman" w:cs="Times New Roman"/>
        </w:rPr>
      </w:pPr>
      <w:r w:rsidRPr="00603AFD">
        <w:rPr>
          <w:rFonts w:ascii="Times New Roman" w:hAnsi="Times New Roman" w:cs="Times New Roman"/>
        </w:rPr>
        <w:t xml:space="preserve">Los objetivos específicos del proyecto son los siguientes: </w:t>
      </w:r>
    </w:p>
    <w:p w14:paraId="0FC1909F" w14:textId="77777777" w:rsidR="00796F9F" w:rsidRPr="00603AFD" w:rsidRDefault="00796F9F" w:rsidP="00FB5B71">
      <w:pPr>
        <w:pStyle w:val="Default"/>
        <w:spacing w:line="360" w:lineRule="auto"/>
        <w:rPr>
          <w:rFonts w:ascii="Times New Roman" w:hAnsi="Times New Roman" w:cs="Times New Roman"/>
        </w:rPr>
      </w:pPr>
    </w:p>
    <w:p w14:paraId="0FD5EDCB" w14:textId="330EE135" w:rsidR="00796F9F" w:rsidRPr="00603AFD" w:rsidRDefault="00796F9F" w:rsidP="00FB5B71">
      <w:pPr>
        <w:pStyle w:val="Default"/>
        <w:numPr>
          <w:ilvl w:val="0"/>
          <w:numId w:val="3"/>
        </w:numPr>
        <w:spacing w:line="360" w:lineRule="auto"/>
        <w:rPr>
          <w:rFonts w:ascii="Times New Roman" w:hAnsi="Times New Roman" w:cs="Times New Roman"/>
        </w:rPr>
      </w:pPr>
      <w:r w:rsidRPr="00603AFD">
        <w:rPr>
          <w:rFonts w:ascii="Times New Roman" w:hAnsi="Times New Roman" w:cs="Times New Roman"/>
        </w:rPr>
        <w:t xml:space="preserve">Crear un </w:t>
      </w:r>
      <w:proofErr w:type="spellStart"/>
      <w:r w:rsidRPr="00603AFD">
        <w:rPr>
          <w:rFonts w:ascii="Times New Roman" w:hAnsi="Times New Roman" w:cs="Times New Roman"/>
        </w:rPr>
        <w:t>dataset</w:t>
      </w:r>
      <w:proofErr w:type="spellEnd"/>
      <w:r w:rsidRPr="00603AFD">
        <w:rPr>
          <w:rFonts w:ascii="Times New Roman" w:hAnsi="Times New Roman" w:cs="Times New Roman"/>
        </w:rPr>
        <w:t xml:space="preserve"> (</w:t>
      </w:r>
      <w:r w:rsidR="00A90349">
        <w:rPr>
          <w:rFonts w:ascii="Times New Roman" w:hAnsi="Times New Roman" w:cs="Times New Roman"/>
        </w:rPr>
        <w:t>r</w:t>
      </w:r>
      <w:r w:rsidR="00A90349" w:rsidRPr="00603AFD">
        <w:rPr>
          <w:rFonts w:ascii="Times New Roman" w:hAnsi="Times New Roman" w:cs="Times New Roman"/>
        </w:rPr>
        <w:t xml:space="preserve">ecopilación </w:t>
      </w:r>
      <w:r w:rsidRPr="00603AFD">
        <w:rPr>
          <w:rFonts w:ascii="Times New Roman" w:hAnsi="Times New Roman" w:cs="Times New Roman"/>
        </w:rPr>
        <w:t>de un conjunto de datos históricos) de comentarios en español con su respectivo rating sobre producto</w:t>
      </w:r>
      <w:r w:rsidR="00A90349">
        <w:rPr>
          <w:rFonts w:ascii="Times New Roman" w:hAnsi="Times New Roman" w:cs="Times New Roman"/>
        </w:rPr>
        <w:t>s</w:t>
      </w:r>
      <w:r w:rsidRPr="00603AFD">
        <w:rPr>
          <w:rFonts w:ascii="Times New Roman" w:hAnsi="Times New Roman" w:cs="Times New Roman"/>
        </w:rPr>
        <w:t xml:space="preserve">/servicios. </w:t>
      </w:r>
    </w:p>
    <w:p w14:paraId="1D1049E8" w14:textId="77777777" w:rsidR="00796F9F" w:rsidRPr="00603AFD" w:rsidRDefault="00796F9F" w:rsidP="00FB5B71">
      <w:pPr>
        <w:pStyle w:val="Default"/>
        <w:numPr>
          <w:ilvl w:val="0"/>
          <w:numId w:val="3"/>
        </w:numPr>
        <w:spacing w:after="92" w:line="360" w:lineRule="auto"/>
        <w:rPr>
          <w:rFonts w:ascii="Times New Roman" w:hAnsi="Times New Roman" w:cs="Times New Roman"/>
        </w:rPr>
      </w:pPr>
      <w:r w:rsidRPr="00603AFD">
        <w:rPr>
          <w:rFonts w:ascii="Times New Roman" w:hAnsi="Times New Roman" w:cs="Times New Roman"/>
        </w:rPr>
        <w:t xml:space="preserve">Aplicar técnicas de minería de opinión para extraer características de ítems a partir de reseñas de usuarios en idioma español. </w:t>
      </w:r>
    </w:p>
    <w:p w14:paraId="14F015DC" w14:textId="77777777" w:rsidR="00796F9F" w:rsidRPr="00603AFD" w:rsidRDefault="00796F9F" w:rsidP="00FB5B71">
      <w:pPr>
        <w:pStyle w:val="Default"/>
        <w:numPr>
          <w:ilvl w:val="0"/>
          <w:numId w:val="3"/>
        </w:numPr>
        <w:spacing w:after="92" w:line="360" w:lineRule="auto"/>
        <w:rPr>
          <w:rFonts w:ascii="Times New Roman" w:hAnsi="Times New Roman" w:cs="Times New Roman"/>
        </w:rPr>
      </w:pPr>
      <w:r w:rsidRPr="00603AFD">
        <w:rPr>
          <w:rFonts w:ascii="Times New Roman" w:hAnsi="Times New Roman" w:cs="Times New Roman"/>
        </w:rPr>
        <w:lastRenderedPageBreak/>
        <w:t xml:space="preserve">Aplicar y evaluar técnicas de recomendación utilizando la información obtenida mediante el proceso de minería de opinión. </w:t>
      </w:r>
    </w:p>
    <w:p w14:paraId="20BFCC92" w14:textId="64166AB3" w:rsidR="003B33A7" w:rsidRPr="00AC69FA" w:rsidRDefault="00796F9F" w:rsidP="00AC69FA">
      <w:pPr>
        <w:pStyle w:val="Default"/>
        <w:numPr>
          <w:ilvl w:val="0"/>
          <w:numId w:val="3"/>
        </w:numPr>
        <w:spacing w:line="360" w:lineRule="auto"/>
        <w:rPr>
          <w:rFonts w:ascii="Times New Roman" w:hAnsi="Times New Roman" w:cs="Times New Roman"/>
        </w:rPr>
      </w:pPr>
      <w:r w:rsidRPr="00603AFD">
        <w:rPr>
          <w:rFonts w:ascii="Times New Roman" w:hAnsi="Times New Roman" w:cs="Times New Roman"/>
        </w:rPr>
        <w:t xml:space="preserve">Implementación de un software con interfaz gráfica de usuario que permita ajustar la ejecución de las técnicas implementadas. </w:t>
      </w:r>
    </w:p>
    <w:p w14:paraId="7917AF50" w14:textId="77777777" w:rsidR="00831767" w:rsidRDefault="00831767" w:rsidP="000B4946">
      <w:pPr>
        <w:pStyle w:val="Ttulo2"/>
      </w:pPr>
      <w:bookmarkStart w:id="12" w:name="_Toc503888633"/>
      <w:bookmarkStart w:id="13" w:name="_Toc511668857"/>
      <w:r w:rsidRPr="00603AFD">
        <w:t>Presentación de capítulos</w:t>
      </w:r>
      <w:bookmarkEnd w:id="12"/>
      <w:bookmarkEnd w:id="13"/>
    </w:p>
    <w:p w14:paraId="20C80281" w14:textId="3F01D8AC" w:rsidR="00323197" w:rsidRDefault="000B4946" w:rsidP="00F56470">
      <w:pPr>
        <w:spacing w:line="360" w:lineRule="auto"/>
        <w:rPr>
          <w:rFonts w:ascii="Times New Roman" w:hAnsi="Times New Roman" w:cs="Times New Roman"/>
          <w:sz w:val="24"/>
          <w:lang w:val="es-CL"/>
        </w:rPr>
      </w:pPr>
      <w:r>
        <w:rPr>
          <w:rFonts w:ascii="Times New Roman" w:hAnsi="Times New Roman" w:cs="Times New Roman"/>
          <w:sz w:val="24"/>
          <w:lang w:val="es-CL"/>
        </w:rPr>
        <w:t>En esta</w:t>
      </w:r>
      <w:r w:rsidR="00323197">
        <w:rPr>
          <w:rFonts w:ascii="Times New Roman" w:hAnsi="Times New Roman" w:cs="Times New Roman"/>
          <w:sz w:val="24"/>
          <w:lang w:val="es-CL"/>
        </w:rPr>
        <w:t xml:space="preserve"> sección se presentan los capítulos que componen este proyecto de título. </w:t>
      </w:r>
    </w:p>
    <w:p w14:paraId="5BAB96A8" w14:textId="29DE310B" w:rsidR="00F56470" w:rsidRPr="00CF3339" w:rsidRDefault="00F56470" w:rsidP="00CF3339">
      <w:pPr>
        <w:spacing w:line="360" w:lineRule="auto"/>
        <w:rPr>
          <w:rFonts w:ascii="Times New Roman" w:hAnsi="Times New Roman" w:cs="Times New Roman"/>
          <w:sz w:val="24"/>
          <w:lang w:val="es-CL"/>
        </w:rPr>
      </w:pPr>
      <w:r w:rsidRPr="0029509F">
        <w:rPr>
          <w:rFonts w:ascii="Times New Roman" w:hAnsi="Times New Roman" w:cs="Times New Roman"/>
          <w:b/>
          <w:sz w:val="24"/>
          <w:lang w:val="es-CL"/>
        </w:rPr>
        <w:t>Capítulo 1 Introducción y Definición del Problema:</w:t>
      </w:r>
      <w:r w:rsidRPr="00CF3339">
        <w:rPr>
          <w:rFonts w:ascii="Times New Roman" w:hAnsi="Times New Roman" w:cs="Times New Roman"/>
          <w:sz w:val="24"/>
          <w:lang w:val="es-CL"/>
        </w:rPr>
        <w:t xml:space="preserve"> </w:t>
      </w:r>
      <w:r w:rsidR="0029509F">
        <w:rPr>
          <w:rFonts w:ascii="Times New Roman" w:hAnsi="Times New Roman" w:cs="Times New Roman"/>
          <w:sz w:val="24"/>
          <w:lang w:val="es-CL"/>
        </w:rPr>
        <w:t xml:space="preserve">En este capítulo se presenta la introducción del trabajo, sus objetivos y la </w:t>
      </w:r>
      <w:r w:rsidR="00DD1A1B">
        <w:rPr>
          <w:rFonts w:ascii="Times New Roman" w:hAnsi="Times New Roman" w:cs="Times New Roman"/>
          <w:sz w:val="24"/>
          <w:lang w:val="es-CL"/>
        </w:rPr>
        <w:t>estructura</w:t>
      </w:r>
      <w:r w:rsidR="0029509F">
        <w:rPr>
          <w:rFonts w:ascii="Times New Roman" w:hAnsi="Times New Roman" w:cs="Times New Roman"/>
          <w:sz w:val="24"/>
          <w:lang w:val="es-CL"/>
        </w:rPr>
        <w:t xml:space="preserve"> de</w:t>
      </w:r>
      <w:r w:rsidR="00A90E10">
        <w:rPr>
          <w:rFonts w:ascii="Times New Roman" w:hAnsi="Times New Roman" w:cs="Times New Roman"/>
          <w:sz w:val="24"/>
          <w:lang w:val="es-CL"/>
        </w:rPr>
        <w:t xml:space="preserve"> los capítulos.</w:t>
      </w:r>
    </w:p>
    <w:p w14:paraId="21E6658F" w14:textId="6591AE65" w:rsidR="00F56470" w:rsidRPr="00972A9C" w:rsidRDefault="00F56470" w:rsidP="00CF3339">
      <w:pPr>
        <w:spacing w:line="360" w:lineRule="auto"/>
        <w:rPr>
          <w:rFonts w:ascii="Times New Roman" w:hAnsi="Times New Roman" w:cs="Times New Roman"/>
          <w:sz w:val="24"/>
          <w:lang w:val="es-CL"/>
        </w:rPr>
      </w:pPr>
      <w:r w:rsidRPr="0029509F">
        <w:rPr>
          <w:rFonts w:ascii="Times New Roman" w:hAnsi="Times New Roman" w:cs="Times New Roman"/>
          <w:b/>
          <w:sz w:val="24"/>
          <w:lang w:val="es-CL"/>
        </w:rPr>
        <w:t>Capítulo 2 Marco Teórico</w:t>
      </w:r>
      <w:r w:rsidR="004F0396" w:rsidRPr="0029509F">
        <w:rPr>
          <w:rFonts w:ascii="Times New Roman" w:hAnsi="Times New Roman" w:cs="Times New Roman"/>
          <w:b/>
          <w:sz w:val="24"/>
          <w:lang w:val="es-CL"/>
        </w:rPr>
        <w:t>:</w:t>
      </w:r>
      <w:r w:rsidR="00972A9C">
        <w:rPr>
          <w:rFonts w:ascii="Times New Roman" w:hAnsi="Times New Roman" w:cs="Times New Roman"/>
          <w:b/>
          <w:sz w:val="24"/>
          <w:lang w:val="es-CL"/>
        </w:rPr>
        <w:t xml:space="preserve"> </w:t>
      </w:r>
      <w:r w:rsidR="00972A9C">
        <w:rPr>
          <w:rFonts w:ascii="Times New Roman" w:hAnsi="Times New Roman" w:cs="Times New Roman"/>
          <w:sz w:val="24"/>
          <w:lang w:val="es-CL"/>
        </w:rPr>
        <w:t>En este capítulo se explic</w:t>
      </w:r>
      <w:r w:rsidR="00AC69FA">
        <w:rPr>
          <w:rFonts w:ascii="Times New Roman" w:hAnsi="Times New Roman" w:cs="Times New Roman"/>
          <w:sz w:val="24"/>
          <w:lang w:val="es-CL"/>
        </w:rPr>
        <w:t>a detalladamente las técnicas y procedimientos utilizados en este proyecto de título.</w:t>
      </w:r>
    </w:p>
    <w:p w14:paraId="1ED2E1B6" w14:textId="0FBF2BC5" w:rsidR="00F56470" w:rsidRPr="00AC69FA" w:rsidRDefault="00F56470" w:rsidP="00CF3339">
      <w:pPr>
        <w:spacing w:line="360" w:lineRule="auto"/>
        <w:rPr>
          <w:rFonts w:ascii="Times New Roman" w:hAnsi="Times New Roman" w:cs="Times New Roman"/>
          <w:sz w:val="24"/>
          <w:lang w:val="es-CL"/>
        </w:rPr>
      </w:pPr>
      <w:r w:rsidRPr="0029509F">
        <w:rPr>
          <w:rFonts w:ascii="Times New Roman" w:hAnsi="Times New Roman" w:cs="Times New Roman"/>
          <w:b/>
          <w:sz w:val="24"/>
          <w:lang w:val="es-CL"/>
        </w:rPr>
        <w:t>Capítulo 3 Herramientas Utilizadas</w:t>
      </w:r>
      <w:r w:rsidR="004F0396" w:rsidRPr="0029509F">
        <w:rPr>
          <w:rFonts w:ascii="Times New Roman" w:hAnsi="Times New Roman" w:cs="Times New Roman"/>
          <w:b/>
          <w:sz w:val="24"/>
          <w:lang w:val="es-CL"/>
        </w:rPr>
        <w:t>:</w:t>
      </w:r>
      <w:r w:rsidR="00AC69FA">
        <w:rPr>
          <w:rFonts w:ascii="Times New Roman" w:hAnsi="Times New Roman" w:cs="Times New Roman"/>
          <w:b/>
          <w:sz w:val="24"/>
          <w:lang w:val="es-CL"/>
        </w:rPr>
        <w:t xml:space="preserve"> </w:t>
      </w:r>
      <w:r w:rsidR="00AC69FA">
        <w:rPr>
          <w:rFonts w:ascii="Times New Roman" w:hAnsi="Times New Roman" w:cs="Times New Roman"/>
          <w:sz w:val="24"/>
          <w:lang w:val="es-CL"/>
        </w:rPr>
        <w:t>En este capítulo se presentan las herramientas utilizadas en el desarrollo de este proyecto de título.</w:t>
      </w:r>
    </w:p>
    <w:p w14:paraId="1C95BCF6" w14:textId="53B65E16" w:rsidR="00F56470" w:rsidRPr="00AC69FA" w:rsidRDefault="00F56470" w:rsidP="00CF3339">
      <w:pPr>
        <w:spacing w:line="360" w:lineRule="auto"/>
        <w:rPr>
          <w:rFonts w:ascii="Times New Roman" w:hAnsi="Times New Roman" w:cs="Times New Roman"/>
          <w:sz w:val="24"/>
          <w:lang w:val="es-CL"/>
        </w:rPr>
      </w:pPr>
      <w:r w:rsidRPr="0029509F">
        <w:rPr>
          <w:rFonts w:ascii="Times New Roman" w:hAnsi="Times New Roman" w:cs="Times New Roman"/>
          <w:b/>
          <w:sz w:val="24"/>
          <w:lang w:val="es-CL"/>
        </w:rPr>
        <w:t xml:space="preserve">Capítulo 4 Creación de </w:t>
      </w:r>
      <w:proofErr w:type="spellStart"/>
      <w:r w:rsidRPr="0029509F">
        <w:rPr>
          <w:rFonts w:ascii="Times New Roman" w:hAnsi="Times New Roman" w:cs="Times New Roman"/>
          <w:b/>
          <w:sz w:val="24"/>
          <w:lang w:val="es-CL"/>
        </w:rPr>
        <w:t>Dataset</w:t>
      </w:r>
      <w:proofErr w:type="spellEnd"/>
      <w:r w:rsidR="004F0396" w:rsidRPr="0029509F">
        <w:rPr>
          <w:rFonts w:ascii="Times New Roman" w:hAnsi="Times New Roman" w:cs="Times New Roman"/>
          <w:b/>
          <w:sz w:val="24"/>
          <w:lang w:val="es-CL"/>
        </w:rPr>
        <w:t>:</w:t>
      </w:r>
      <w:r w:rsidR="00AC69FA">
        <w:rPr>
          <w:rFonts w:ascii="Times New Roman" w:hAnsi="Times New Roman" w:cs="Times New Roman"/>
          <w:b/>
          <w:sz w:val="24"/>
          <w:lang w:val="es-CL"/>
        </w:rPr>
        <w:t xml:space="preserve"> </w:t>
      </w:r>
      <w:r w:rsidR="00AC69FA">
        <w:rPr>
          <w:rFonts w:ascii="Times New Roman" w:hAnsi="Times New Roman" w:cs="Times New Roman"/>
          <w:sz w:val="24"/>
          <w:lang w:val="es-CL"/>
        </w:rPr>
        <w:t xml:space="preserve">En este capítulo se presenta el proceso que se realizó para la creación del </w:t>
      </w:r>
      <w:proofErr w:type="spellStart"/>
      <w:r w:rsidR="00AC69FA">
        <w:rPr>
          <w:rFonts w:ascii="Times New Roman" w:hAnsi="Times New Roman" w:cs="Times New Roman"/>
          <w:sz w:val="24"/>
          <w:lang w:val="es-CL"/>
        </w:rPr>
        <w:t>dataset</w:t>
      </w:r>
      <w:proofErr w:type="spellEnd"/>
      <w:r w:rsidR="00AC69FA">
        <w:rPr>
          <w:rFonts w:ascii="Times New Roman" w:hAnsi="Times New Roman" w:cs="Times New Roman"/>
          <w:sz w:val="24"/>
          <w:lang w:val="es-CL"/>
        </w:rPr>
        <w:t xml:space="preserve">. </w:t>
      </w:r>
    </w:p>
    <w:p w14:paraId="3F982BDA" w14:textId="2AF65ED1" w:rsidR="00F56470" w:rsidRPr="00AC69FA" w:rsidRDefault="00F56470" w:rsidP="00CF3339">
      <w:pPr>
        <w:spacing w:line="360" w:lineRule="auto"/>
        <w:rPr>
          <w:rFonts w:ascii="Times New Roman" w:hAnsi="Times New Roman" w:cs="Times New Roman"/>
          <w:sz w:val="24"/>
          <w:lang w:val="es-CL"/>
        </w:rPr>
      </w:pPr>
      <w:r w:rsidRPr="0029509F">
        <w:rPr>
          <w:rFonts w:ascii="Times New Roman" w:hAnsi="Times New Roman" w:cs="Times New Roman"/>
          <w:b/>
          <w:sz w:val="24"/>
          <w:lang w:val="es-CL"/>
        </w:rPr>
        <w:t>Capítulo 5 Desarrollo de la Aplicación</w:t>
      </w:r>
      <w:r w:rsidR="004F0396" w:rsidRPr="0029509F">
        <w:rPr>
          <w:rFonts w:ascii="Times New Roman" w:hAnsi="Times New Roman" w:cs="Times New Roman"/>
          <w:b/>
          <w:sz w:val="24"/>
          <w:lang w:val="es-CL"/>
        </w:rPr>
        <w:t>:</w:t>
      </w:r>
      <w:r w:rsidR="00AC69FA">
        <w:rPr>
          <w:rFonts w:ascii="Times New Roman" w:hAnsi="Times New Roman" w:cs="Times New Roman"/>
          <w:b/>
          <w:sz w:val="24"/>
          <w:lang w:val="es-CL"/>
        </w:rPr>
        <w:t xml:space="preserve"> </w:t>
      </w:r>
      <w:r w:rsidR="00AC69FA">
        <w:rPr>
          <w:rFonts w:ascii="Times New Roman" w:hAnsi="Times New Roman" w:cs="Times New Roman"/>
          <w:sz w:val="24"/>
          <w:lang w:val="es-CL"/>
        </w:rPr>
        <w:t>En este capítulo se presentan los requerimientos del software y su diagrama de casos de uso.</w:t>
      </w:r>
    </w:p>
    <w:p w14:paraId="163B0E34" w14:textId="62B97F9A" w:rsidR="00F56470" w:rsidRDefault="00F56470" w:rsidP="00CF3339">
      <w:pPr>
        <w:spacing w:line="360" w:lineRule="auto"/>
        <w:rPr>
          <w:rFonts w:ascii="Times New Roman" w:hAnsi="Times New Roman" w:cs="Times New Roman"/>
          <w:sz w:val="24"/>
          <w:lang w:val="es-CL"/>
        </w:rPr>
      </w:pPr>
      <w:r w:rsidRPr="0029509F">
        <w:rPr>
          <w:rFonts w:ascii="Times New Roman" w:hAnsi="Times New Roman" w:cs="Times New Roman"/>
          <w:b/>
          <w:sz w:val="24"/>
          <w:lang w:val="es-CL"/>
        </w:rPr>
        <w:t>Capítulo 6 Uso de la Aplicación</w:t>
      </w:r>
      <w:r w:rsidR="004F0396" w:rsidRPr="0029509F">
        <w:rPr>
          <w:rFonts w:ascii="Times New Roman" w:hAnsi="Times New Roman" w:cs="Times New Roman"/>
          <w:b/>
          <w:sz w:val="24"/>
          <w:lang w:val="es-CL"/>
        </w:rPr>
        <w:t>:</w:t>
      </w:r>
      <w:r w:rsidR="00AC69FA">
        <w:rPr>
          <w:rFonts w:ascii="Times New Roman" w:hAnsi="Times New Roman" w:cs="Times New Roman"/>
          <w:sz w:val="24"/>
          <w:lang w:val="es-CL"/>
        </w:rPr>
        <w:t xml:space="preserve"> </w:t>
      </w:r>
      <w:r w:rsidR="003D43B4">
        <w:rPr>
          <w:rFonts w:ascii="Times New Roman" w:hAnsi="Times New Roman" w:cs="Times New Roman"/>
          <w:sz w:val="24"/>
          <w:lang w:val="es-CL"/>
        </w:rPr>
        <w:t>En este capítulo se presenta como se utiliza la aplicación desarrollada para aplicar diferentes técnicas de minería de opinión y de sistemas de recomendación.</w:t>
      </w:r>
    </w:p>
    <w:p w14:paraId="1AD9D36B" w14:textId="46E9FB9C" w:rsidR="003D43B4" w:rsidRPr="003D43B4" w:rsidRDefault="003D43B4" w:rsidP="00CF3339">
      <w:pPr>
        <w:spacing w:line="360" w:lineRule="auto"/>
        <w:rPr>
          <w:rFonts w:ascii="Times New Roman" w:hAnsi="Times New Roman" w:cs="Times New Roman"/>
          <w:b/>
          <w:sz w:val="24"/>
          <w:lang w:val="es-CL"/>
        </w:rPr>
      </w:pPr>
      <w:r w:rsidRPr="003D43B4">
        <w:rPr>
          <w:rFonts w:ascii="Times New Roman" w:hAnsi="Times New Roman" w:cs="Times New Roman"/>
          <w:b/>
          <w:sz w:val="24"/>
          <w:lang w:val="es-CL"/>
        </w:rPr>
        <w:t>Capítulo 7 Detalles de Implementación:</w:t>
      </w:r>
      <w:r>
        <w:rPr>
          <w:rFonts w:ascii="Times New Roman" w:hAnsi="Times New Roman" w:cs="Times New Roman"/>
          <w:b/>
          <w:sz w:val="24"/>
          <w:lang w:val="es-CL"/>
        </w:rPr>
        <w:t xml:space="preserve"> </w:t>
      </w:r>
      <w:r>
        <w:rPr>
          <w:rFonts w:ascii="Times New Roman" w:hAnsi="Times New Roman" w:cs="Times New Roman"/>
          <w:sz w:val="24"/>
          <w:lang w:val="es-CL"/>
        </w:rPr>
        <w:t>En es</w:t>
      </w:r>
      <w:r w:rsidR="005E188F">
        <w:rPr>
          <w:rFonts w:ascii="Times New Roman" w:hAnsi="Times New Roman" w:cs="Times New Roman"/>
          <w:sz w:val="24"/>
          <w:lang w:val="es-CL"/>
        </w:rPr>
        <w:t>te capítulo se presentan los detalles de implementación de los pasos realizados en este proyecto de título.</w:t>
      </w:r>
    </w:p>
    <w:p w14:paraId="7981F72A" w14:textId="6ADB5018" w:rsidR="00E719D3" w:rsidRPr="00AC69FA" w:rsidRDefault="00AC69FA" w:rsidP="00F56470">
      <w:pPr>
        <w:spacing w:line="360" w:lineRule="auto"/>
        <w:rPr>
          <w:rFonts w:ascii="Times New Roman" w:hAnsi="Times New Roman" w:cs="Times New Roman"/>
          <w:sz w:val="24"/>
          <w:lang w:val="es-CL"/>
        </w:rPr>
      </w:pPr>
      <w:r w:rsidRPr="00AC69FA">
        <w:rPr>
          <w:rFonts w:ascii="Times New Roman" w:hAnsi="Times New Roman" w:cs="Times New Roman"/>
          <w:b/>
          <w:sz w:val="24"/>
          <w:lang w:val="es-CL"/>
        </w:rPr>
        <w:t xml:space="preserve">Capítulo </w:t>
      </w:r>
      <w:r w:rsidR="003D43B4">
        <w:rPr>
          <w:rFonts w:ascii="Times New Roman" w:hAnsi="Times New Roman" w:cs="Times New Roman"/>
          <w:b/>
          <w:sz w:val="24"/>
          <w:lang w:val="es-CL"/>
        </w:rPr>
        <w:t>8</w:t>
      </w:r>
      <w:r w:rsidRPr="00AC69FA">
        <w:rPr>
          <w:rFonts w:ascii="Times New Roman" w:hAnsi="Times New Roman" w:cs="Times New Roman"/>
          <w:b/>
          <w:sz w:val="24"/>
          <w:lang w:val="es-CL"/>
        </w:rPr>
        <w:t xml:space="preserve"> Experimen</w:t>
      </w:r>
      <w:r w:rsidR="003D43B4">
        <w:rPr>
          <w:rFonts w:ascii="Times New Roman" w:hAnsi="Times New Roman" w:cs="Times New Roman"/>
          <w:b/>
          <w:sz w:val="24"/>
          <w:lang w:val="es-CL"/>
        </w:rPr>
        <w:t>to</w:t>
      </w:r>
      <w:r w:rsidRPr="00AC69FA">
        <w:rPr>
          <w:rFonts w:ascii="Times New Roman" w:hAnsi="Times New Roman" w:cs="Times New Roman"/>
          <w:b/>
          <w:sz w:val="24"/>
          <w:lang w:val="es-CL"/>
        </w:rPr>
        <w:t>:</w:t>
      </w:r>
      <w:r>
        <w:rPr>
          <w:rFonts w:ascii="Times New Roman" w:hAnsi="Times New Roman" w:cs="Times New Roman"/>
          <w:b/>
          <w:sz w:val="24"/>
          <w:lang w:val="es-CL"/>
        </w:rPr>
        <w:t xml:space="preserve"> </w:t>
      </w:r>
      <w:r>
        <w:rPr>
          <w:rFonts w:ascii="Times New Roman" w:hAnsi="Times New Roman" w:cs="Times New Roman"/>
          <w:sz w:val="24"/>
          <w:lang w:val="es-CL"/>
        </w:rPr>
        <w:t>En este capítulo se presenta el experimento realizado, con el análisis de los resultados obtenidos.</w:t>
      </w:r>
    </w:p>
    <w:p w14:paraId="4582FD86" w14:textId="63C1DD3E" w:rsidR="00AC69FA" w:rsidRPr="00AC69FA" w:rsidRDefault="00AC69FA" w:rsidP="00F56470">
      <w:pPr>
        <w:spacing w:line="360" w:lineRule="auto"/>
        <w:rPr>
          <w:rFonts w:ascii="Times New Roman" w:hAnsi="Times New Roman" w:cs="Times New Roman"/>
          <w:sz w:val="24"/>
          <w:lang w:val="es-CL"/>
        </w:rPr>
      </w:pPr>
      <w:r>
        <w:rPr>
          <w:rFonts w:ascii="Times New Roman" w:hAnsi="Times New Roman" w:cs="Times New Roman"/>
          <w:b/>
          <w:sz w:val="24"/>
          <w:lang w:val="es-CL"/>
        </w:rPr>
        <w:t xml:space="preserve">Capítulo </w:t>
      </w:r>
      <w:r w:rsidR="003D43B4">
        <w:rPr>
          <w:rFonts w:ascii="Times New Roman" w:hAnsi="Times New Roman" w:cs="Times New Roman"/>
          <w:b/>
          <w:sz w:val="24"/>
          <w:lang w:val="es-CL"/>
        </w:rPr>
        <w:t>9</w:t>
      </w:r>
      <w:r>
        <w:rPr>
          <w:rFonts w:ascii="Times New Roman" w:hAnsi="Times New Roman" w:cs="Times New Roman"/>
          <w:b/>
          <w:sz w:val="24"/>
          <w:lang w:val="es-CL"/>
        </w:rPr>
        <w:t xml:space="preserve"> Conclusiones: </w:t>
      </w:r>
      <w:r>
        <w:rPr>
          <w:rFonts w:ascii="Times New Roman" w:hAnsi="Times New Roman" w:cs="Times New Roman"/>
          <w:sz w:val="24"/>
          <w:lang w:val="es-CL"/>
        </w:rPr>
        <w:t>En este capítulo se presentan las conclusiones de este proyecto de título y el cumplimiento de los objetivos específicos.</w:t>
      </w:r>
    </w:p>
    <w:p w14:paraId="09F3F741" w14:textId="77777777" w:rsidR="00E719D3" w:rsidRDefault="00E719D3" w:rsidP="00F56470">
      <w:pPr>
        <w:spacing w:line="360" w:lineRule="auto"/>
        <w:rPr>
          <w:rFonts w:ascii="Times New Roman" w:hAnsi="Times New Roman" w:cs="Times New Roman"/>
          <w:sz w:val="24"/>
          <w:lang w:val="es-CL"/>
        </w:rPr>
      </w:pPr>
    </w:p>
    <w:p w14:paraId="6F6128CA" w14:textId="77777777" w:rsidR="00E719D3" w:rsidRDefault="00E719D3" w:rsidP="00F56470">
      <w:pPr>
        <w:spacing w:line="360" w:lineRule="auto"/>
        <w:rPr>
          <w:rFonts w:ascii="Times New Roman" w:hAnsi="Times New Roman" w:cs="Times New Roman"/>
          <w:sz w:val="24"/>
          <w:lang w:val="es-CL"/>
        </w:rPr>
      </w:pPr>
    </w:p>
    <w:p w14:paraId="2207944F" w14:textId="77777777" w:rsidR="00E719D3" w:rsidRPr="00323197" w:rsidRDefault="00E719D3" w:rsidP="00F56470">
      <w:pPr>
        <w:spacing w:line="360" w:lineRule="auto"/>
        <w:rPr>
          <w:rFonts w:ascii="Times New Roman" w:hAnsi="Times New Roman" w:cs="Times New Roman"/>
          <w:sz w:val="24"/>
          <w:lang w:val="es-CL"/>
        </w:rPr>
      </w:pPr>
    </w:p>
    <w:p w14:paraId="1CAD8BB2" w14:textId="77777777" w:rsidR="00A44C67" w:rsidRPr="00603AFD" w:rsidRDefault="00A44C67" w:rsidP="0069712A">
      <w:pPr>
        <w:pStyle w:val="Ttulo1"/>
      </w:pPr>
      <w:bookmarkStart w:id="14" w:name="_Toc503888634"/>
      <w:bookmarkStart w:id="15" w:name="_Toc511668858"/>
      <w:r w:rsidRPr="00603AFD">
        <w:t xml:space="preserve">Marco </w:t>
      </w:r>
      <w:r w:rsidR="0057696B" w:rsidRPr="00603AFD">
        <w:t>T</w:t>
      </w:r>
      <w:r w:rsidRPr="00603AFD">
        <w:t>eórico</w:t>
      </w:r>
      <w:bookmarkEnd w:id="14"/>
      <w:bookmarkEnd w:id="15"/>
    </w:p>
    <w:p w14:paraId="48D4FA6A" w14:textId="77777777" w:rsidR="00B445D1" w:rsidRPr="00603AFD" w:rsidRDefault="00B445D1" w:rsidP="00FB5B7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En este capítulo se presenta una explicación acerca de minería de texto, análisis de sentimiento y sistemas de recomendación.</w:t>
      </w:r>
    </w:p>
    <w:p w14:paraId="2D978AAD" w14:textId="77777777" w:rsidR="00571C32" w:rsidRDefault="003F0E3D" w:rsidP="00794A1E">
      <w:pPr>
        <w:pStyle w:val="Ttulo2"/>
      </w:pPr>
      <w:bookmarkStart w:id="16" w:name="_Toc503888635"/>
      <w:bookmarkStart w:id="17" w:name="_Toc511668859"/>
      <w:r w:rsidRPr="00603AFD">
        <w:t>Minería de Texto</w:t>
      </w:r>
      <w:bookmarkEnd w:id="16"/>
      <w:bookmarkEnd w:id="17"/>
    </w:p>
    <w:p w14:paraId="57A0CA9E" w14:textId="2943E27D" w:rsidR="004D1798" w:rsidRPr="00E341A7" w:rsidRDefault="00615CAF" w:rsidP="00794A1E">
      <w:pPr>
        <w:spacing w:line="360" w:lineRule="auto"/>
        <w:rPr>
          <w:rFonts w:ascii="Times New Roman" w:hAnsi="Times New Roman" w:cs="Times New Roman"/>
          <w:sz w:val="32"/>
          <w:lang w:val="es-CL"/>
        </w:rPr>
      </w:pPr>
      <w:r>
        <w:rPr>
          <w:rFonts w:ascii="Times New Roman" w:hAnsi="Times New Roman" w:cs="Times New Roman"/>
          <w:sz w:val="24"/>
        </w:rPr>
        <w:t>La</w:t>
      </w:r>
      <w:r w:rsidR="00D1199E">
        <w:rPr>
          <w:rFonts w:ascii="Times New Roman" w:hAnsi="Times New Roman" w:cs="Times New Roman"/>
          <w:sz w:val="24"/>
        </w:rPr>
        <w:t xml:space="preserve"> m</w:t>
      </w:r>
      <w:r w:rsidR="00FF0E5E" w:rsidRPr="00FF0E5E">
        <w:rPr>
          <w:rFonts w:ascii="Times New Roman" w:hAnsi="Times New Roman" w:cs="Times New Roman"/>
          <w:sz w:val="24"/>
        </w:rPr>
        <w:t xml:space="preserve">inería de texto </w:t>
      </w:r>
      <w:r w:rsidR="00FF0E5E">
        <w:rPr>
          <w:rFonts w:ascii="Times New Roman" w:hAnsi="Times New Roman" w:cs="Times New Roman"/>
          <w:sz w:val="24"/>
        </w:rPr>
        <w:t xml:space="preserve">se puede definir como la extracción de información útil de fuentes de información a través de la identificación y exploración de patrones interesantes  </w:t>
      </w:r>
      <w:r w:rsidR="00FF0E5E">
        <w:rPr>
          <w:rFonts w:ascii="Times New Roman" w:hAnsi="Times New Roman" w:cs="Times New Roman"/>
          <w:sz w:val="24"/>
        </w:rPr>
        <w:fldChar w:fldCharType="begin" w:fldLock="1"/>
      </w:r>
      <w:r>
        <w:rPr>
          <w:rFonts w:ascii="Times New Roman" w:hAnsi="Times New Roman" w:cs="Times New Roman"/>
          <w:sz w:val="24"/>
        </w:rPr>
        <w:instrText>ADDIN CSL_CITATION { "citationItems" : [ { "id" : "ITEM-1", "itemData" : { "DOI" : "10.1109/ICSESS.2015.7339149", "ISBN" : "978-1-4799-8352-0", "author" : [ { "dropping-particle" : "", "family" : "Zhang", "given" : "Yu", "non-dropping-particle" : "", "parse-names" : false, "suffix" : "" }, { "dropping-particle" : "", "family" : "Chen", "given" : "Mengdong", "non-dropping-particle" : "", "parse-names" : false, "suffix" : "" }, { "dropping-particle" : "", "family" : "Liu", "given" : "Lianzhong", "non-dropping-particle" : "", "parse-names" : false, "suffix" : "" } ], "container-title" : "2015 6th IEEE International Conference on Software Engineering and Service Science (ICSESS)", "id" : "ITEM-1", "issued" : { "date-parts" : [ [ "2015", "9" ] ] }, "page" : "681-685", "publisher" : "IEEE", "title" : "A review on text mining", "type" : "paper-conference" }, "uris" : [ "http://www.mendeley.com/documents/?uuid=aa441645-f044-3ccc-baea-5111965719ec" ] } ], "mendeley" : { "formattedCitation" : "(Zhang, Chen, &amp; Liu, 2015)", "plainTextFormattedCitation" : "(Zhang, Chen, &amp; Liu, 2015)", "previouslyFormattedCitation" : "(Zhang, Chen, &amp; Liu, 2015)" }, "properties" : { "noteIndex" : 0 }, "schema" : "https://github.com/citation-style-language/schema/raw/master/csl-citation.json" }</w:instrText>
      </w:r>
      <w:r w:rsidR="00FF0E5E">
        <w:rPr>
          <w:rFonts w:ascii="Times New Roman" w:hAnsi="Times New Roman" w:cs="Times New Roman"/>
          <w:sz w:val="24"/>
        </w:rPr>
        <w:fldChar w:fldCharType="separate"/>
      </w:r>
      <w:r w:rsidR="00FF0E5E" w:rsidRPr="00FF0E5E">
        <w:rPr>
          <w:rFonts w:ascii="Times New Roman" w:hAnsi="Times New Roman" w:cs="Times New Roman"/>
          <w:noProof/>
          <w:sz w:val="24"/>
        </w:rPr>
        <w:t>(Zhang, Chen, &amp; Liu, 2015)</w:t>
      </w:r>
      <w:r w:rsidR="00FF0E5E">
        <w:rPr>
          <w:rFonts w:ascii="Times New Roman" w:hAnsi="Times New Roman" w:cs="Times New Roman"/>
          <w:sz w:val="24"/>
        </w:rPr>
        <w:fldChar w:fldCharType="end"/>
      </w:r>
      <w:r w:rsidR="00FF0E5E">
        <w:rPr>
          <w:rFonts w:ascii="Times New Roman" w:hAnsi="Times New Roman" w:cs="Times New Roman"/>
          <w:sz w:val="24"/>
        </w:rPr>
        <w:t>.</w:t>
      </w:r>
      <w:r w:rsidR="00D1199E">
        <w:rPr>
          <w:rFonts w:ascii="Times New Roman" w:hAnsi="Times New Roman" w:cs="Times New Roman"/>
          <w:sz w:val="24"/>
        </w:rPr>
        <w:t xml:space="preserve"> </w:t>
      </w:r>
      <w:r w:rsidR="00E341A7" w:rsidRPr="00E341A7">
        <w:rPr>
          <w:rFonts w:ascii="Times New Roman" w:hAnsi="Times New Roman" w:cs="Times New Roman"/>
          <w:sz w:val="24"/>
        </w:rPr>
        <w:t xml:space="preserve">Esta área de investigación abarca </w:t>
      </w:r>
      <w:r w:rsidR="00E341A7">
        <w:rPr>
          <w:rFonts w:ascii="Times New Roman" w:hAnsi="Times New Roman" w:cs="Times New Roman"/>
          <w:sz w:val="24"/>
        </w:rPr>
        <w:t>otras áreas</w:t>
      </w:r>
      <w:r w:rsidR="00E341A7" w:rsidRPr="00E341A7">
        <w:rPr>
          <w:rFonts w:ascii="Times New Roman" w:hAnsi="Times New Roman" w:cs="Times New Roman"/>
          <w:sz w:val="24"/>
        </w:rPr>
        <w:t xml:space="preserve"> como procesamiento del lenguaje natural, </w:t>
      </w:r>
      <w:r w:rsidR="00E341A7">
        <w:rPr>
          <w:rFonts w:ascii="Times New Roman" w:hAnsi="Times New Roman" w:cs="Times New Roman"/>
          <w:sz w:val="24"/>
        </w:rPr>
        <w:t>aprendizaje automático, recuperación</w:t>
      </w:r>
      <w:r w:rsidR="00E341A7" w:rsidRPr="00E341A7">
        <w:rPr>
          <w:rFonts w:ascii="Times New Roman" w:hAnsi="Times New Roman" w:cs="Times New Roman"/>
          <w:sz w:val="24"/>
        </w:rPr>
        <w:t xml:space="preserve"> de la información, entre otros</w:t>
      </w:r>
      <w:r w:rsidR="00E341A7">
        <w:rPr>
          <w:rFonts w:ascii="Times New Roman" w:hAnsi="Times New Roman" w:cs="Times New Roman"/>
          <w:sz w:val="24"/>
        </w:rPr>
        <w:t>.</w:t>
      </w:r>
      <w:r w:rsidR="00E341A7">
        <w:rPr>
          <w:rFonts w:ascii="Times New Roman" w:hAnsi="Times New Roman" w:cs="Times New Roman"/>
          <w:sz w:val="32"/>
          <w:lang w:val="es-CL"/>
        </w:rPr>
        <w:t xml:space="preserve"> </w:t>
      </w:r>
      <w:r w:rsidR="00D1199E">
        <w:rPr>
          <w:rFonts w:ascii="Times New Roman" w:hAnsi="Times New Roman" w:cs="Times New Roman"/>
          <w:sz w:val="24"/>
        </w:rPr>
        <w:t xml:space="preserve">A diferencia de la minería de datos, en la cual la fuente de información son bases de datos </w:t>
      </w:r>
      <w:r w:rsidR="00F06B8F">
        <w:rPr>
          <w:rFonts w:ascii="Times New Roman" w:hAnsi="Times New Roman" w:cs="Times New Roman"/>
          <w:sz w:val="24"/>
        </w:rPr>
        <w:t xml:space="preserve">con información </w:t>
      </w:r>
      <w:r w:rsidR="00D1199E">
        <w:rPr>
          <w:rFonts w:ascii="Times New Roman" w:hAnsi="Times New Roman" w:cs="Times New Roman"/>
          <w:sz w:val="24"/>
        </w:rPr>
        <w:t xml:space="preserve">estructurada, en la minería de texto la fuente de información son conjuntos de documentos de texto no estructurado. </w:t>
      </w:r>
    </w:p>
    <w:p w14:paraId="170A3791" w14:textId="6D10FAB7" w:rsidR="00D1199E" w:rsidRDefault="00D1199E" w:rsidP="00794A1E">
      <w:pPr>
        <w:spacing w:line="360" w:lineRule="auto"/>
        <w:rPr>
          <w:rFonts w:ascii="Times New Roman" w:hAnsi="Times New Roman" w:cs="Times New Roman"/>
          <w:sz w:val="24"/>
        </w:rPr>
      </w:pPr>
      <w:r>
        <w:rPr>
          <w:rFonts w:ascii="Times New Roman" w:hAnsi="Times New Roman" w:cs="Times New Roman"/>
          <w:sz w:val="24"/>
        </w:rPr>
        <w:t>La minería de texto ha sido influenciada por la minería de datos y por lo mismo ambas áreas poseen similitudes</w:t>
      </w:r>
      <w:r w:rsidR="00615CAF">
        <w:rPr>
          <w:rFonts w:ascii="Times New Roman" w:hAnsi="Times New Roman" w:cs="Times New Roman"/>
          <w:sz w:val="24"/>
        </w:rPr>
        <w:t xml:space="preserve"> </w:t>
      </w:r>
      <w:r w:rsidR="00615CAF">
        <w:rPr>
          <w:rFonts w:ascii="Times New Roman" w:hAnsi="Times New Roman" w:cs="Times New Roman"/>
          <w:sz w:val="24"/>
        </w:rPr>
        <w:fldChar w:fldCharType="begin" w:fldLock="1"/>
      </w:r>
      <w:r w:rsidR="005516B1">
        <w:rPr>
          <w:rFonts w:ascii="Times New Roman" w:hAnsi="Times New Roman" w:cs="Times New Roman"/>
          <w:sz w:val="24"/>
        </w:rPr>
        <w:instrText>ADDIN CSL_CITATION { "citationItems" : [ { "id" : "ITEM-1", "itemData" : { "DOI" : "10.1109/ICSESS.2015.7339149", "ISBN" : "978-1-4799-8352-0", "author" : [ { "dropping-particle" : "", "family" : "Zhang", "given" : "Yu", "non-dropping-particle" : "", "parse-names" : false, "suffix" : "" }, { "dropping-particle" : "", "family" : "Chen", "given" : "Mengdong", "non-dropping-particle" : "", "parse-names" : false, "suffix" : "" }, { "dropping-particle" : "", "family" : "Liu", "given" : "Lianzhong", "non-dropping-particle" : "", "parse-names" : false, "suffix" : "" } ], "container-title" : "2015 6th IEEE International Conference on Software Engineering and Service Science (ICSESS)", "id" : "ITEM-1", "issued" : { "date-parts" : [ [ "2015", "9" ] ] }, "page" : "681-685", "publisher" : "IEEE", "title" : "A review on text mining", "type" : "paper-conference" }, "uris" : [ "http://www.mendeley.com/documents/?uuid=aa441645-f044-3ccc-baea-5111965719ec" ] } ], "mendeley" : { "formattedCitation" : "(Zhang et al., 2015)", "plainTextFormattedCitation" : "(Zhang et al., 2015)", "previouslyFormattedCitation" : "(Zhang et al., 2015)" }, "properties" : { "noteIndex" : 0 }, "schema" : "https://github.com/citation-style-language/schema/raw/master/csl-citation.json" }</w:instrText>
      </w:r>
      <w:r w:rsidR="00615CAF">
        <w:rPr>
          <w:rFonts w:ascii="Times New Roman" w:hAnsi="Times New Roman" w:cs="Times New Roman"/>
          <w:sz w:val="24"/>
        </w:rPr>
        <w:fldChar w:fldCharType="separate"/>
      </w:r>
      <w:r w:rsidR="00615CAF" w:rsidRPr="00615CAF">
        <w:rPr>
          <w:rFonts w:ascii="Times New Roman" w:hAnsi="Times New Roman" w:cs="Times New Roman"/>
          <w:noProof/>
          <w:sz w:val="24"/>
        </w:rPr>
        <w:t>(Zhang et al., 2015)</w:t>
      </w:r>
      <w:r w:rsidR="00615CAF">
        <w:rPr>
          <w:rFonts w:ascii="Times New Roman" w:hAnsi="Times New Roman" w:cs="Times New Roman"/>
          <w:sz w:val="24"/>
        </w:rPr>
        <w:fldChar w:fldCharType="end"/>
      </w:r>
      <w:r>
        <w:rPr>
          <w:rFonts w:ascii="Times New Roman" w:hAnsi="Times New Roman" w:cs="Times New Roman"/>
          <w:sz w:val="24"/>
        </w:rPr>
        <w:t xml:space="preserve">. Por ejemplo, </w:t>
      </w:r>
      <w:r w:rsidR="00615CAF">
        <w:rPr>
          <w:rFonts w:ascii="Times New Roman" w:hAnsi="Times New Roman" w:cs="Times New Roman"/>
          <w:sz w:val="24"/>
        </w:rPr>
        <w:t xml:space="preserve">ambas áreas pueden utilizar métodos de pre procesamiento de datos, algoritmos para el descubrimiento de patrones y métodos para presentar estos patrones. </w:t>
      </w:r>
    </w:p>
    <w:p w14:paraId="0391A86F" w14:textId="2BE35484" w:rsidR="005516B1" w:rsidRDefault="005516B1" w:rsidP="00794A1E">
      <w:pPr>
        <w:spacing w:line="360" w:lineRule="auto"/>
        <w:rPr>
          <w:rFonts w:ascii="Times New Roman" w:hAnsi="Times New Roman" w:cs="Times New Roman"/>
          <w:sz w:val="24"/>
        </w:rPr>
      </w:pPr>
      <w:r>
        <w:rPr>
          <w:rFonts w:ascii="Times New Roman" w:hAnsi="Times New Roman" w:cs="Times New Roman"/>
          <w:sz w:val="24"/>
        </w:rPr>
        <w:t xml:space="preserve">El proceso general para aplicar minería de texto se puede dividir en 4 </w:t>
      </w:r>
      <w:r w:rsidR="005637F6">
        <w:rPr>
          <w:rFonts w:ascii="Times New Roman" w:hAnsi="Times New Roman" w:cs="Times New Roman"/>
          <w:sz w:val="24"/>
        </w:rPr>
        <w:t>fases</w:t>
      </w:r>
      <w:r w:rsidR="00232522">
        <w:rPr>
          <w:rFonts w:ascii="Times New Roman" w:hAnsi="Times New Roman" w:cs="Times New Roman"/>
          <w:sz w:val="24"/>
        </w:rPr>
        <w:t xml:space="preserve"> </w:t>
      </w:r>
      <w:r w:rsidR="00232522">
        <w:rPr>
          <w:rFonts w:ascii="Times New Roman" w:hAnsi="Times New Roman" w:cs="Times New Roman"/>
          <w:sz w:val="24"/>
        </w:rPr>
        <w:fldChar w:fldCharType="begin" w:fldLock="1"/>
      </w:r>
      <w:r w:rsidR="00F14893">
        <w:rPr>
          <w:rFonts w:ascii="Times New Roman" w:hAnsi="Times New Roman" w:cs="Times New Roman"/>
          <w:sz w:val="24"/>
        </w:rPr>
        <w:instrText>ADDIN CSL_CITATION { "citationItems" : [ { "id" : "ITEM-1", "itemData" : { "author" : [ { "dropping-particle" : "", "family" : "Feldman", "given" : "Ronen", "non-dropping-particle" : "", "parse-names" : false, "suffix" : "" }, { "dropping-particle" : "", "family" : "Sanger", "given" : "James", "non-dropping-particle" : "", "parse-names" : false, "suffix" : "" } ], "id" : "ITEM-1", "issued" : { "date-parts" : [ [ "2006" ] ] }, "title" : "Text Mining Handbook", "type" : "book" }, "uris" : [ "http://www.mendeley.com/documents/?uuid=81654a4a-19b6-34ff-a59a-7ee457c802bf" ] } ], "mendeley" : { "formattedCitation" : "(Feldman &amp; Sanger, 2006)", "plainTextFormattedCitation" : "(Feldman &amp; Sanger, 2006)", "previouslyFormattedCitation" : "(Feldman &amp; Sanger, 2006)" }, "properties" : { "noteIndex" : 0 }, "schema" : "https://github.com/citation-style-language/schema/raw/master/csl-citation.json" }</w:instrText>
      </w:r>
      <w:r w:rsidR="00232522">
        <w:rPr>
          <w:rFonts w:ascii="Times New Roman" w:hAnsi="Times New Roman" w:cs="Times New Roman"/>
          <w:sz w:val="24"/>
        </w:rPr>
        <w:fldChar w:fldCharType="separate"/>
      </w:r>
      <w:r w:rsidR="00232522" w:rsidRPr="005516B1">
        <w:rPr>
          <w:rFonts w:ascii="Times New Roman" w:hAnsi="Times New Roman" w:cs="Times New Roman"/>
          <w:noProof/>
          <w:sz w:val="24"/>
        </w:rPr>
        <w:t>(Feldman &amp; Sanger, 2006)</w:t>
      </w:r>
      <w:r w:rsidR="00232522">
        <w:rPr>
          <w:rFonts w:ascii="Times New Roman" w:hAnsi="Times New Roman" w:cs="Times New Roman"/>
          <w:sz w:val="24"/>
        </w:rPr>
        <w:fldChar w:fldCharType="end"/>
      </w:r>
      <w:r>
        <w:rPr>
          <w:rFonts w:ascii="Times New Roman" w:hAnsi="Times New Roman" w:cs="Times New Roman"/>
          <w:sz w:val="24"/>
        </w:rPr>
        <w:t>, las cuales se explican a continuaci</w:t>
      </w:r>
      <w:r w:rsidR="00232522">
        <w:rPr>
          <w:rFonts w:ascii="Times New Roman" w:hAnsi="Times New Roman" w:cs="Times New Roman"/>
          <w:sz w:val="24"/>
        </w:rPr>
        <w:t>ón:</w:t>
      </w:r>
    </w:p>
    <w:p w14:paraId="051D4587" w14:textId="6A8474E0" w:rsidR="005637F6" w:rsidRPr="002828DE" w:rsidRDefault="00232522" w:rsidP="00794A1E">
      <w:pPr>
        <w:pStyle w:val="Prrafodelista"/>
        <w:numPr>
          <w:ilvl w:val="0"/>
          <w:numId w:val="17"/>
        </w:numPr>
        <w:spacing w:line="360" w:lineRule="auto"/>
        <w:rPr>
          <w:rFonts w:ascii="Times New Roman" w:hAnsi="Times New Roman" w:cs="Times New Roman"/>
          <w:b/>
          <w:sz w:val="24"/>
        </w:rPr>
      </w:pPr>
      <w:r w:rsidRPr="00232522">
        <w:rPr>
          <w:rFonts w:ascii="Times New Roman" w:hAnsi="Times New Roman" w:cs="Times New Roman"/>
          <w:b/>
          <w:sz w:val="24"/>
        </w:rPr>
        <w:t>Pre procesamiento:</w:t>
      </w:r>
      <w:r w:rsidR="005637F6">
        <w:rPr>
          <w:rFonts w:ascii="Times New Roman" w:hAnsi="Times New Roman" w:cs="Times New Roman"/>
          <w:b/>
          <w:sz w:val="24"/>
        </w:rPr>
        <w:t xml:space="preserve"> </w:t>
      </w:r>
      <w:r w:rsidR="005637F6">
        <w:rPr>
          <w:rFonts w:ascii="Times New Roman" w:hAnsi="Times New Roman" w:cs="Times New Roman"/>
          <w:sz w:val="24"/>
        </w:rPr>
        <w:t>Esta fase incluye todos los algoritmos y técnicas para preparar los datos</w:t>
      </w:r>
      <w:r w:rsidR="00F14893">
        <w:rPr>
          <w:rFonts w:ascii="Times New Roman" w:hAnsi="Times New Roman" w:cs="Times New Roman"/>
          <w:sz w:val="24"/>
        </w:rPr>
        <w:t xml:space="preserve"> antes de aplicar algoritmos para el descubrimiento de patrones</w:t>
      </w:r>
      <w:r w:rsidR="005637F6">
        <w:rPr>
          <w:rFonts w:ascii="Times New Roman" w:hAnsi="Times New Roman" w:cs="Times New Roman"/>
          <w:sz w:val="24"/>
        </w:rPr>
        <w:t>.</w:t>
      </w:r>
      <w:r w:rsidR="00F14893">
        <w:rPr>
          <w:rFonts w:ascii="Times New Roman" w:hAnsi="Times New Roman" w:cs="Times New Roman"/>
          <w:sz w:val="24"/>
        </w:rPr>
        <w:t xml:space="preserve"> Generalmente, la fase de pre procesamiento </w:t>
      </w:r>
      <w:r w:rsidR="00D23AFA">
        <w:rPr>
          <w:rFonts w:ascii="Times New Roman" w:hAnsi="Times New Roman" w:cs="Times New Roman"/>
          <w:sz w:val="24"/>
        </w:rPr>
        <w:t>convierte</w:t>
      </w:r>
      <w:r w:rsidR="00F14893">
        <w:rPr>
          <w:rFonts w:ascii="Times New Roman" w:hAnsi="Times New Roman" w:cs="Times New Roman"/>
          <w:sz w:val="24"/>
        </w:rPr>
        <w:t xml:space="preserve"> la representación d</w:t>
      </w:r>
      <w:r w:rsidR="002D2022">
        <w:rPr>
          <w:rFonts w:ascii="Times New Roman" w:hAnsi="Times New Roman" w:cs="Times New Roman"/>
          <w:sz w:val="24"/>
        </w:rPr>
        <w:t>el texto</w:t>
      </w:r>
      <w:r w:rsidR="00F14893" w:rsidRPr="00851117">
        <w:rPr>
          <w:rFonts w:ascii="Times New Roman" w:hAnsi="Times New Roman" w:cs="Times New Roman"/>
          <w:sz w:val="24"/>
        </w:rPr>
        <w:t xml:space="preserve"> que se encuentra en el conjunto de documentos </w:t>
      </w:r>
      <w:r w:rsidR="00F14893" w:rsidRPr="00851117">
        <w:rPr>
          <w:rFonts w:ascii="Times New Roman" w:hAnsi="Times New Roman" w:cs="Times New Roman"/>
          <w:sz w:val="24"/>
        </w:rPr>
        <w:fldChar w:fldCharType="begin" w:fldLock="1"/>
      </w:r>
      <w:r w:rsidR="00F22417">
        <w:rPr>
          <w:rFonts w:ascii="Times New Roman" w:hAnsi="Times New Roman" w:cs="Times New Roman"/>
          <w:sz w:val="24"/>
        </w:rPr>
        <w:instrText>ADDIN CSL_CITATION { "citationItems" : [ { "id" : "ITEM-1", "itemData" : { "author" : [ { "dropping-particle" : "", "family" : "Feldman", "given" : "Ronen", "non-dropping-particle" : "", "parse-names" : false, "suffix" : "" }, { "dropping-particle" : "", "family" : "Sanger", "given" : "James", "non-dropping-particle" : "", "parse-names" : false, "suffix" : "" } ], "id" : "ITEM-1", "issued" : { "date-parts" : [ [ "2006" ] ] }, "title" : "Text Mining Handbook", "type" : "book" }, "uris" : [ "http://www.mendeley.com/documents/?uuid=81654a4a-19b6-34ff-a59a-7ee457c802bf" ] } ], "mendeley" : { "formattedCitation" : "(Feldman &amp; Sanger, 2006)", "plainTextFormattedCitation" : "(Feldman &amp; Sanger, 2006)", "previouslyFormattedCitation" : "(Feldman &amp; Sanger, 2006)" }, "properties" : { "noteIndex" : 0 }, "schema" : "https://github.com/citation-style-language/schema/raw/master/csl-citation.json" }</w:instrText>
      </w:r>
      <w:r w:rsidR="00F14893" w:rsidRPr="00851117">
        <w:rPr>
          <w:rFonts w:ascii="Times New Roman" w:hAnsi="Times New Roman" w:cs="Times New Roman"/>
          <w:sz w:val="24"/>
        </w:rPr>
        <w:fldChar w:fldCharType="separate"/>
      </w:r>
      <w:r w:rsidR="00F14893" w:rsidRPr="00851117">
        <w:rPr>
          <w:rFonts w:ascii="Times New Roman" w:hAnsi="Times New Roman" w:cs="Times New Roman"/>
          <w:noProof/>
          <w:sz w:val="24"/>
        </w:rPr>
        <w:t>(Feldman &amp; Sanger, 2006)</w:t>
      </w:r>
      <w:r w:rsidR="00F14893" w:rsidRPr="00851117">
        <w:rPr>
          <w:rFonts w:ascii="Times New Roman" w:hAnsi="Times New Roman" w:cs="Times New Roman"/>
          <w:sz w:val="24"/>
        </w:rPr>
        <w:fldChar w:fldCharType="end"/>
      </w:r>
      <w:r w:rsidR="00F14893" w:rsidRPr="00851117">
        <w:rPr>
          <w:rFonts w:ascii="Times New Roman" w:hAnsi="Times New Roman" w:cs="Times New Roman"/>
          <w:sz w:val="24"/>
        </w:rPr>
        <w:t>.</w:t>
      </w:r>
      <w:r w:rsidR="0050242B">
        <w:rPr>
          <w:rFonts w:ascii="Times New Roman" w:hAnsi="Times New Roman" w:cs="Times New Roman"/>
          <w:sz w:val="24"/>
        </w:rPr>
        <w:t xml:space="preserve"> En el punto 2.1.1 se explican algunas técnicas comúnmente utilizadas en esta fase.</w:t>
      </w:r>
    </w:p>
    <w:p w14:paraId="56BB198A" w14:textId="77777777" w:rsidR="002828DE" w:rsidRPr="00851117" w:rsidRDefault="002828DE" w:rsidP="00794A1E">
      <w:pPr>
        <w:pStyle w:val="Prrafodelista"/>
        <w:spacing w:line="360" w:lineRule="auto"/>
        <w:rPr>
          <w:rFonts w:ascii="Times New Roman" w:hAnsi="Times New Roman" w:cs="Times New Roman"/>
          <w:b/>
          <w:sz w:val="24"/>
        </w:rPr>
      </w:pPr>
    </w:p>
    <w:p w14:paraId="31DB468F" w14:textId="6559DEC7" w:rsidR="004F0B96" w:rsidRPr="004F0B96" w:rsidRDefault="00E77E99" w:rsidP="00794A1E">
      <w:pPr>
        <w:pStyle w:val="Prrafodelista"/>
        <w:numPr>
          <w:ilvl w:val="0"/>
          <w:numId w:val="17"/>
        </w:numPr>
        <w:spacing w:line="360" w:lineRule="auto"/>
        <w:rPr>
          <w:rFonts w:ascii="Times New Roman" w:hAnsi="Times New Roman" w:cs="Times New Roman"/>
          <w:b/>
          <w:sz w:val="24"/>
        </w:rPr>
      </w:pPr>
      <w:r w:rsidRPr="00851117">
        <w:rPr>
          <w:rFonts w:ascii="Times New Roman" w:hAnsi="Times New Roman" w:cs="Times New Roman"/>
          <w:b/>
          <w:sz w:val="24"/>
        </w:rPr>
        <w:t>Operacion</w:t>
      </w:r>
      <w:r>
        <w:rPr>
          <w:rFonts w:ascii="Times New Roman" w:hAnsi="Times New Roman" w:cs="Times New Roman"/>
          <w:b/>
          <w:sz w:val="24"/>
        </w:rPr>
        <w:t>es</w:t>
      </w:r>
      <w:r w:rsidR="00851117" w:rsidRPr="00851117">
        <w:rPr>
          <w:rFonts w:ascii="Times New Roman" w:hAnsi="Times New Roman" w:cs="Times New Roman"/>
          <w:b/>
          <w:sz w:val="24"/>
        </w:rPr>
        <w:t xml:space="preserve"> de minería</w:t>
      </w:r>
      <w:r w:rsidR="00232522" w:rsidRPr="00851117">
        <w:rPr>
          <w:rFonts w:ascii="Times New Roman" w:hAnsi="Times New Roman" w:cs="Times New Roman"/>
          <w:b/>
          <w:sz w:val="24"/>
        </w:rPr>
        <w:t xml:space="preserve">: </w:t>
      </w:r>
      <w:r w:rsidR="00B6765B" w:rsidRPr="00851117">
        <w:rPr>
          <w:rFonts w:ascii="Times New Roman" w:hAnsi="Times New Roman" w:cs="Times New Roman"/>
          <w:sz w:val="24"/>
        </w:rPr>
        <w:t>Es la fase principal de la minería de texto</w:t>
      </w:r>
      <w:r w:rsidR="00A739A7">
        <w:rPr>
          <w:rFonts w:ascii="Times New Roman" w:hAnsi="Times New Roman" w:cs="Times New Roman"/>
          <w:sz w:val="24"/>
        </w:rPr>
        <w:t xml:space="preserve"> la cual incluye la aplicación de algoritmos para el descubrimiento de patrones, análisis de tendencia, entre otros.</w:t>
      </w:r>
    </w:p>
    <w:p w14:paraId="4E1FB7CE" w14:textId="77777777" w:rsidR="004F0B96" w:rsidRPr="004F0B96" w:rsidRDefault="004F0B96" w:rsidP="00794A1E">
      <w:pPr>
        <w:pStyle w:val="Prrafodelista"/>
        <w:spacing w:line="360" w:lineRule="auto"/>
        <w:rPr>
          <w:rFonts w:ascii="Times New Roman" w:hAnsi="Times New Roman" w:cs="Times New Roman"/>
          <w:b/>
          <w:sz w:val="24"/>
        </w:rPr>
      </w:pPr>
    </w:p>
    <w:p w14:paraId="007C0404" w14:textId="57BCFF0E" w:rsidR="00232522" w:rsidRPr="002828DE" w:rsidRDefault="00232522" w:rsidP="00794A1E">
      <w:pPr>
        <w:pStyle w:val="Prrafodelista"/>
        <w:numPr>
          <w:ilvl w:val="0"/>
          <w:numId w:val="17"/>
        </w:numPr>
        <w:spacing w:line="360" w:lineRule="auto"/>
        <w:rPr>
          <w:rFonts w:ascii="Times New Roman" w:hAnsi="Times New Roman" w:cs="Times New Roman"/>
          <w:b/>
          <w:sz w:val="24"/>
        </w:rPr>
      </w:pPr>
      <w:r w:rsidRPr="00851117">
        <w:rPr>
          <w:rFonts w:ascii="Times New Roman" w:hAnsi="Times New Roman" w:cs="Times New Roman"/>
          <w:b/>
          <w:sz w:val="24"/>
        </w:rPr>
        <w:t>Capa de presentación</w:t>
      </w:r>
      <w:r w:rsidRPr="00232522">
        <w:rPr>
          <w:rFonts w:ascii="Times New Roman" w:hAnsi="Times New Roman" w:cs="Times New Roman"/>
          <w:b/>
          <w:sz w:val="24"/>
        </w:rPr>
        <w:t>:</w:t>
      </w:r>
      <w:r w:rsidR="00A739A7">
        <w:rPr>
          <w:rFonts w:ascii="Times New Roman" w:hAnsi="Times New Roman" w:cs="Times New Roman"/>
          <w:b/>
          <w:sz w:val="24"/>
        </w:rPr>
        <w:t xml:space="preserve"> </w:t>
      </w:r>
      <w:r w:rsidR="002828DE">
        <w:rPr>
          <w:rFonts w:ascii="Times New Roman" w:hAnsi="Times New Roman" w:cs="Times New Roman"/>
          <w:sz w:val="24"/>
        </w:rPr>
        <w:t>Se pueden utilizar diversas herramientas para facilitar la exploración y análisis de la información extraída.</w:t>
      </w:r>
    </w:p>
    <w:p w14:paraId="1E32C4D8" w14:textId="77777777" w:rsidR="002828DE" w:rsidRPr="00232522" w:rsidRDefault="002828DE" w:rsidP="00794A1E">
      <w:pPr>
        <w:pStyle w:val="Prrafodelista"/>
        <w:spacing w:line="360" w:lineRule="auto"/>
        <w:rPr>
          <w:rFonts w:ascii="Times New Roman" w:hAnsi="Times New Roman" w:cs="Times New Roman"/>
          <w:b/>
          <w:sz w:val="24"/>
        </w:rPr>
      </w:pPr>
    </w:p>
    <w:p w14:paraId="08F44019" w14:textId="76D244AF" w:rsidR="00232522" w:rsidRPr="00901261" w:rsidRDefault="00232522" w:rsidP="00794A1E">
      <w:pPr>
        <w:pStyle w:val="Prrafodelista"/>
        <w:numPr>
          <w:ilvl w:val="0"/>
          <w:numId w:val="17"/>
        </w:numPr>
        <w:spacing w:line="360" w:lineRule="auto"/>
        <w:rPr>
          <w:rFonts w:ascii="Times New Roman" w:hAnsi="Times New Roman" w:cs="Times New Roman"/>
          <w:b/>
          <w:sz w:val="24"/>
        </w:rPr>
      </w:pPr>
      <w:r w:rsidRPr="00232522">
        <w:rPr>
          <w:rFonts w:ascii="Times New Roman" w:hAnsi="Times New Roman" w:cs="Times New Roman"/>
          <w:b/>
          <w:sz w:val="24"/>
        </w:rPr>
        <w:t>Post procesamiento:</w:t>
      </w:r>
      <w:r w:rsidR="002828DE">
        <w:rPr>
          <w:rFonts w:ascii="Times New Roman" w:hAnsi="Times New Roman" w:cs="Times New Roman"/>
          <w:b/>
          <w:sz w:val="24"/>
        </w:rPr>
        <w:t xml:space="preserve"> </w:t>
      </w:r>
      <w:r w:rsidR="0026642F">
        <w:rPr>
          <w:rFonts w:ascii="Times New Roman" w:hAnsi="Times New Roman" w:cs="Times New Roman"/>
          <w:sz w:val="24"/>
        </w:rPr>
        <w:t>En esta fase se aplican métodos para</w:t>
      </w:r>
      <w:r w:rsidR="004F0B96">
        <w:rPr>
          <w:rFonts w:ascii="Times New Roman" w:hAnsi="Times New Roman" w:cs="Times New Roman"/>
          <w:sz w:val="24"/>
        </w:rPr>
        <w:t xml:space="preserve"> evaluar el proceso realizado y</w:t>
      </w:r>
      <w:r w:rsidR="0026642F">
        <w:rPr>
          <w:rFonts w:ascii="Times New Roman" w:hAnsi="Times New Roman" w:cs="Times New Roman"/>
          <w:sz w:val="24"/>
        </w:rPr>
        <w:t xml:space="preserve"> </w:t>
      </w:r>
      <w:r w:rsidR="004F0B96">
        <w:rPr>
          <w:rFonts w:ascii="Times New Roman" w:hAnsi="Times New Roman" w:cs="Times New Roman"/>
          <w:sz w:val="24"/>
        </w:rPr>
        <w:t xml:space="preserve">eliminar información redundante. </w:t>
      </w:r>
      <w:r w:rsidR="00901261">
        <w:rPr>
          <w:rFonts w:ascii="Times New Roman" w:hAnsi="Times New Roman" w:cs="Times New Roman"/>
          <w:sz w:val="24"/>
        </w:rPr>
        <w:t xml:space="preserve">Por ejemplo, si se han utilizado algoritmos de aprendizaje automático como arboles de decisión, puede que sea necesario realizar una poda. </w:t>
      </w:r>
    </w:p>
    <w:p w14:paraId="0D73C552" w14:textId="77777777" w:rsidR="00901261" w:rsidRPr="00901261" w:rsidRDefault="00901261" w:rsidP="00794A1E">
      <w:pPr>
        <w:pStyle w:val="Prrafodelista"/>
        <w:spacing w:line="360" w:lineRule="auto"/>
        <w:rPr>
          <w:rFonts w:ascii="Times New Roman" w:hAnsi="Times New Roman" w:cs="Times New Roman"/>
          <w:b/>
          <w:sz w:val="24"/>
        </w:rPr>
      </w:pPr>
    </w:p>
    <w:p w14:paraId="2C548E5B" w14:textId="2419995D" w:rsidR="00E341A7" w:rsidRDefault="004E496A" w:rsidP="0050242B">
      <w:pPr>
        <w:spacing w:line="360" w:lineRule="auto"/>
        <w:rPr>
          <w:rFonts w:ascii="Times New Roman" w:hAnsi="Times New Roman" w:cs="Times New Roman"/>
          <w:sz w:val="24"/>
        </w:rPr>
      </w:pPr>
      <w:r>
        <w:rPr>
          <w:rFonts w:ascii="Times New Roman" w:hAnsi="Times New Roman" w:cs="Times New Roman"/>
          <w:sz w:val="24"/>
        </w:rPr>
        <w:t>Cabe destacar</w:t>
      </w:r>
      <w:r w:rsidR="00794A1E">
        <w:rPr>
          <w:rFonts w:ascii="Times New Roman" w:hAnsi="Times New Roman" w:cs="Times New Roman"/>
          <w:sz w:val="24"/>
        </w:rPr>
        <w:t xml:space="preserve"> que l</w:t>
      </w:r>
      <w:r w:rsidR="00901261">
        <w:rPr>
          <w:rFonts w:ascii="Times New Roman" w:hAnsi="Times New Roman" w:cs="Times New Roman"/>
          <w:sz w:val="24"/>
        </w:rPr>
        <w:t>a</w:t>
      </w:r>
      <w:r w:rsidR="00550D34">
        <w:rPr>
          <w:rFonts w:ascii="Times New Roman" w:hAnsi="Times New Roman" w:cs="Times New Roman"/>
          <w:sz w:val="24"/>
        </w:rPr>
        <w:t>s</w:t>
      </w:r>
      <w:r w:rsidR="00901261">
        <w:rPr>
          <w:rFonts w:ascii="Times New Roman" w:hAnsi="Times New Roman" w:cs="Times New Roman"/>
          <w:sz w:val="24"/>
        </w:rPr>
        <w:t xml:space="preserve"> fase</w:t>
      </w:r>
      <w:r w:rsidR="00550D34">
        <w:rPr>
          <w:rFonts w:ascii="Times New Roman" w:hAnsi="Times New Roman" w:cs="Times New Roman"/>
          <w:sz w:val="24"/>
        </w:rPr>
        <w:t>s</w:t>
      </w:r>
      <w:r w:rsidR="00901261">
        <w:rPr>
          <w:rFonts w:ascii="Times New Roman" w:hAnsi="Times New Roman" w:cs="Times New Roman"/>
          <w:sz w:val="24"/>
        </w:rPr>
        <w:t xml:space="preserve"> de pre procesamiento y operaciones de minería </w:t>
      </w:r>
      <w:r w:rsidR="00550D34">
        <w:rPr>
          <w:rFonts w:ascii="Times New Roman" w:hAnsi="Times New Roman" w:cs="Times New Roman"/>
          <w:sz w:val="24"/>
        </w:rPr>
        <w:t xml:space="preserve">son </w:t>
      </w:r>
      <w:r w:rsidR="00794A1E">
        <w:rPr>
          <w:rFonts w:ascii="Times New Roman" w:hAnsi="Times New Roman" w:cs="Times New Roman"/>
          <w:sz w:val="24"/>
        </w:rPr>
        <w:t>consideradas como</w:t>
      </w:r>
      <w:r w:rsidR="00550D34">
        <w:rPr>
          <w:rFonts w:ascii="Times New Roman" w:hAnsi="Times New Roman" w:cs="Times New Roman"/>
          <w:sz w:val="24"/>
        </w:rPr>
        <w:t xml:space="preserve"> críticas dentro de todo el proceso de minería de texto</w:t>
      </w:r>
      <w:r w:rsidR="00F22417">
        <w:rPr>
          <w:rFonts w:ascii="Times New Roman" w:hAnsi="Times New Roman" w:cs="Times New Roman"/>
          <w:sz w:val="24"/>
        </w:rPr>
        <w:t xml:space="preserve"> </w:t>
      </w:r>
      <w:r w:rsidR="00F22417">
        <w:rPr>
          <w:rFonts w:ascii="Times New Roman" w:hAnsi="Times New Roman" w:cs="Times New Roman"/>
          <w:sz w:val="24"/>
        </w:rPr>
        <w:fldChar w:fldCharType="begin" w:fldLock="1"/>
      </w:r>
      <w:r w:rsidR="00681FD4">
        <w:rPr>
          <w:rFonts w:ascii="Times New Roman" w:hAnsi="Times New Roman" w:cs="Times New Roman"/>
          <w:sz w:val="24"/>
        </w:rPr>
        <w:instrText>ADDIN CSL_CITATION { "citationItems" : [ { "id" : "ITEM-1", "itemData" : { "author" : [ { "dropping-particle" : "", "family" : "Feldman", "given" : "Ronen", "non-dropping-particle" : "", "parse-names" : false, "suffix" : "" }, { "dropping-particle" : "", "family" : "Sanger", "given" : "James", "non-dropping-particle" : "", "parse-names" : false, "suffix" : "" } ], "id" : "ITEM-1", "issued" : { "date-parts" : [ [ "2006" ] ] }, "title" : "Text Mining Handbook", "type" : "book" }, "uris" : [ "http://www.mendeley.com/documents/?uuid=81654a4a-19b6-34ff-a59a-7ee457c802bf" ] } ], "mendeley" : { "formattedCitation" : "(Feldman &amp; Sanger, 2006)", "plainTextFormattedCitation" : "(Feldman &amp; Sanger, 2006)", "previouslyFormattedCitation" : "(Feldman &amp; Sanger, 2006)" }, "properties" : { "noteIndex" : 0 }, "schema" : "https://github.com/citation-style-language/schema/raw/master/csl-citation.json" }</w:instrText>
      </w:r>
      <w:r w:rsidR="00F22417">
        <w:rPr>
          <w:rFonts w:ascii="Times New Roman" w:hAnsi="Times New Roman" w:cs="Times New Roman"/>
          <w:sz w:val="24"/>
        </w:rPr>
        <w:fldChar w:fldCharType="separate"/>
      </w:r>
      <w:r w:rsidR="00F22417" w:rsidRPr="00F22417">
        <w:rPr>
          <w:rFonts w:ascii="Times New Roman" w:hAnsi="Times New Roman" w:cs="Times New Roman"/>
          <w:noProof/>
          <w:sz w:val="24"/>
        </w:rPr>
        <w:t>(Feldman &amp; Sanger, 2006)</w:t>
      </w:r>
      <w:r w:rsidR="00F22417">
        <w:rPr>
          <w:rFonts w:ascii="Times New Roman" w:hAnsi="Times New Roman" w:cs="Times New Roman"/>
          <w:sz w:val="24"/>
        </w:rPr>
        <w:fldChar w:fldCharType="end"/>
      </w:r>
      <w:r w:rsidR="00550D34">
        <w:rPr>
          <w:rFonts w:ascii="Times New Roman" w:hAnsi="Times New Roman" w:cs="Times New Roman"/>
          <w:sz w:val="24"/>
        </w:rPr>
        <w:t>.</w:t>
      </w:r>
    </w:p>
    <w:p w14:paraId="33A414DD" w14:textId="1D923676" w:rsidR="0050242B" w:rsidRDefault="000E61F4" w:rsidP="0050242B">
      <w:pPr>
        <w:pStyle w:val="Ttulo3"/>
        <w:spacing w:line="360" w:lineRule="auto"/>
      </w:pPr>
      <w:bookmarkStart w:id="18" w:name="_Toc511668860"/>
      <w:r>
        <w:t xml:space="preserve">Técnicas de </w:t>
      </w:r>
      <w:r w:rsidR="0050242B">
        <w:t>Pre procesamiento de datos</w:t>
      </w:r>
      <w:bookmarkEnd w:id="18"/>
    </w:p>
    <w:p w14:paraId="2A0CDF13" w14:textId="6F3FD139" w:rsidR="000A04A6" w:rsidRDefault="000A04A6" w:rsidP="002D2022">
      <w:pPr>
        <w:spacing w:line="360" w:lineRule="auto"/>
        <w:rPr>
          <w:rFonts w:ascii="Times New Roman" w:hAnsi="Times New Roman" w:cs="Times New Roman"/>
          <w:sz w:val="24"/>
          <w:lang w:val="es-CL"/>
        </w:rPr>
      </w:pPr>
      <w:r w:rsidRPr="000A04A6">
        <w:rPr>
          <w:rFonts w:ascii="Times New Roman" w:hAnsi="Times New Roman" w:cs="Times New Roman"/>
          <w:sz w:val="24"/>
          <w:lang w:val="es-CL"/>
        </w:rPr>
        <w:t xml:space="preserve">La etapa de pre procesamiento tiene un rol importante en la minería de </w:t>
      </w:r>
      <w:r>
        <w:rPr>
          <w:rFonts w:ascii="Times New Roman" w:hAnsi="Times New Roman" w:cs="Times New Roman"/>
          <w:sz w:val="24"/>
          <w:lang w:val="es-CL"/>
        </w:rPr>
        <w:t xml:space="preserve">texto. </w:t>
      </w:r>
      <w:r w:rsidR="00687A47">
        <w:rPr>
          <w:rFonts w:ascii="Times New Roman" w:hAnsi="Times New Roman" w:cs="Times New Roman"/>
          <w:sz w:val="24"/>
          <w:lang w:val="es-CL"/>
        </w:rPr>
        <w:t xml:space="preserve">Muchas veces el texto que se encuentra en línea trae </w:t>
      </w:r>
      <w:r w:rsidR="00BC3478">
        <w:rPr>
          <w:rFonts w:ascii="Times New Roman" w:hAnsi="Times New Roman" w:cs="Times New Roman"/>
          <w:sz w:val="24"/>
          <w:lang w:val="es-CL"/>
        </w:rPr>
        <w:t xml:space="preserve">consigo información no útil, por ejemplo, etiquetas HTML, palabras mal escritas o caracteres innecesarios. </w:t>
      </w:r>
      <w:r>
        <w:rPr>
          <w:rFonts w:ascii="Times New Roman" w:hAnsi="Times New Roman" w:cs="Times New Roman"/>
          <w:sz w:val="24"/>
          <w:lang w:val="es-CL"/>
        </w:rPr>
        <w:t>En esta etapa se aplican métodos y técnicas para transformar los datos con el fin de mejorar la efectividad</w:t>
      </w:r>
      <w:r w:rsidR="00930943">
        <w:rPr>
          <w:rFonts w:ascii="Times New Roman" w:hAnsi="Times New Roman" w:cs="Times New Roman"/>
          <w:sz w:val="24"/>
          <w:lang w:val="es-CL"/>
        </w:rPr>
        <w:t xml:space="preserve"> </w:t>
      </w:r>
      <w:r>
        <w:rPr>
          <w:rFonts w:ascii="Times New Roman" w:hAnsi="Times New Roman" w:cs="Times New Roman"/>
          <w:sz w:val="24"/>
          <w:lang w:val="es-CL"/>
        </w:rPr>
        <w:t xml:space="preserve">del algoritmo clasificador. Algunas de las técnicas comúnmente utilizadas </w:t>
      </w:r>
      <w:r w:rsidR="00930943">
        <w:rPr>
          <w:rFonts w:ascii="Times New Roman" w:hAnsi="Times New Roman" w:cs="Times New Roman"/>
          <w:sz w:val="24"/>
          <w:lang w:val="es-CL"/>
        </w:rPr>
        <w:t xml:space="preserve">en esta etapa </w:t>
      </w:r>
      <w:r>
        <w:rPr>
          <w:rFonts w:ascii="Times New Roman" w:hAnsi="Times New Roman" w:cs="Times New Roman"/>
          <w:sz w:val="24"/>
          <w:lang w:val="es-CL"/>
        </w:rPr>
        <w:t>son:</w:t>
      </w:r>
    </w:p>
    <w:p w14:paraId="2B26BC36" w14:textId="77777777" w:rsidR="000127C8" w:rsidRDefault="000A04A6" w:rsidP="002D2022">
      <w:pPr>
        <w:pStyle w:val="Prrafodelista"/>
        <w:numPr>
          <w:ilvl w:val="0"/>
          <w:numId w:val="27"/>
        </w:numPr>
        <w:spacing w:line="360" w:lineRule="auto"/>
        <w:rPr>
          <w:rFonts w:ascii="Times New Roman" w:hAnsi="Times New Roman" w:cs="Times New Roman"/>
          <w:sz w:val="24"/>
          <w:lang w:val="es-CL"/>
        </w:rPr>
      </w:pPr>
      <w:r w:rsidRPr="000A04A6">
        <w:rPr>
          <w:rFonts w:ascii="Times New Roman" w:hAnsi="Times New Roman" w:cs="Times New Roman"/>
          <w:b/>
          <w:sz w:val="24"/>
          <w:lang w:val="es-CL"/>
        </w:rPr>
        <w:t xml:space="preserve">Filtro de </w:t>
      </w:r>
      <w:proofErr w:type="spellStart"/>
      <w:r w:rsidRPr="000A04A6">
        <w:rPr>
          <w:rFonts w:ascii="Times New Roman" w:hAnsi="Times New Roman" w:cs="Times New Roman"/>
          <w:b/>
          <w:sz w:val="24"/>
          <w:lang w:val="es-CL"/>
        </w:rPr>
        <w:t>Stopwords</w:t>
      </w:r>
      <w:proofErr w:type="spellEnd"/>
      <w:r w:rsidRPr="000A04A6">
        <w:rPr>
          <w:rFonts w:ascii="Times New Roman" w:hAnsi="Times New Roman" w:cs="Times New Roman"/>
          <w:b/>
          <w:sz w:val="24"/>
          <w:lang w:val="es-CL"/>
        </w:rPr>
        <w:t>:</w:t>
      </w:r>
      <w:r>
        <w:rPr>
          <w:rFonts w:ascii="Times New Roman" w:hAnsi="Times New Roman" w:cs="Times New Roman"/>
          <w:sz w:val="24"/>
          <w:lang w:val="es-CL"/>
        </w:rPr>
        <w:t xml:space="preserve"> Las </w:t>
      </w:r>
      <w:proofErr w:type="spellStart"/>
      <w:r>
        <w:rPr>
          <w:rFonts w:ascii="Times New Roman" w:hAnsi="Times New Roman" w:cs="Times New Roman"/>
          <w:sz w:val="24"/>
          <w:lang w:val="es-CL"/>
        </w:rPr>
        <w:t>stopwords</w:t>
      </w:r>
      <w:proofErr w:type="spellEnd"/>
      <w:r>
        <w:rPr>
          <w:rFonts w:ascii="Times New Roman" w:hAnsi="Times New Roman" w:cs="Times New Roman"/>
          <w:sz w:val="24"/>
          <w:lang w:val="es-CL"/>
        </w:rPr>
        <w:t xml:space="preserve"> o palabras vacías son palabras que no </w:t>
      </w:r>
      <w:r w:rsidR="000127C8">
        <w:rPr>
          <w:rFonts w:ascii="Times New Roman" w:hAnsi="Times New Roman" w:cs="Times New Roman"/>
          <w:sz w:val="24"/>
          <w:lang w:val="es-CL"/>
        </w:rPr>
        <w:t>tienen un significado dentro de un texto como preposiciones, pronombres, artículos, entre otros.</w:t>
      </w:r>
    </w:p>
    <w:p w14:paraId="6D1F8F92" w14:textId="080F2CA3" w:rsidR="000A04A6" w:rsidRDefault="000127C8" w:rsidP="002D2022">
      <w:pPr>
        <w:pStyle w:val="Prrafodelista"/>
        <w:spacing w:line="360" w:lineRule="auto"/>
        <w:rPr>
          <w:rFonts w:ascii="Times New Roman" w:hAnsi="Times New Roman" w:cs="Times New Roman"/>
          <w:sz w:val="24"/>
          <w:lang w:val="es-CL"/>
        </w:rPr>
      </w:pPr>
      <w:r>
        <w:rPr>
          <w:rFonts w:ascii="Times New Roman" w:hAnsi="Times New Roman" w:cs="Times New Roman"/>
          <w:sz w:val="24"/>
          <w:lang w:val="es-CL"/>
        </w:rPr>
        <w:t xml:space="preserve">  </w:t>
      </w:r>
      <w:r w:rsidR="000A04A6">
        <w:rPr>
          <w:rFonts w:ascii="Times New Roman" w:hAnsi="Times New Roman" w:cs="Times New Roman"/>
          <w:sz w:val="24"/>
          <w:lang w:val="es-CL"/>
        </w:rPr>
        <w:t xml:space="preserve">  </w:t>
      </w:r>
    </w:p>
    <w:p w14:paraId="3811DC11" w14:textId="675A6ADA" w:rsidR="000A04A6" w:rsidRDefault="000A04A6" w:rsidP="002D2022">
      <w:pPr>
        <w:pStyle w:val="Prrafodelista"/>
        <w:numPr>
          <w:ilvl w:val="0"/>
          <w:numId w:val="27"/>
        </w:numPr>
        <w:spacing w:line="360" w:lineRule="auto"/>
        <w:rPr>
          <w:rFonts w:ascii="Times New Roman" w:hAnsi="Times New Roman" w:cs="Times New Roman"/>
          <w:b/>
          <w:sz w:val="24"/>
          <w:lang w:val="es-CL"/>
        </w:rPr>
      </w:pPr>
      <w:proofErr w:type="spellStart"/>
      <w:r w:rsidRPr="000A04A6">
        <w:rPr>
          <w:rFonts w:ascii="Times New Roman" w:hAnsi="Times New Roman" w:cs="Times New Roman"/>
          <w:b/>
          <w:sz w:val="24"/>
          <w:lang w:val="es-CL"/>
        </w:rPr>
        <w:t>Stemming</w:t>
      </w:r>
      <w:proofErr w:type="spellEnd"/>
      <w:r w:rsidRPr="000A04A6">
        <w:rPr>
          <w:rFonts w:ascii="Times New Roman" w:hAnsi="Times New Roman" w:cs="Times New Roman"/>
          <w:b/>
          <w:sz w:val="24"/>
          <w:lang w:val="es-CL"/>
        </w:rPr>
        <w:t xml:space="preserve">: </w:t>
      </w:r>
      <w:r w:rsidR="000127C8">
        <w:rPr>
          <w:rFonts w:ascii="Times New Roman" w:hAnsi="Times New Roman" w:cs="Times New Roman"/>
          <w:sz w:val="24"/>
          <w:lang w:val="es-CL"/>
        </w:rPr>
        <w:t xml:space="preserve">Es un método para llevar las palabras a su forma raíz. Por ejemplo, niño, niña, niñez su raíz es </w:t>
      </w:r>
      <w:r w:rsidR="000127C8" w:rsidRPr="000127C8">
        <w:rPr>
          <w:rFonts w:ascii="Times New Roman" w:hAnsi="Times New Roman" w:cs="Times New Roman"/>
          <w:sz w:val="24"/>
          <w:lang w:val="es-CL"/>
        </w:rPr>
        <w:t>“</w:t>
      </w:r>
      <w:proofErr w:type="spellStart"/>
      <w:r w:rsidR="000127C8" w:rsidRPr="000127C8">
        <w:rPr>
          <w:rFonts w:ascii="Times New Roman" w:hAnsi="Times New Roman" w:cs="Times New Roman"/>
          <w:sz w:val="24"/>
          <w:lang w:val="es-CL"/>
        </w:rPr>
        <w:t>niñ</w:t>
      </w:r>
      <w:proofErr w:type="spellEnd"/>
      <w:r w:rsidR="000127C8" w:rsidRPr="000127C8">
        <w:rPr>
          <w:rFonts w:ascii="Times New Roman" w:hAnsi="Times New Roman" w:cs="Times New Roman"/>
          <w:sz w:val="24"/>
          <w:lang w:val="es-CL"/>
        </w:rPr>
        <w:t>”</w:t>
      </w:r>
      <w:r w:rsidR="000127C8">
        <w:rPr>
          <w:rFonts w:ascii="Times New Roman" w:hAnsi="Times New Roman" w:cs="Times New Roman"/>
          <w:sz w:val="24"/>
          <w:lang w:val="es-CL"/>
        </w:rPr>
        <w:t xml:space="preserve">. Cabe destacar que la raíz de las palabras no es necesariamente una palabra válida. </w:t>
      </w:r>
    </w:p>
    <w:p w14:paraId="58B65248" w14:textId="77777777" w:rsidR="000127C8" w:rsidRPr="000127C8" w:rsidRDefault="000127C8" w:rsidP="002D2022">
      <w:pPr>
        <w:pStyle w:val="Prrafodelista"/>
        <w:spacing w:line="360" w:lineRule="auto"/>
        <w:rPr>
          <w:rFonts w:ascii="Times New Roman" w:hAnsi="Times New Roman" w:cs="Times New Roman"/>
          <w:b/>
          <w:sz w:val="24"/>
          <w:lang w:val="es-CL"/>
        </w:rPr>
      </w:pPr>
    </w:p>
    <w:p w14:paraId="49303036" w14:textId="77777777" w:rsidR="000127C8" w:rsidRPr="000A04A6" w:rsidRDefault="000127C8" w:rsidP="002D2022">
      <w:pPr>
        <w:pStyle w:val="Prrafodelista"/>
        <w:spacing w:line="360" w:lineRule="auto"/>
        <w:rPr>
          <w:rFonts w:ascii="Times New Roman" w:hAnsi="Times New Roman" w:cs="Times New Roman"/>
          <w:b/>
          <w:sz w:val="24"/>
          <w:lang w:val="es-CL"/>
        </w:rPr>
      </w:pPr>
    </w:p>
    <w:p w14:paraId="6371A5AE" w14:textId="78F390E6" w:rsidR="002D2022" w:rsidRPr="002D2022" w:rsidRDefault="00051107" w:rsidP="002D2022">
      <w:pPr>
        <w:pStyle w:val="Prrafodelista"/>
        <w:numPr>
          <w:ilvl w:val="0"/>
          <w:numId w:val="27"/>
        </w:numPr>
        <w:spacing w:line="360" w:lineRule="auto"/>
        <w:rPr>
          <w:rFonts w:ascii="Times New Roman" w:hAnsi="Times New Roman" w:cs="Times New Roman"/>
          <w:b/>
          <w:sz w:val="24"/>
          <w:lang w:val="es-CL"/>
        </w:rPr>
      </w:pPr>
      <w:proofErr w:type="spellStart"/>
      <w:r>
        <w:rPr>
          <w:rFonts w:ascii="Times New Roman" w:hAnsi="Times New Roman" w:cs="Times New Roman"/>
          <w:b/>
          <w:sz w:val="24"/>
          <w:lang w:val="es-CL"/>
        </w:rPr>
        <w:t>Lematizació</w:t>
      </w:r>
      <w:r w:rsidR="000A04A6" w:rsidRPr="000A04A6">
        <w:rPr>
          <w:rFonts w:ascii="Times New Roman" w:hAnsi="Times New Roman" w:cs="Times New Roman"/>
          <w:b/>
          <w:sz w:val="24"/>
          <w:lang w:val="es-CL"/>
        </w:rPr>
        <w:t>n</w:t>
      </w:r>
      <w:proofErr w:type="spellEnd"/>
      <w:r w:rsidR="000A04A6" w:rsidRPr="000A04A6">
        <w:rPr>
          <w:rFonts w:ascii="Times New Roman" w:hAnsi="Times New Roman" w:cs="Times New Roman"/>
          <w:b/>
          <w:sz w:val="24"/>
          <w:lang w:val="es-CL"/>
        </w:rPr>
        <w:t>:</w:t>
      </w:r>
      <w:r w:rsidR="000127C8">
        <w:rPr>
          <w:rFonts w:ascii="Times New Roman" w:hAnsi="Times New Roman" w:cs="Times New Roman"/>
          <w:b/>
          <w:sz w:val="24"/>
          <w:lang w:val="es-CL"/>
        </w:rPr>
        <w:t xml:space="preserve"> </w:t>
      </w:r>
      <w:r w:rsidR="00930943" w:rsidRPr="00C05FB3">
        <w:rPr>
          <w:rFonts w:ascii="Times New Roman" w:hAnsi="Times New Roman" w:cs="Times New Roman"/>
          <w:sz w:val="24"/>
          <w:szCs w:val="24"/>
          <w:lang w:val="es-CL"/>
        </w:rPr>
        <w:t xml:space="preserve">Genera </w:t>
      </w:r>
      <w:r w:rsidR="00930943">
        <w:rPr>
          <w:rFonts w:ascii="Times New Roman" w:hAnsi="Times New Roman" w:cs="Times New Roman"/>
          <w:sz w:val="24"/>
          <w:szCs w:val="24"/>
          <w:lang w:val="es-CL"/>
        </w:rPr>
        <w:t>el lema</w:t>
      </w:r>
      <w:r w:rsidR="00A16287">
        <w:rPr>
          <w:rFonts w:ascii="Times New Roman" w:hAnsi="Times New Roman" w:cs="Times New Roman"/>
          <w:sz w:val="24"/>
          <w:szCs w:val="24"/>
          <w:lang w:val="es-CL"/>
        </w:rPr>
        <w:t xml:space="preserve"> de todas las palabras</w:t>
      </w:r>
      <w:r w:rsidR="00930943" w:rsidRPr="00C05FB3">
        <w:rPr>
          <w:rFonts w:ascii="Times New Roman" w:hAnsi="Times New Roman" w:cs="Times New Roman"/>
          <w:sz w:val="24"/>
          <w:szCs w:val="24"/>
          <w:lang w:val="es-CL"/>
        </w:rPr>
        <w:t xml:space="preserve">. </w:t>
      </w:r>
      <w:r w:rsidR="00930943" w:rsidRPr="00C05FB3">
        <w:rPr>
          <w:rFonts w:ascii="Times New Roman" w:hAnsi="Times New Roman" w:cs="Times New Roman"/>
          <w:sz w:val="24"/>
          <w:szCs w:val="24"/>
        </w:rPr>
        <w:t xml:space="preserve">Por ejemplo, la palabra juega, jugaba y jugando todas </w:t>
      </w:r>
      <w:r w:rsidR="00930943">
        <w:rPr>
          <w:rFonts w:ascii="Times New Roman" w:hAnsi="Times New Roman" w:cs="Times New Roman"/>
          <w:sz w:val="24"/>
          <w:szCs w:val="24"/>
        </w:rPr>
        <w:t>poseen el mismo lema</w:t>
      </w:r>
      <w:r w:rsidR="00930943" w:rsidRPr="00C05FB3">
        <w:rPr>
          <w:rFonts w:ascii="Times New Roman" w:hAnsi="Times New Roman" w:cs="Times New Roman"/>
          <w:sz w:val="24"/>
          <w:szCs w:val="24"/>
        </w:rPr>
        <w:t xml:space="preserve"> “jugar”. </w:t>
      </w:r>
      <w:r w:rsidR="00930943">
        <w:rPr>
          <w:rFonts w:ascii="Times New Roman" w:hAnsi="Times New Roman" w:cs="Times New Roman"/>
          <w:sz w:val="24"/>
          <w:szCs w:val="24"/>
        </w:rPr>
        <w:t>En este caso el lema de las palabras si es un término válido.</w:t>
      </w:r>
      <w:r w:rsidR="00930943" w:rsidRPr="00C05FB3">
        <w:rPr>
          <w:rFonts w:ascii="Times New Roman" w:hAnsi="Times New Roman" w:cs="Times New Roman"/>
          <w:sz w:val="24"/>
          <w:szCs w:val="24"/>
          <w:lang w:val="es-CL"/>
        </w:rPr>
        <w:t xml:space="preserve"> </w:t>
      </w:r>
    </w:p>
    <w:p w14:paraId="6B3D0E52" w14:textId="77777777" w:rsidR="002D2022" w:rsidRDefault="002D2022" w:rsidP="002D2022">
      <w:pPr>
        <w:pStyle w:val="Prrafodelista"/>
        <w:spacing w:line="360" w:lineRule="auto"/>
        <w:rPr>
          <w:rFonts w:ascii="Times New Roman" w:hAnsi="Times New Roman" w:cs="Times New Roman"/>
          <w:b/>
          <w:sz w:val="24"/>
          <w:lang w:val="es-CL"/>
        </w:rPr>
      </w:pPr>
    </w:p>
    <w:p w14:paraId="205B616B" w14:textId="77777777" w:rsidR="002D2022" w:rsidRPr="002D2022" w:rsidRDefault="002D2022" w:rsidP="002D2022">
      <w:pPr>
        <w:pStyle w:val="Prrafodelista"/>
        <w:spacing w:line="360" w:lineRule="auto"/>
        <w:rPr>
          <w:rFonts w:ascii="Times New Roman" w:hAnsi="Times New Roman" w:cs="Times New Roman"/>
          <w:b/>
          <w:sz w:val="24"/>
          <w:lang w:val="es-CL"/>
        </w:rPr>
      </w:pPr>
    </w:p>
    <w:p w14:paraId="76A0596E" w14:textId="770457B9" w:rsidR="002D2022" w:rsidRPr="002D2022" w:rsidRDefault="002D2022" w:rsidP="002D2022">
      <w:pPr>
        <w:pStyle w:val="Prrafodelista"/>
        <w:numPr>
          <w:ilvl w:val="0"/>
          <w:numId w:val="27"/>
        </w:numPr>
        <w:spacing w:line="360" w:lineRule="auto"/>
        <w:rPr>
          <w:rFonts w:ascii="Times New Roman" w:hAnsi="Times New Roman" w:cs="Times New Roman"/>
          <w:b/>
          <w:sz w:val="24"/>
          <w:lang w:val="es-CL"/>
        </w:rPr>
      </w:pPr>
      <w:r>
        <w:rPr>
          <w:rFonts w:ascii="Times New Roman" w:hAnsi="Times New Roman" w:cs="Times New Roman"/>
          <w:b/>
          <w:sz w:val="24"/>
          <w:lang w:val="es-CL"/>
        </w:rPr>
        <w:t xml:space="preserve">Otros procesamientos: </w:t>
      </w:r>
      <w:r w:rsidR="00B412FF">
        <w:rPr>
          <w:rFonts w:ascii="Times New Roman" w:hAnsi="Times New Roman" w:cs="Times New Roman"/>
          <w:sz w:val="24"/>
          <w:lang w:val="es-CL"/>
        </w:rPr>
        <w:t>Otras técnicas que puedan ser aplicadas para mejorar los resultados del clasificador. Por ejemplo, eliminación de signos, números, corrección de errores ortográficos, entre otros.</w:t>
      </w:r>
    </w:p>
    <w:p w14:paraId="29AFE458" w14:textId="77777777" w:rsidR="003F2447" w:rsidRDefault="003F2447" w:rsidP="00A7587B">
      <w:pPr>
        <w:pStyle w:val="Ttulo2"/>
      </w:pPr>
      <w:bookmarkStart w:id="19" w:name="_Toc503888636"/>
      <w:bookmarkStart w:id="20" w:name="_Toc511668861"/>
      <w:r w:rsidRPr="00603AFD">
        <w:t>Clasificación de Texto</w:t>
      </w:r>
      <w:bookmarkEnd w:id="19"/>
      <w:bookmarkEnd w:id="20"/>
    </w:p>
    <w:p w14:paraId="43C46085" w14:textId="6F744095" w:rsidR="00E77E99" w:rsidRDefault="00101A26" w:rsidP="00101A26">
      <w:pPr>
        <w:spacing w:line="360" w:lineRule="auto"/>
        <w:rPr>
          <w:rFonts w:ascii="Times New Roman" w:hAnsi="Times New Roman" w:cs="Times New Roman"/>
          <w:sz w:val="24"/>
          <w:lang w:val="es-CL"/>
        </w:rPr>
      </w:pPr>
      <w:r>
        <w:rPr>
          <w:rFonts w:ascii="Times New Roman" w:hAnsi="Times New Roman" w:cs="Times New Roman"/>
          <w:sz w:val="24"/>
          <w:lang w:val="es-CL"/>
        </w:rPr>
        <w:t>El problema de clasificación de texto se puede definir como: Dado un conjunto de categorías o clases y un conjunto de documentos de texto,</w:t>
      </w:r>
      <w:r w:rsidR="00980809">
        <w:rPr>
          <w:rFonts w:ascii="Times New Roman" w:hAnsi="Times New Roman" w:cs="Times New Roman"/>
          <w:sz w:val="24"/>
          <w:lang w:val="es-CL"/>
        </w:rPr>
        <w:t xml:space="preserve"> </w:t>
      </w:r>
      <w:r>
        <w:rPr>
          <w:rFonts w:ascii="Times New Roman" w:hAnsi="Times New Roman" w:cs="Times New Roman"/>
          <w:sz w:val="24"/>
          <w:lang w:val="es-CL"/>
        </w:rPr>
        <w:t xml:space="preserve">se debe asignar la categoría correcta a cada documento </w:t>
      </w:r>
      <w:r w:rsidR="00A95377">
        <w:rPr>
          <w:rFonts w:ascii="Times New Roman" w:hAnsi="Times New Roman" w:cs="Times New Roman"/>
          <w:sz w:val="24"/>
          <w:lang w:val="es-CL"/>
        </w:rPr>
        <w:fldChar w:fldCharType="begin" w:fldLock="1"/>
      </w:r>
      <w:r w:rsidR="00333480">
        <w:rPr>
          <w:rFonts w:ascii="Times New Roman" w:hAnsi="Times New Roman" w:cs="Times New Roman"/>
          <w:sz w:val="24"/>
          <w:lang w:val="es-CL"/>
        </w:rPr>
        <w:instrText>ADDIN CSL_CITATION { "citationItems" : [ { "id" : "ITEM-1", "itemData" : { "author" : [ { "dropping-particle" : "", "family" : "Feldman", "given" : "Ronen", "non-dropping-particle" : "", "parse-names" : false, "suffix" : "" }, { "dropping-particle" : "", "family" : "Sanger", "given" : "James", "non-dropping-particle" : "", "parse-names" : false, "suffix" : "" } ], "id" : "ITEM-1", "issued" : { "date-parts" : [ [ "2006" ] ] }, "title" : "Text Mining Handbook", "type" : "book" }, "uris" : [ "http://www.mendeley.com/documents/?uuid=81654a4a-19b6-34ff-a59a-7ee457c802bf" ] } ], "mendeley" : { "formattedCitation" : "(Feldman &amp; Sanger, 2006)", "plainTextFormattedCitation" : "(Feldman &amp; Sanger, 2006)", "previouslyFormattedCitation" : "(Feldman &amp; Sanger, 2006)" }, "properties" : { "noteIndex" : 0 }, "schema" : "https://github.com/citation-style-language/schema/raw/master/csl-citation.json" }</w:instrText>
      </w:r>
      <w:r w:rsidR="00A95377">
        <w:rPr>
          <w:rFonts w:ascii="Times New Roman" w:hAnsi="Times New Roman" w:cs="Times New Roman"/>
          <w:sz w:val="24"/>
          <w:lang w:val="es-CL"/>
        </w:rPr>
        <w:fldChar w:fldCharType="separate"/>
      </w:r>
      <w:r w:rsidR="00A95377" w:rsidRPr="00A95377">
        <w:rPr>
          <w:rFonts w:ascii="Times New Roman" w:hAnsi="Times New Roman" w:cs="Times New Roman"/>
          <w:noProof/>
          <w:sz w:val="24"/>
          <w:lang w:val="es-CL"/>
        </w:rPr>
        <w:t>(Feldman &amp; Sanger, 2006)</w:t>
      </w:r>
      <w:r w:rsidR="00A95377">
        <w:rPr>
          <w:rFonts w:ascii="Times New Roman" w:hAnsi="Times New Roman" w:cs="Times New Roman"/>
          <w:sz w:val="24"/>
          <w:lang w:val="es-CL"/>
        </w:rPr>
        <w:fldChar w:fldCharType="end"/>
      </w:r>
      <w:r>
        <w:rPr>
          <w:rFonts w:ascii="Times New Roman" w:hAnsi="Times New Roman" w:cs="Times New Roman"/>
          <w:sz w:val="24"/>
          <w:lang w:val="es-CL"/>
        </w:rPr>
        <w:t xml:space="preserve">. </w:t>
      </w:r>
      <w:r w:rsidR="008915F9">
        <w:rPr>
          <w:rFonts w:ascii="Times New Roman" w:hAnsi="Times New Roman" w:cs="Times New Roman"/>
          <w:sz w:val="24"/>
          <w:lang w:val="es-CL"/>
        </w:rPr>
        <w:t xml:space="preserve">Hoy en día la clasificación automática de documentos es aplicada en varios dominios </w:t>
      </w:r>
      <w:proofErr w:type="gramStart"/>
      <w:r w:rsidR="008915F9">
        <w:rPr>
          <w:rFonts w:ascii="Times New Roman" w:hAnsi="Times New Roman" w:cs="Times New Roman"/>
          <w:sz w:val="24"/>
          <w:lang w:val="es-CL"/>
        </w:rPr>
        <w:t xml:space="preserve">tales como </w:t>
      </w:r>
      <w:r w:rsidR="008A2549">
        <w:rPr>
          <w:rFonts w:ascii="Times New Roman" w:hAnsi="Times New Roman" w:cs="Times New Roman"/>
          <w:sz w:val="24"/>
          <w:lang w:val="es-CL"/>
        </w:rPr>
        <w:t>filtrado</w:t>
      </w:r>
      <w:proofErr w:type="gramEnd"/>
      <w:r w:rsidR="008A2549">
        <w:rPr>
          <w:rFonts w:ascii="Times New Roman" w:hAnsi="Times New Roman" w:cs="Times New Roman"/>
          <w:sz w:val="24"/>
          <w:lang w:val="es-CL"/>
        </w:rPr>
        <w:t xml:space="preserve"> </w:t>
      </w:r>
      <w:r w:rsidR="008915F9">
        <w:rPr>
          <w:rFonts w:ascii="Times New Roman" w:hAnsi="Times New Roman" w:cs="Times New Roman"/>
          <w:sz w:val="24"/>
          <w:lang w:val="es-CL"/>
        </w:rPr>
        <w:t>de spam, análisis de sentimiento, clasificación de páginas web, entre otros.</w:t>
      </w:r>
    </w:p>
    <w:p w14:paraId="50C03B13" w14:textId="4A0B9CB8" w:rsidR="00A95377" w:rsidRDefault="00A95377" w:rsidP="00864010">
      <w:pPr>
        <w:spacing w:line="360" w:lineRule="auto"/>
        <w:rPr>
          <w:rFonts w:ascii="Times New Roman" w:hAnsi="Times New Roman" w:cs="Times New Roman"/>
          <w:sz w:val="24"/>
          <w:lang w:val="es-CL"/>
        </w:rPr>
      </w:pPr>
      <w:r>
        <w:rPr>
          <w:rFonts w:ascii="Times New Roman" w:hAnsi="Times New Roman" w:cs="Times New Roman"/>
          <w:sz w:val="24"/>
          <w:lang w:val="es-CL"/>
        </w:rPr>
        <w:t xml:space="preserve">Como muchos problemas, la clasificación de texto se puede realizar de diferentes formas </w:t>
      </w:r>
      <w:r>
        <w:rPr>
          <w:rFonts w:ascii="Times New Roman" w:hAnsi="Times New Roman" w:cs="Times New Roman"/>
          <w:sz w:val="24"/>
          <w:lang w:val="es-CL"/>
        </w:rPr>
        <w:fldChar w:fldCharType="begin" w:fldLock="1"/>
      </w:r>
      <w:r>
        <w:rPr>
          <w:rFonts w:ascii="Times New Roman" w:hAnsi="Times New Roman" w:cs="Times New Roman"/>
          <w:sz w:val="24"/>
          <w:lang w:val="es-CL"/>
        </w:rPr>
        <w:instrText>ADDIN CSL_CITATION { "citationItems" : [ { "id" : "ITEM-1", "itemData" : { "author" : [ { "dropping-particle" : "", "family" : "Feldman", "given" : "Ronen", "non-dropping-particle" : "", "parse-names" : false, "suffix" : "" }, { "dropping-particle" : "", "family" : "Sanger", "given" : "James", "non-dropping-particle" : "", "parse-names" : false, "suffix" : "" } ], "id" : "ITEM-1", "issued" : { "date-parts" : [ [ "2006" ] ] }, "title" : "Text Mining Handbook", "type" : "book" }, "uris" : [ "http://www.mendeley.com/documents/?uuid=81654a4a-19b6-34ff-a59a-7ee457c802bf" ] } ], "mendeley" : { "formattedCitation" : "(Feldman &amp; Sanger, 2006)", "plainTextFormattedCitation" : "(Feldman &amp; Sanger, 2006)", "previouslyFormattedCitation" : "(Feldman &amp; Sanger, 2006)" }, "properties" : { "noteIndex" : 0 }, "schema" : "https://github.com/citation-style-language/schema/raw/master/csl-citation.json" }</w:instrText>
      </w:r>
      <w:r>
        <w:rPr>
          <w:rFonts w:ascii="Times New Roman" w:hAnsi="Times New Roman" w:cs="Times New Roman"/>
          <w:sz w:val="24"/>
          <w:lang w:val="es-CL"/>
        </w:rPr>
        <w:fldChar w:fldCharType="separate"/>
      </w:r>
      <w:r w:rsidRPr="00A95377">
        <w:rPr>
          <w:rFonts w:ascii="Times New Roman" w:hAnsi="Times New Roman" w:cs="Times New Roman"/>
          <w:noProof/>
          <w:sz w:val="24"/>
          <w:lang w:val="es-CL"/>
        </w:rPr>
        <w:t>(Feldman &amp; Sanger, 2006)</w:t>
      </w:r>
      <w:r>
        <w:rPr>
          <w:rFonts w:ascii="Times New Roman" w:hAnsi="Times New Roman" w:cs="Times New Roman"/>
          <w:sz w:val="24"/>
          <w:lang w:val="es-CL"/>
        </w:rPr>
        <w:fldChar w:fldCharType="end"/>
      </w:r>
      <w:r>
        <w:rPr>
          <w:rFonts w:ascii="Times New Roman" w:hAnsi="Times New Roman" w:cs="Times New Roman"/>
          <w:sz w:val="24"/>
          <w:lang w:val="es-CL"/>
        </w:rPr>
        <w:t xml:space="preserve">. La primera es conocida como ingeniería del conocimiento, en la cual el conocimiento de expertos acerca de las categorías es codificada directamente en el sistema. La segunda forma es a través de </w:t>
      </w:r>
      <w:r w:rsidR="00333480">
        <w:rPr>
          <w:rFonts w:ascii="Times New Roman" w:hAnsi="Times New Roman" w:cs="Times New Roman"/>
          <w:sz w:val="24"/>
          <w:lang w:val="es-CL"/>
        </w:rPr>
        <w:t>la utilización de</w:t>
      </w:r>
      <w:r w:rsidR="00477513">
        <w:rPr>
          <w:rFonts w:ascii="Times New Roman" w:hAnsi="Times New Roman" w:cs="Times New Roman"/>
          <w:sz w:val="24"/>
          <w:lang w:val="es-CL"/>
        </w:rPr>
        <w:t xml:space="preserve"> algoritmo</w:t>
      </w:r>
      <w:r w:rsidR="00333480">
        <w:rPr>
          <w:rFonts w:ascii="Times New Roman" w:hAnsi="Times New Roman" w:cs="Times New Roman"/>
          <w:sz w:val="24"/>
          <w:lang w:val="es-CL"/>
        </w:rPr>
        <w:t>s</w:t>
      </w:r>
      <w:r>
        <w:rPr>
          <w:rFonts w:ascii="Times New Roman" w:hAnsi="Times New Roman" w:cs="Times New Roman"/>
          <w:sz w:val="24"/>
          <w:lang w:val="es-CL"/>
        </w:rPr>
        <w:t xml:space="preserve"> de aprendizaje automático</w:t>
      </w:r>
      <w:r w:rsidR="00333480">
        <w:rPr>
          <w:rFonts w:ascii="Times New Roman" w:hAnsi="Times New Roman" w:cs="Times New Roman"/>
          <w:sz w:val="24"/>
          <w:lang w:val="es-CL"/>
        </w:rPr>
        <w:t>. En este enfoque</w:t>
      </w:r>
      <w:r>
        <w:rPr>
          <w:rFonts w:ascii="Times New Roman" w:hAnsi="Times New Roman" w:cs="Times New Roman"/>
          <w:sz w:val="24"/>
          <w:lang w:val="es-CL"/>
        </w:rPr>
        <w:t xml:space="preserve"> </w:t>
      </w:r>
      <w:r w:rsidR="00333480">
        <w:rPr>
          <w:rFonts w:ascii="Times New Roman" w:hAnsi="Times New Roman" w:cs="Times New Roman"/>
          <w:sz w:val="24"/>
          <w:lang w:val="es-CL"/>
        </w:rPr>
        <w:t>se</w:t>
      </w:r>
      <w:r>
        <w:rPr>
          <w:rFonts w:ascii="Times New Roman" w:hAnsi="Times New Roman" w:cs="Times New Roman"/>
          <w:sz w:val="24"/>
          <w:lang w:val="es-CL"/>
        </w:rPr>
        <w:t xml:space="preserve"> </w:t>
      </w:r>
      <w:r w:rsidR="00333480">
        <w:rPr>
          <w:rFonts w:ascii="Times New Roman" w:hAnsi="Times New Roman" w:cs="Times New Roman"/>
          <w:sz w:val="24"/>
          <w:lang w:val="es-CL"/>
        </w:rPr>
        <w:t>construye un</w:t>
      </w:r>
      <w:r>
        <w:rPr>
          <w:rFonts w:ascii="Times New Roman" w:hAnsi="Times New Roman" w:cs="Times New Roman"/>
          <w:sz w:val="24"/>
          <w:lang w:val="es-CL"/>
        </w:rPr>
        <w:t xml:space="preserve"> clasificador que permitirá asignar la categoría </w:t>
      </w:r>
      <w:r w:rsidR="00333480">
        <w:rPr>
          <w:rFonts w:ascii="Times New Roman" w:hAnsi="Times New Roman" w:cs="Times New Roman"/>
          <w:sz w:val="24"/>
          <w:lang w:val="es-CL"/>
        </w:rPr>
        <w:t>a un</w:t>
      </w:r>
      <w:r>
        <w:rPr>
          <w:rFonts w:ascii="Times New Roman" w:hAnsi="Times New Roman" w:cs="Times New Roman"/>
          <w:sz w:val="24"/>
          <w:lang w:val="es-CL"/>
        </w:rPr>
        <w:t xml:space="preserve"> </w:t>
      </w:r>
      <w:r w:rsidR="00333480">
        <w:rPr>
          <w:rFonts w:ascii="Times New Roman" w:hAnsi="Times New Roman" w:cs="Times New Roman"/>
          <w:sz w:val="24"/>
          <w:lang w:val="es-CL"/>
        </w:rPr>
        <w:t xml:space="preserve">nuevo </w:t>
      </w:r>
      <w:r>
        <w:rPr>
          <w:rFonts w:ascii="Times New Roman" w:hAnsi="Times New Roman" w:cs="Times New Roman"/>
          <w:sz w:val="24"/>
          <w:lang w:val="es-CL"/>
        </w:rPr>
        <w:t>documento</w:t>
      </w:r>
      <w:r w:rsidR="00333480">
        <w:rPr>
          <w:rFonts w:ascii="Times New Roman" w:hAnsi="Times New Roman" w:cs="Times New Roman"/>
          <w:sz w:val="24"/>
          <w:lang w:val="es-CL"/>
        </w:rPr>
        <w:t xml:space="preserve"> de acuerdo a las características </w:t>
      </w:r>
      <w:r w:rsidR="00791FA8">
        <w:rPr>
          <w:rFonts w:ascii="Times New Roman" w:hAnsi="Times New Roman" w:cs="Times New Roman"/>
          <w:sz w:val="24"/>
          <w:lang w:val="es-CL"/>
        </w:rPr>
        <w:t xml:space="preserve">aprendidas </w:t>
      </w:r>
      <w:r w:rsidR="00333480">
        <w:rPr>
          <w:rFonts w:ascii="Times New Roman" w:hAnsi="Times New Roman" w:cs="Times New Roman"/>
          <w:sz w:val="24"/>
          <w:lang w:val="es-CL"/>
        </w:rPr>
        <w:t xml:space="preserve">de un conjunto de documentos que estén previamente clasificados </w:t>
      </w:r>
      <w:r w:rsidR="00A8089C">
        <w:rPr>
          <w:rFonts w:ascii="Times New Roman" w:hAnsi="Times New Roman" w:cs="Times New Roman"/>
          <w:sz w:val="24"/>
          <w:lang w:val="es-CL"/>
        </w:rPr>
        <w:t xml:space="preserve">en una categoría </w:t>
      </w:r>
      <w:r w:rsidR="00333480">
        <w:rPr>
          <w:rFonts w:ascii="Times New Roman" w:hAnsi="Times New Roman" w:cs="Times New Roman"/>
          <w:sz w:val="24"/>
          <w:lang w:val="es-CL"/>
        </w:rPr>
        <w:t xml:space="preserve">por un experto del dominio </w:t>
      </w:r>
      <w:r w:rsidR="00333480">
        <w:rPr>
          <w:rFonts w:ascii="Times New Roman" w:hAnsi="Times New Roman" w:cs="Times New Roman"/>
          <w:sz w:val="24"/>
          <w:lang w:val="es-CL"/>
        </w:rPr>
        <w:fldChar w:fldCharType="begin" w:fldLock="1"/>
      </w:r>
      <w:r w:rsidR="00220530">
        <w:rPr>
          <w:rFonts w:ascii="Times New Roman" w:hAnsi="Times New Roman" w:cs="Times New Roman"/>
          <w:sz w:val="24"/>
          <w:lang w:val="es-CL"/>
        </w:rPr>
        <w:instrText>ADDIN CSL_CITATION { "citationItems" : [ { "id" : "ITEM-1", "itemData" : { "DOI" : "10.1145/505282.505283", "ISSN" : "03600300", "author" : [ { "dropping-particle" : "", "family" : "Sebastiani", "given" : "Fabrizio", "non-dropping-particle" : "", "parse-names" : false, "suffix" : "" }, { "dropping-particle" : "", "family" : "Fabrizio", "given" : "", "non-dropping-particle" : "", "parse-names" : false, "suffix" : "" } ], "container-title" : "ACM Computing Surveys", "id" : "ITEM-1", "issue" : "1", "issued" : { "date-parts" : [ [ "2002", "3", "1" ] ] }, "page" : "1-47", "publisher" : "ACM", "title" : "Machine learning in automated text categorization", "type" : "article-journal", "volume" : "34" }, "uris" : [ "http://www.mendeley.com/documents/?uuid=76b06280-cb4f-3589-bcd7-1f3d5d17aef9" ] } ], "mendeley" : { "formattedCitation" : "(Sebastiani &amp; Fabrizio, 2002)", "plainTextFormattedCitation" : "(Sebastiani &amp; Fabrizio, 2002)", "previouslyFormattedCitation" : "(Sebastiani &amp; Fabrizio, 2002)" }, "properties" : { "noteIndex" : 0 }, "schema" : "https://github.com/citation-style-language/schema/raw/master/csl-citation.json" }</w:instrText>
      </w:r>
      <w:r w:rsidR="00333480">
        <w:rPr>
          <w:rFonts w:ascii="Times New Roman" w:hAnsi="Times New Roman" w:cs="Times New Roman"/>
          <w:sz w:val="24"/>
          <w:lang w:val="es-CL"/>
        </w:rPr>
        <w:fldChar w:fldCharType="separate"/>
      </w:r>
      <w:r w:rsidR="00333480" w:rsidRPr="00333480">
        <w:rPr>
          <w:rFonts w:ascii="Times New Roman" w:hAnsi="Times New Roman" w:cs="Times New Roman"/>
          <w:noProof/>
          <w:sz w:val="24"/>
          <w:lang w:val="es-CL"/>
        </w:rPr>
        <w:t>(Sebastiani &amp; Fabrizio, 2002)</w:t>
      </w:r>
      <w:r w:rsidR="00333480">
        <w:rPr>
          <w:rFonts w:ascii="Times New Roman" w:hAnsi="Times New Roman" w:cs="Times New Roman"/>
          <w:sz w:val="24"/>
          <w:lang w:val="es-CL"/>
        </w:rPr>
        <w:fldChar w:fldCharType="end"/>
      </w:r>
      <w:r>
        <w:rPr>
          <w:rFonts w:ascii="Times New Roman" w:hAnsi="Times New Roman" w:cs="Times New Roman"/>
          <w:sz w:val="24"/>
          <w:lang w:val="es-CL"/>
        </w:rPr>
        <w:t>.</w:t>
      </w:r>
      <w:r w:rsidR="00477513">
        <w:rPr>
          <w:rFonts w:ascii="Times New Roman" w:hAnsi="Times New Roman" w:cs="Times New Roman"/>
          <w:sz w:val="24"/>
          <w:lang w:val="es-CL"/>
        </w:rPr>
        <w:t xml:space="preserve"> </w:t>
      </w:r>
      <w:r w:rsidR="00333480">
        <w:rPr>
          <w:rFonts w:ascii="Times New Roman" w:hAnsi="Times New Roman" w:cs="Times New Roman"/>
          <w:sz w:val="24"/>
          <w:lang w:val="es-CL"/>
        </w:rPr>
        <w:t xml:space="preserve">En aprendizaje automático, </w:t>
      </w:r>
      <w:r w:rsidR="00791FA8">
        <w:rPr>
          <w:rFonts w:ascii="Times New Roman" w:hAnsi="Times New Roman" w:cs="Times New Roman"/>
          <w:sz w:val="24"/>
          <w:lang w:val="es-CL"/>
        </w:rPr>
        <w:t xml:space="preserve">el segundo enfoque se denomina aprendizaje supervisado dado que </w:t>
      </w:r>
      <w:r w:rsidR="00A8089C">
        <w:rPr>
          <w:rFonts w:ascii="Times New Roman" w:hAnsi="Times New Roman" w:cs="Times New Roman"/>
          <w:sz w:val="24"/>
          <w:lang w:val="es-CL"/>
        </w:rPr>
        <w:t xml:space="preserve">el entrenamiento del algoritmo es </w:t>
      </w:r>
      <w:r w:rsidR="00C063C3">
        <w:rPr>
          <w:rFonts w:ascii="Times New Roman" w:hAnsi="Times New Roman" w:cs="Times New Roman"/>
          <w:sz w:val="24"/>
          <w:lang w:val="es-CL"/>
        </w:rPr>
        <w:t>guiado</w:t>
      </w:r>
      <w:r w:rsidR="00A8089C">
        <w:rPr>
          <w:rFonts w:ascii="Times New Roman" w:hAnsi="Times New Roman" w:cs="Times New Roman"/>
          <w:sz w:val="24"/>
          <w:lang w:val="es-CL"/>
        </w:rPr>
        <w:t xml:space="preserve"> por los datos previamente etiquetados</w:t>
      </w:r>
      <w:r w:rsidR="00C063C3">
        <w:rPr>
          <w:rFonts w:ascii="Times New Roman" w:hAnsi="Times New Roman" w:cs="Times New Roman"/>
          <w:sz w:val="24"/>
          <w:lang w:val="es-CL"/>
        </w:rPr>
        <w:t xml:space="preserve"> de forma correcta</w:t>
      </w:r>
      <w:r w:rsidR="005B5003">
        <w:rPr>
          <w:rFonts w:ascii="Times New Roman" w:hAnsi="Times New Roman" w:cs="Times New Roman"/>
          <w:sz w:val="24"/>
          <w:lang w:val="es-CL"/>
        </w:rPr>
        <w:t>.</w:t>
      </w:r>
      <w:r w:rsidR="00891B17">
        <w:rPr>
          <w:rFonts w:ascii="Times New Roman" w:hAnsi="Times New Roman" w:cs="Times New Roman"/>
          <w:sz w:val="24"/>
          <w:lang w:val="es-CL"/>
        </w:rPr>
        <w:t xml:space="preserve"> </w:t>
      </w:r>
    </w:p>
    <w:p w14:paraId="640F6774" w14:textId="077A3515" w:rsidR="009566BB" w:rsidRDefault="003E0A71" w:rsidP="00864010">
      <w:pPr>
        <w:spacing w:line="360" w:lineRule="auto"/>
        <w:rPr>
          <w:rFonts w:ascii="Times New Roman" w:hAnsi="Times New Roman" w:cs="Times New Roman"/>
          <w:sz w:val="24"/>
          <w:lang w:val="es-CL"/>
        </w:rPr>
      </w:pPr>
      <w:r>
        <w:rPr>
          <w:rFonts w:ascii="Times New Roman" w:hAnsi="Times New Roman" w:cs="Times New Roman"/>
          <w:sz w:val="24"/>
          <w:lang w:val="es-CL"/>
        </w:rPr>
        <w:t xml:space="preserve">Una vez que se ha construido un clasificador, es necesario evaluar su rendimiento. </w:t>
      </w:r>
      <w:r w:rsidR="00202E77">
        <w:rPr>
          <w:rFonts w:ascii="Times New Roman" w:hAnsi="Times New Roman" w:cs="Times New Roman"/>
          <w:sz w:val="24"/>
          <w:lang w:val="es-CL"/>
        </w:rPr>
        <w:t xml:space="preserve">Como se ha mencionado anteriormente, </w:t>
      </w:r>
      <w:r w:rsidR="00864010">
        <w:rPr>
          <w:rFonts w:ascii="Times New Roman" w:hAnsi="Times New Roman" w:cs="Times New Roman"/>
          <w:sz w:val="24"/>
          <w:lang w:val="es-CL"/>
        </w:rPr>
        <w:t xml:space="preserve">para realizar clasificación de texto utilizando algoritmos de aprendizaje automático, es necesario un conjunto de </w:t>
      </w:r>
      <w:r w:rsidR="008668CD">
        <w:rPr>
          <w:rFonts w:ascii="Times New Roman" w:hAnsi="Times New Roman" w:cs="Times New Roman"/>
          <w:sz w:val="24"/>
          <w:lang w:val="es-CL"/>
        </w:rPr>
        <w:t>documentos</w:t>
      </w:r>
      <w:r w:rsidR="00864010">
        <w:rPr>
          <w:rFonts w:ascii="Times New Roman" w:hAnsi="Times New Roman" w:cs="Times New Roman"/>
          <w:sz w:val="24"/>
          <w:lang w:val="es-CL"/>
        </w:rPr>
        <w:t xml:space="preserve"> etiquetados con sus respectivas categorías.</w:t>
      </w:r>
      <w:r w:rsidR="008668CD">
        <w:rPr>
          <w:rFonts w:ascii="Times New Roman" w:hAnsi="Times New Roman" w:cs="Times New Roman"/>
          <w:sz w:val="24"/>
          <w:lang w:val="es-CL"/>
        </w:rPr>
        <w:t xml:space="preserve"> Para evaluar el rendimiento del clasificador, </w:t>
      </w:r>
      <w:r w:rsidR="00DC6A4B">
        <w:rPr>
          <w:rFonts w:ascii="Times New Roman" w:hAnsi="Times New Roman" w:cs="Times New Roman"/>
          <w:sz w:val="24"/>
          <w:lang w:val="es-CL"/>
        </w:rPr>
        <w:t xml:space="preserve">normalmente </w:t>
      </w:r>
      <w:r w:rsidR="008668CD">
        <w:rPr>
          <w:rFonts w:ascii="Times New Roman" w:hAnsi="Times New Roman" w:cs="Times New Roman"/>
          <w:sz w:val="24"/>
          <w:lang w:val="es-CL"/>
        </w:rPr>
        <w:t xml:space="preserve">el conjunto de documentos es dividido en dos partes: un conjunto de entrenamiento y un conjunto de evaluación. </w:t>
      </w:r>
      <w:r w:rsidR="001953EF">
        <w:rPr>
          <w:rFonts w:ascii="Times New Roman" w:hAnsi="Times New Roman" w:cs="Times New Roman"/>
          <w:sz w:val="24"/>
          <w:lang w:val="es-CL"/>
        </w:rPr>
        <w:t xml:space="preserve">El conjunto de entrenamiento es utilizado para entrenar al clasificador y el conjunto de evaluación es utilizado para evaluar su efectividad. </w:t>
      </w:r>
      <w:r w:rsidR="008668CD">
        <w:rPr>
          <w:rFonts w:ascii="Times New Roman" w:hAnsi="Times New Roman" w:cs="Times New Roman"/>
          <w:sz w:val="24"/>
          <w:lang w:val="es-CL"/>
        </w:rPr>
        <w:t xml:space="preserve"> </w:t>
      </w:r>
    </w:p>
    <w:p w14:paraId="3B982838" w14:textId="4536DC69" w:rsidR="00D97E95" w:rsidRDefault="00E56705" w:rsidP="00E133CE">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Las métricas comúnmente utilizadas para evaluar lo</w:t>
      </w:r>
      <w:r w:rsidR="00BB6B35">
        <w:rPr>
          <w:rFonts w:ascii="Times New Roman" w:hAnsi="Times New Roman" w:cs="Times New Roman"/>
          <w:sz w:val="24"/>
          <w:lang w:val="es-CL"/>
        </w:rPr>
        <w:t xml:space="preserve">s clasificadores son </w:t>
      </w:r>
      <w:proofErr w:type="spellStart"/>
      <w:r w:rsidR="004F75C2" w:rsidRPr="00837E77">
        <w:rPr>
          <w:rFonts w:ascii="Times New Roman" w:hAnsi="Times New Roman" w:cs="Times New Roman"/>
          <w:i/>
          <w:sz w:val="24"/>
          <w:lang w:val="es-CL"/>
        </w:rPr>
        <w:t>precision</w:t>
      </w:r>
      <w:proofErr w:type="spellEnd"/>
      <w:r w:rsidR="00BB6B35">
        <w:rPr>
          <w:rFonts w:ascii="Times New Roman" w:hAnsi="Times New Roman" w:cs="Times New Roman"/>
          <w:sz w:val="24"/>
          <w:lang w:val="es-CL"/>
        </w:rPr>
        <w:t>,</w:t>
      </w:r>
      <w:r>
        <w:rPr>
          <w:rFonts w:ascii="Times New Roman" w:hAnsi="Times New Roman" w:cs="Times New Roman"/>
          <w:sz w:val="24"/>
          <w:lang w:val="es-CL"/>
        </w:rPr>
        <w:t xml:space="preserve"> </w:t>
      </w:r>
      <w:proofErr w:type="spellStart"/>
      <w:r w:rsidRPr="00B6459E">
        <w:rPr>
          <w:rFonts w:ascii="Times New Roman" w:hAnsi="Times New Roman" w:cs="Times New Roman"/>
          <w:i/>
          <w:sz w:val="24"/>
          <w:lang w:val="es-CL"/>
        </w:rPr>
        <w:t>recall</w:t>
      </w:r>
      <w:proofErr w:type="spellEnd"/>
      <w:r w:rsidR="00BB6B35">
        <w:rPr>
          <w:rFonts w:ascii="Times New Roman" w:hAnsi="Times New Roman" w:cs="Times New Roman"/>
          <w:sz w:val="24"/>
          <w:lang w:val="es-CL"/>
        </w:rPr>
        <w:t xml:space="preserve"> y </w:t>
      </w:r>
      <w:proofErr w:type="spellStart"/>
      <w:r w:rsidR="004F75C2" w:rsidRPr="00B6459E">
        <w:rPr>
          <w:rFonts w:ascii="Times New Roman" w:hAnsi="Times New Roman" w:cs="Times New Roman"/>
          <w:i/>
          <w:sz w:val="24"/>
          <w:lang w:val="es-CL"/>
        </w:rPr>
        <w:t>accuracy</w:t>
      </w:r>
      <w:proofErr w:type="spellEnd"/>
      <w:r w:rsidR="004F75C2">
        <w:rPr>
          <w:rFonts w:ascii="Times New Roman" w:hAnsi="Times New Roman" w:cs="Times New Roman"/>
          <w:sz w:val="24"/>
          <w:lang w:val="es-CL"/>
        </w:rPr>
        <w:t xml:space="preserve"> </w:t>
      </w:r>
      <w:r w:rsidR="00220530">
        <w:rPr>
          <w:rFonts w:ascii="Times New Roman" w:hAnsi="Times New Roman" w:cs="Times New Roman"/>
          <w:sz w:val="24"/>
          <w:lang w:val="es-CL"/>
        </w:rPr>
        <w:fldChar w:fldCharType="begin" w:fldLock="1"/>
      </w:r>
      <w:r w:rsidR="00C2465B">
        <w:rPr>
          <w:rFonts w:ascii="Times New Roman" w:hAnsi="Times New Roman" w:cs="Times New Roman"/>
          <w:sz w:val="24"/>
          <w:lang w:val="es-CL"/>
        </w:rPr>
        <w:instrText>ADDIN CSL_CITATION { "citationItems" : [ { "id" : "ITEM-1", "itemData" : { "author" : [ { "dropping-particle" : "", "family" : "Feldman", "given" : "Ronen", "non-dropping-particle" : "", "parse-names" : false, "suffix" : "" }, { "dropping-particle" : "", "family" : "Sanger", "given" : "James", "non-dropping-particle" : "", "parse-names" : false, "suffix" : "" } ], "id" : "ITEM-1", "issued" : { "date-parts" : [ [ "2006" ] ] }, "title" : "Text Mining Handbook", "type" : "book" }, "uris" : [ "http://www.mendeley.com/documents/?uuid=81654a4a-19b6-34ff-a59a-7ee457c802bf" ] } ], "mendeley" : { "formattedCitation" : "(Feldman &amp; Sanger, 2006)", "plainTextFormattedCitation" : "(Feldman &amp; Sanger, 2006)", "previouslyFormattedCitation" : "(Feldman &amp; Sanger, 2006)" }, "properties" : { "noteIndex" : 0 }, "schema" : "https://github.com/citation-style-language/schema/raw/master/csl-citation.json" }</w:instrText>
      </w:r>
      <w:r w:rsidR="00220530">
        <w:rPr>
          <w:rFonts w:ascii="Times New Roman" w:hAnsi="Times New Roman" w:cs="Times New Roman"/>
          <w:sz w:val="24"/>
          <w:lang w:val="es-CL"/>
        </w:rPr>
        <w:fldChar w:fldCharType="separate"/>
      </w:r>
      <w:r w:rsidR="00220530" w:rsidRPr="00220530">
        <w:rPr>
          <w:rFonts w:ascii="Times New Roman" w:hAnsi="Times New Roman" w:cs="Times New Roman"/>
          <w:noProof/>
          <w:sz w:val="24"/>
          <w:lang w:val="es-CL"/>
        </w:rPr>
        <w:t>(Feldman &amp; Sanger, 2006)</w:t>
      </w:r>
      <w:r w:rsidR="00220530">
        <w:rPr>
          <w:rFonts w:ascii="Times New Roman" w:hAnsi="Times New Roman" w:cs="Times New Roman"/>
          <w:sz w:val="24"/>
          <w:lang w:val="es-CL"/>
        </w:rPr>
        <w:fldChar w:fldCharType="end"/>
      </w:r>
      <w:r w:rsidR="00E133CE">
        <w:rPr>
          <w:rFonts w:ascii="Times New Roman" w:hAnsi="Times New Roman" w:cs="Times New Roman"/>
          <w:sz w:val="24"/>
          <w:lang w:val="es-CL"/>
        </w:rPr>
        <w:t xml:space="preserve">, las cuales se calculan a partir de una matriz de confusión. Una matriz de confusión es una herramienta que permite la visualización del rendimiento de un algoritmo que emplea aprendizaje supervisado. En la </w:t>
      </w:r>
      <w:r w:rsidR="00E133CE" w:rsidRPr="00E133CE">
        <w:rPr>
          <w:rFonts w:ascii="Times New Roman" w:hAnsi="Times New Roman" w:cs="Times New Roman"/>
          <w:sz w:val="24"/>
          <w:lang w:val="es-CL"/>
        </w:rPr>
        <w:fldChar w:fldCharType="begin"/>
      </w:r>
      <w:r w:rsidR="00E133CE" w:rsidRPr="00E133CE">
        <w:rPr>
          <w:rFonts w:ascii="Times New Roman" w:hAnsi="Times New Roman" w:cs="Times New Roman"/>
          <w:sz w:val="24"/>
          <w:lang w:val="es-CL"/>
        </w:rPr>
        <w:instrText xml:space="preserve"> REF _Ref510433902 \h  \* MERGEFORMAT </w:instrText>
      </w:r>
      <w:r w:rsidR="00E133CE" w:rsidRPr="00E133CE">
        <w:rPr>
          <w:rFonts w:ascii="Times New Roman" w:hAnsi="Times New Roman" w:cs="Times New Roman"/>
          <w:sz w:val="24"/>
          <w:lang w:val="es-CL"/>
        </w:rPr>
      </w:r>
      <w:r w:rsidR="00E133CE" w:rsidRPr="00E133CE">
        <w:rPr>
          <w:rFonts w:ascii="Times New Roman" w:hAnsi="Times New Roman" w:cs="Times New Roman"/>
          <w:sz w:val="24"/>
          <w:lang w:val="es-CL"/>
        </w:rPr>
        <w:fldChar w:fldCharType="separate"/>
      </w:r>
      <w:r w:rsidR="00E133CE" w:rsidRPr="00E133CE">
        <w:rPr>
          <w:rFonts w:ascii="Times New Roman" w:hAnsi="Times New Roman" w:cs="Times New Roman"/>
          <w:sz w:val="24"/>
        </w:rPr>
        <w:t xml:space="preserve">Tabla </w:t>
      </w:r>
      <w:r w:rsidR="00E133CE" w:rsidRPr="00E133CE">
        <w:rPr>
          <w:rFonts w:ascii="Times New Roman" w:hAnsi="Times New Roman" w:cs="Times New Roman"/>
          <w:noProof/>
          <w:sz w:val="24"/>
        </w:rPr>
        <w:t>1</w:t>
      </w:r>
      <w:r w:rsidR="00E133CE" w:rsidRPr="00E133CE">
        <w:rPr>
          <w:rFonts w:ascii="Times New Roman" w:hAnsi="Times New Roman" w:cs="Times New Roman"/>
          <w:sz w:val="24"/>
          <w:lang w:val="es-CL"/>
        </w:rPr>
        <w:fldChar w:fldCharType="end"/>
      </w:r>
      <w:r w:rsidR="00E133CE">
        <w:rPr>
          <w:rFonts w:ascii="Times New Roman" w:hAnsi="Times New Roman" w:cs="Times New Roman"/>
          <w:sz w:val="24"/>
          <w:lang w:val="es-CL"/>
        </w:rPr>
        <w:t xml:space="preserve"> se presenta una matriz de confusión</w:t>
      </w:r>
      <w:r w:rsidR="004B416E">
        <w:rPr>
          <w:rFonts w:ascii="Times New Roman" w:hAnsi="Times New Roman" w:cs="Times New Roman"/>
          <w:sz w:val="24"/>
          <w:lang w:val="es-CL"/>
        </w:rPr>
        <w:t>, donde:</w:t>
      </w:r>
      <w:r w:rsidR="00E133CE">
        <w:rPr>
          <w:rFonts w:ascii="Times New Roman" w:hAnsi="Times New Roman" w:cs="Times New Roman"/>
          <w:sz w:val="24"/>
          <w:lang w:val="es-CL"/>
        </w:rPr>
        <w:t xml:space="preserve"> </w:t>
      </w:r>
    </w:p>
    <w:p w14:paraId="5938DEF5" w14:textId="19654C46" w:rsidR="004B416E" w:rsidRPr="004B416E" w:rsidRDefault="00E133CE" w:rsidP="004B416E">
      <w:pPr>
        <w:pStyle w:val="Prrafodelista"/>
        <w:numPr>
          <w:ilvl w:val="0"/>
          <w:numId w:val="28"/>
        </w:numPr>
        <w:spacing w:line="360" w:lineRule="auto"/>
        <w:rPr>
          <w:rFonts w:ascii="Times New Roman" w:hAnsi="Times New Roman" w:cs="Times New Roman"/>
          <w:sz w:val="24"/>
        </w:rPr>
      </w:pPr>
      <w:r w:rsidRPr="004B416E">
        <w:rPr>
          <w:rFonts w:ascii="Times New Roman" w:hAnsi="Times New Roman" w:cs="Times New Roman"/>
          <w:b/>
          <w:sz w:val="24"/>
        </w:rPr>
        <w:t>TP</w:t>
      </w:r>
      <w:r w:rsidRPr="00E133CE">
        <w:rPr>
          <w:rFonts w:ascii="Times New Roman" w:hAnsi="Times New Roman" w:cs="Times New Roman"/>
          <w:sz w:val="24"/>
        </w:rPr>
        <w:t xml:space="preserve"> = </w:t>
      </w:r>
      <w:r>
        <w:rPr>
          <w:rFonts w:ascii="Times New Roman" w:hAnsi="Times New Roman" w:cs="Times New Roman"/>
          <w:sz w:val="24"/>
        </w:rPr>
        <w:t>verdadero positivo (</w:t>
      </w:r>
      <w:r w:rsidRPr="00E133CE">
        <w:rPr>
          <w:rFonts w:ascii="Times New Roman" w:hAnsi="Times New Roman" w:cs="Times New Roman"/>
          <w:sz w:val="24"/>
        </w:rPr>
        <w:t>true positives</w:t>
      </w:r>
      <w:r>
        <w:rPr>
          <w:rFonts w:ascii="Times New Roman" w:hAnsi="Times New Roman" w:cs="Times New Roman"/>
          <w:sz w:val="24"/>
        </w:rPr>
        <w:t xml:space="preserve"> en inglés)</w:t>
      </w:r>
      <w:r w:rsidRPr="00E133CE">
        <w:rPr>
          <w:rFonts w:ascii="Times New Roman" w:hAnsi="Times New Roman" w:cs="Times New Roman"/>
          <w:sz w:val="24"/>
        </w:rPr>
        <w:t>:</w:t>
      </w:r>
      <w:r w:rsidR="004B416E">
        <w:rPr>
          <w:rFonts w:ascii="Times New Roman" w:hAnsi="Times New Roman" w:cs="Times New Roman"/>
          <w:sz w:val="24"/>
        </w:rPr>
        <w:t xml:space="preserve"> número de muestras clasificadas como </w:t>
      </w:r>
      <w:r w:rsidRPr="00E133CE">
        <w:rPr>
          <w:rFonts w:ascii="Times New Roman" w:hAnsi="Times New Roman" w:cs="Times New Roman"/>
          <w:sz w:val="24"/>
        </w:rPr>
        <w:t xml:space="preserve"> </w:t>
      </w:r>
      <w:r w:rsidR="004B416E">
        <w:rPr>
          <w:rFonts w:ascii="Times New Roman" w:hAnsi="Times New Roman" w:cs="Times New Roman"/>
          <w:sz w:val="24"/>
        </w:rPr>
        <w:t>positivas que realmente son positivas.</w:t>
      </w:r>
      <w:r w:rsidRPr="00E133CE">
        <w:rPr>
          <w:rFonts w:ascii="Times New Roman" w:hAnsi="Times New Roman" w:cs="Times New Roman"/>
          <w:sz w:val="24"/>
        </w:rPr>
        <w:t xml:space="preserve"> </w:t>
      </w:r>
    </w:p>
    <w:p w14:paraId="02A94FDF" w14:textId="2BBB3964" w:rsidR="00E133CE" w:rsidRPr="00E133CE" w:rsidRDefault="00E133CE" w:rsidP="00E133CE">
      <w:pPr>
        <w:pStyle w:val="Prrafodelista"/>
        <w:numPr>
          <w:ilvl w:val="0"/>
          <w:numId w:val="28"/>
        </w:numPr>
        <w:spacing w:line="360" w:lineRule="auto"/>
        <w:rPr>
          <w:rFonts w:ascii="Times New Roman" w:hAnsi="Times New Roman" w:cs="Times New Roman"/>
          <w:sz w:val="24"/>
        </w:rPr>
      </w:pPr>
      <w:r w:rsidRPr="004B416E">
        <w:rPr>
          <w:rFonts w:ascii="Times New Roman" w:hAnsi="Times New Roman" w:cs="Times New Roman"/>
          <w:b/>
          <w:sz w:val="24"/>
        </w:rPr>
        <w:t>FP</w:t>
      </w:r>
      <w:r w:rsidRPr="00E133CE">
        <w:rPr>
          <w:rFonts w:ascii="Times New Roman" w:hAnsi="Times New Roman" w:cs="Times New Roman"/>
          <w:sz w:val="24"/>
        </w:rPr>
        <w:t xml:space="preserve"> = </w:t>
      </w:r>
      <w:r>
        <w:rPr>
          <w:rFonts w:ascii="Times New Roman" w:hAnsi="Times New Roman" w:cs="Times New Roman"/>
          <w:sz w:val="24"/>
        </w:rPr>
        <w:t>falso positivo (</w:t>
      </w:r>
      <w:r w:rsidRPr="00E133CE">
        <w:rPr>
          <w:rFonts w:ascii="Times New Roman" w:hAnsi="Times New Roman" w:cs="Times New Roman"/>
          <w:sz w:val="24"/>
        </w:rPr>
        <w:t>false positives</w:t>
      </w:r>
      <w:r>
        <w:rPr>
          <w:rFonts w:ascii="Times New Roman" w:hAnsi="Times New Roman" w:cs="Times New Roman"/>
          <w:sz w:val="24"/>
        </w:rPr>
        <w:t xml:space="preserve"> en inglés)</w:t>
      </w:r>
      <w:r w:rsidRPr="00E133CE">
        <w:rPr>
          <w:rFonts w:ascii="Times New Roman" w:hAnsi="Times New Roman" w:cs="Times New Roman"/>
          <w:sz w:val="24"/>
        </w:rPr>
        <w:t xml:space="preserve">: </w:t>
      </w:r>
      <w:r w:rsidR="004B416E">
        <w:rPr>
          <w:rFonts w:ascii="Times New Roman" w:hAnsi="Times New Roman" w:cs="Times New Roman"/>
          <w:sz w:val="24"/>
        </w:rPr>
        <w:t xml:space="preserve">número de muestras clasificadas como positivos y que realmente son negativas. </w:t>
      </w:r>
    </w:p>
    <w:p w14:paraId="58A81054" w14:textId="43BE62ED" w:rsidR="00E133CE" w:rsidRPr="00E133CE" w:rsidRDefault="00E133CE" w:rsidP="00E133CE">
      <w:pPr>
        <w:pStyle w:val="Prrafodelista"/>
        <w:numPr>
          <w:ilvl w:val="0"/>
          <w:numId w:val="28"/>
        </w:numPr>
        <w:spacing w:line="360" w:lineRule="auto"/>
        <w:rPr>
          <w:rFonts w:ascii="Times New Roman" w:hAnsi="Times New Roman" w:cs="Times New Roman"/>
          <w:sz w:val="24"/>
        </w:rPr>
      </w:pPr>
      <w:r w:rsidRPr="004B416E">
        <w:rPr>
          <w:rFonts w:ascii="Times New Roman" w:hAnsi="Times New Roman" w:cs="Times New Roman"/>
          <w:b/>
          <w:sz w:val="24"/>
        </w:rPr>
        <w:t>TN</w:t>
      </w:r>
      <w:r w:rsidRPr="00E133CE">
        <w:rPr>
          <w:rFonts w:ascii="Times New Roman" w:hAnsi="Times New Roman" w:cs="Times New Roman"/>
          <w:sz w:val="24"/>
        </w:rPr>
        <w:t xml:space="preserve"> = </w:t>
      </w:r>
      <w:r>
        <w:rPr>
          <w:rFonts w:ascii="Times New Roman" w:hAnsi="Times New Roman" w:cs="Times New Roman"/>
          <w:sz w:val="24"/>
        </w:rPr>
        <w:t>verdadero negativo (</w:t>
      </w:r>
      <w:r w:rsidRPr="00E133CE">
        <w:rPr>
          <w:rFonts w:ascii="Times New Roman" w:hAnsi="Times New Roman" w:cs="Times New Roman"/>
          <w:sz w:val="24"/>
        </w:rPr>
        <w:t xml:space="preserve">true </w:t>
      </w:r>
      <w:proofErr w:type="spellStart"/>
      <w:r w:rsidRPr="00E133CE">
        <w:rPr>
          <w:rFonts w:ascii="Times New Roman" w:hAnsi="Times New Roman" w:cs="Times New Roman"/>
          <w:sz w:val="24"/>
        </w:rPr>
        <w:t>negatives</w:t>
      </w:r>
      <w:proofErr w:type="spellEnd"/>
      <w:r>
        <w:rPr>
          <w:rFonts w:ascii="Times New Roman" w:hAnsi="Times New Roman" w:cs="Times New Roman"/>
          <w:sz w:val="24"/>
        </w:rPr>
        <w:t xml:space="preserve"> en inglés)</w:t>
      </w:r>
      <w:r w:rsidRPr="00E133CE">
        <w:rPr>
          <w:rFonts w:ascii="Times New Roman" w:hAnsi="Times New Roman" w:cs="Times New Roman"/>
          <w:sz w:val="24"/>
        </w:rPr>
        <w:t xml:space="preserve">: </w:t>
      </w:r>
      <w:r w:rsidR="004B416E">
        <w:rPr>
          <w:rFonts w:ascii="Times New Roman" w:hAnsi="Times New Roman" w:cs="Times New Roman"/>
          <w:sz w:val="24"/>
        </w:rPr>
        <w:t>número de muestras clasificadas como negativas y que realmente son negativas.</w:t>
      </w:r>
      <w:r w:rsidRPr="00E133CE">
        <w:rPr>
          <w:rFonts w:ascii="Times New Roman" w:hAnsi="Times New Roman" w:cs="Times New Roman"/>
          <w:sz w:val="24"/>
        </w:rPr>
        <w:t xml:space="preserve"> </w:t>
      </w:r>
    </w:p>
    <w:p w14:paraId="5ACCD7B2" w14:textId="1C147E2A" w:rsidR="00E133CE" w:rsidRPr="00E133CE" w:rsidRDefault="00E133CE" w:rsidP="00E133CE">
      <w:pPr>
        <w:pStyle w:val="Prrafodelista"/>
        <w:numPr>
          <w:ilvl w:val="0"/>
          <w:numId w:val="28"/>
        </w:numPr>
        <w:spacing w:line="360" w:lineRule="auto"/>
        <w:rPr>
          <w:rFonts w:ascii="Times New Roman" w:hAnsi="Times New Roman" w:cs="Times New Roman"/>
          <w:sz w:val="28"/>
          <w:lang w:val="es-CL"/>
        </w:rPr>
      </w:pPr>
      <w:r w:rsidRPr="004B416E">
        <w:rPr>
          <w:rFonts w:ascii="Times New Roman" w:hAnsi="Times New Roman" w:cs="Times New Roman"/>
          <w:b/>
          <w:sz w:val="24"/>
        </w:rPr>
        <w:t>FN</w:t>
      </w:r>
      <w:r w:rsidRPr="00E133CE">
        <w:rPr>
          <w:rFonts w:ascii="Times New Roman" w:hAnsi="Times New Roman" w:cs="Times New Roman"/>
          <w:sz w:val="24"/>
        </w:rPr>
        <w:t xml:space="preserve"> = </w:t>
      </w:r>
      <w:r>
        <w:rPr>
          <w:rFonts w:ascii="Times New Roman" w:hAnsi="Times New Roman" w:cs="Times New Roman"/>
          <w:sz w:val="24"/>
        </w:rPr>
        <w:t>falso negativo (</w:t>
      </w:r>
      <w:r w:rsidRPr="00E133CE">
        <w:rPr>
          <w:rFonts w:ascii="Times New Roman" w:hAnsi="Times New Roman" w:cs="Times New Roman"/>
          <w:sz w:val="24"/>
        </w:rPr>
        <w:t xml:space="preserve">false </w:t>
      </w:r>
      <w:proofErr w:type="spellStart"/>
      <w:r w:rsidRPr="00E133CE">
        <w:rPr>
          <w:rFonts w:ascii="Times New Roman" w:hAnsi="Times New Roman" w:cs="Times New Roman"/>
          <w:sz w:val="24"/>
        </w:rPr>
        <w:t>negatives</w:t>
      </w:r>
      <w:proofErr w:type="spellEnd"/>
      <w:r>
        <w:rPr>
          <w:rFonts w:ascii="Times New Roman" w:hAnsi="Times New Roman" w:cs="Times New Roman"/>
          <w:sz w:val="24"/>
        </w:rPr>
        <w:t xml:space="preserve"> en inglés)</w:t>
      </w:r>
      <w:r w:rsidRPr="00E133CE">
        <w:rPr>
          <w:rFonts w:ascii="Times New Roman" w:hAnsi="Times New Roman" w:cs="Times New Roman"/>
          <w:sz w:val="24"/>
        </w:rPr>
        <w:t xml:space="preserve">: </w:t>
      </w:r>
      <w:r w:rsidR="004B416E">
        <w:rPr>
          <w:rFonts w:ascii="Times New Roman" w:hAnsi="Times New Roman" w:cs="Times New Roman"/>
          <w:sz w:val="24"/>
        </w:rPr>
        <w:t xml:space="preserve">número de muestras clasificadas como negativas y que realmente son positivas. </w:t>
      </w:r>
    </w:p>
    <w:p w14:paraId="0DABF108" w14:textId="77777777" w:rsidR="00D97E95" w:rsidRDefault="00D97E95" w:rsidP="00864010">
      <w:pPr>
        <w:spacing w:line="360" w:lineRule="auto"/>
        <w:rPr>
          <w:rFonts w:ascii="Times New Roman" w:hAnsi="Times New Roman" w:cs="Times New Roman"/>
          <w:sz w:val="24"/>
          <w:lang w:val="es-CL"/>
        </w:rPr>
      </w:pPr>
    </w:p>
    <w:tbl>
      <w:tblPr>
        <w:tblStyle w:val="Tablaconcuadrcula"/>
        <w:tblW w:w="0" w:type="auto"/>
        <w:tblInd w:w="212" w:type="dxa"/>
        <w:tblCellMar>
          <w:left w:w="70" w:type="dxa"/>
          <w:right w:w="70" w:type="dxa"/>
        </w:tblCellMar>
        <w:tblLook w:val="0000" w:firstRow="0" w:lastRow="0" w:firstColumn="0" w:lastColumn="0" w:noHBand="0" w:noVBand="0"/>
      </w:tblPr>
      <w:tblGrid>
        <w:gridCol w:w="1559"/>
        <w:gridCol w:w="1825"/>
        <w:gridCol w:w="2684"/>
        <w:gridCol w:w="2698"/>
      </w:tblGrid>
      <w:tr w:rsidR="00E133CE" w14:paraId="7C206B86" w14:textId="77777777" w:rsidTr="008E115C">
        <w:trPr>
          <w:gridBefore w:val="2"/>
          <w:wBefore w:w="3384" w:type="dxa"/>
          <w:trHeight w:val="465"/>
        </w:trPr>
        <w:tc>
          <w:tcPr>
            <w:tcW w:w="5382" w:type="dxa"/>
            <w:gridSpan w:val="2"/>
          </w:tcPr>
          <w:p w14:paraId="000C8A40" w14:textId="1DB67257" w:rsidR="00E133CE" w:rsidRPr="00E133CE" w:rsidRDefault="00E133CE" w:rsidP="00E133CE">
            <w:pPr>
              <w:spacing w:line="360" w:lineRule="auto"/>
              <w:jc w:val="center"/>
              <w:rPr>
                <w:rFonts w:ascii="Times New Roman" w:hAnsi="Times New Roman" w:cs="Times New Roman"/>
                <w:b/>
                <w:sz w:val="24"/>
                <w:lang w:val="es-CL"/>
              </w:rPr>
            </w:pPr>
            <w:r w:rsidRPr="00E133CE">
              <w:rPr>
                <w:rFonts w:ascii="Times New Roman" w:hAnsi="Times New Roman" w:cs="Times New Roman"/>
                <w:b/>
                <w:sz w:val="24"/>
                <w:lang w:val="es-CL"/>
              </w:rPr>
              <w:t xml:space="preserve">Clasificación </w:t>
            </w:r>
            <w:r>
              <w:rPr>
                <w:rFonts w:ascii="Times New Roman" w:hAnsi="Times New Roman" w:cs="Times New Roman"/>
                <w:b/>
                <w:sz w:val="24"/>
                <w:lang w:val="es-CL"/>
              </w:rPr>
              <w:t>A</w:t>
            </w:r>
            <w:r w:rsidRPr="00E133CE">
              <w:rPr>
                <w:rFonts w:ascii="Times New Roman" w:hAnsi="Times New Roman" w:cs="Times New Roman"/>
                <w:b/>
                <w:sz w:val="24"/>
                <w:lang w:val="es-CL"/>
              </w:rPr>
              <w:t>utomática</w:t>
            </w:r>
          </w:p>
        </w:tc>
      </w:tr>
      <w:tr w:rsidR="00E133CE" w14:paraId="0AEC8C80" w14:textId="77777777" w:rsidTr="008E115C">
        <w:tblPrEx>
          <w:tblCellMar>
            <w:left w:w="108" w:type="dxa"/>
            <w:right w:w="108" w:type="dxa"/>
          </w:tblCellMar>
          <w:tblLook w:val="04A0" w:firstRow="1" w:lastRow="0" w:firstColumn="1" w:lastColumn="0" w:noHBand="0" w:noVBand="1"/>
        </w:tblPrEx>
        <w:trPr>
          <w:gridBefore w:val="1"/>
          <w:wBefore w:w="1559" w:type="dxa"/>
        </w:trPr>
        <w:tc>
          <w:tcPr>
            <w:tcW w:w="1825" w:type="dxa"/>
            <w:tcBorders>
              <w:top w:val="nil"/>
              <w:left w:val="nil"/>
            </w:tcBorders>
          </w:tcPr>
          <w:p w14:paraId="769D2D35" w14:textId="77777777" w:rsidR="00E133CE" w:rsidRDefault="00E133CE" w:rsidP="00E133CE">
            <w:pPr>
              <w:spacing w:line="360" w:lineRule="auto"/>
              <w:rPr>
                <w:rFonts w:ascii="Times New Roman" w:hAnsi="Times New Roman" w:cs="Times New Roman"/>
                <w:sz w:val="24"/>
                <w:lang w:val="es-CL"/>
              </w:rPr>
            </w:pPr>
          </w:p>
        </w:tc>
        <w:tc>
          <w:tcPr>
            <w:tcW w:w="2684" w:type="dxa"/>
          </w:tcPr>
          <w:p w14:paraId="06DC4058" w14:textId="0CD76FF1" w:rsidR="00E133CE" w:rsidRDefault="00E133CE" w:rsidP="008E115C">
            <w:pPr>
              <w:spacing w:line="360" w:lineRule="auto"/>
              <w:jc w:val="center"/>
              <w:rPr>
                <w:rFonts w:ascii="Times New Roman" w:hAnsi="Times New Roman" w:cs="Times New Roman"/>
                <w:sz w:val="24"/>
                <w:lang w:val="es-CL"/>
              </w:rPr>
            </w:pPr>
            <w:r>
              <w:rPr>
                <w:rFonts w:ascii="Times New Roman" w:hAnsi="Times New Roman" w:cs="Times New Roman"/>
                <w:sz w:val="24"/>
                <w:lang w:val="es-CL"/>
              </w:rPr>
              <w:t>Positivo</w:t>
            </w:r>
          </w:p>
        </w:tc>
        <w:tc>
          <w:tcPr>
            <w:tcW w:w="2698" w:type="dxa"/>
          </w:tcPr>
          <w:p w14:paraId="4A9D2DA2" w14:textId="3FEE3257" w:rsidR="00E133CE" w:rsidRDefault="00E133CE" w:rsidP="008E115C">
            <w:pPr>
              <w:spacing w:line="360" w:lineRule="auto"/>
              <w:jc w:val="center"/>
              <w:rPr>
                <w:rFonts w:ascii="Times New Roman" w:hAnsi="Times New Roman" w:cs="Times New Roman"/>
                <w:sz w:val="24"/>
                <w:lang w:val="es-CL"/>
              </w:rPr>
            </w:pPr>
            <w:r>
              <w:rPr>
                <w:rFonts w:ascii="Times New Roman" w:hAnsi="Times New Roman" w:cs="Times New Roman"/>
                <w:sz w:val="24"/>
                <w:lang w:val="es-CL"/>
              </w:rPr>
              <w:t>Negativo</w:t>
            </w:r>
          </w:p>
        </w:tc>
      </w:tr>
      <w:tr w:rsidR="00E133CE" w14:paraId="56AD08D2" w14:textId="77777777" w:rsidTr="008E115C">
        <w:tblPrEx>
          <w:tblCellMar>
            <w:left w:w="108" w:type="dxa"/>
            <w:right w:w="108" w:type="dxa"/>
          </w:tblCellMar>
          <w:tblLook w:val="04A0" w:firstRow="1" w:lastRow="0" w:firstColumn="1" w:lastColumn="0" w:noHBand="0" w:noVBand="1"/>
        </w:tblPrEx>
        <w:tc>
          <w:tcPr>
            <w:tcW w:w="1559" w:type="dxa"/>
            <w:vMerge w:val="restart"/>
            <w:shd w:val="clear" w:color="auto" w:fill="auto"/>
          </w:tcPr>
          <w:p w14:paraId="7F6DAAB5" w14:textId="1B74DD88" w:rsidR="00E133CE" w:rsidRPr="00E133CE" w:rsidRDefault="00E133CE" w:rsidP="00E133CE">
            <w:pPr>
              <w:spacing w:line="360" w:lineRule="auto"/>
              <w:jc w:val="left"/>
              <w:rPr>
                <w:rFonts w:ascii="Times New Roman" w:hAnsi="Times New Roman" w:cs="Times New Roman"/>
                <w:b/>
                <w:sz w:val="24"/>
                <w:lang w:val="es-CL"/>
              </w:rPr>
            </w:pPr>
            <w:r w:rsidRPr="00E133CE">
              <w:rPr>
                <w:rFonts w:ascii="Times New Roman" w:hAnsi="Times New Roman" w:cs="Times New Roman"/>
                <w:b/>
                <w:sz w:val="24"/>
                <w:lang w:val="es-CL"/>
              </w:rPr>
              <w:t>Clasificación Real</w:t>
            </w:r>
          </w:p>
        </w:tc>
        <w:tc>
          <w:tcPr>
            <w:tcW w:w="1825" w:type="dxa"/>
          </w:tcPr>
          <w:p w14:paraId="2FD6CC83" w14:textId="62B61C6F" w:rsidR="00E133CE" w:rsidRDefault="00E133CE" w:rsidP="008E115C">
            <w:pPr>
              <w:spacing w:line="360" w:lineRule="auto"/>
              <w:jc w:val="center"/>
              <w:rPr>
                <w:rFonts w:ascii="Times New Roman" w:hAnsi="Times New Roman" w:cs="Times New Roman"/>
                <w:sz w:val="24"/>
                <w:lang w:val="es-CL"/>
              </w:rPr>
            </w:pPr>
            <w:r>
              <w:rPr>
                <w:rFonts w:ascii="Times New Roman" w:hAnsi="Times New Roman" w:cs="Times New Roman"/>
                <w:sz w:val="24"/>
                <w:lang w:val="es-CL"/>
              </w:rPr>
              <w:t>Positivo</w:t>
            </w:r>
          </w:p>
        </w:tc>
        <w:tc>
          <w:tcPr>
            <w:tcW w:w="2684" w:type="dxa"/>
          </w:tcPr>
          <w:p w14:paraId="5E709867" w14:textId="1AAA9B08" w:rsidR="00E133CE" w:rsidRDefault="00E133CE" w:rsidP="00E133CE">
            <w:pPr>
              <w:spacing w:line="360" w:lineRule="auto"/>
              <w:jc w:val="center"/>
              <w:rPr>
                <w:rFonts w:ascii="Times New Roman" w:hAnsi="Times New Roman" w:cs="Times New Roman"/>
                <w:sz w:val="24"/>
                <w:lang w:val="es-CL"/>
              </w:rPr>
            </w:pPr>
            <w:r>
              <w:rPr>
                <w:rFonts w:ascii="Times New Roman" w:hAnsi="Times New Roman" w:cs="Times New Roman"/>
                <w:sz w:val="24"/>
                <w:lang w:val="es-CL"/>
              </w:rPr>
              <w:t>TP</w:t>
            </w:r>
          </w:p>
        </w:tc>
        <w:tc>
          <w:tcPr>
            <w:tcW w:w="2698" w:type="dxa"/>
          </w:tcPr>
          <w:p w14:paraId="209386F4" w14:textId="0A4CAFA7" w:rsidR="00E133CE" w:rsidRDefault="00E133CE" w:rsidP="00E133CE">
            <w:pPr>
              <w:spacing w:line="360" w:lineRule="auto"/>
              <w:jc w:val="center"/>
              <w:rPr>
                <w:rFonts w:ascii="Times New Roman" w:hAnsi="Times New Roman" w:cs="Times New Roman"/>
                <w:sz w:val="24"/>
                <w:lang w:val="es-CL"/>
              </w:rPr>
            </w:pPr>
            <w:r>
              <w:rPr>
                <w:rFonts w:ascii="Times New Roman" w:hAnsi="Times New Roman" w:cs="Times New Roman"/>
                <w:sz w:val="24"/>
                <w:lang w:val="es-CL"/>
              </w:rPr>
              <w:t>FN</w:t>
            </w:r>
          </w:p>
        </w:tc>
      </w:tr>
      <w:tr w:rsidR="00E133CE" w14:paraId="740EF3FE" w14:textId="77777777" w:rsidTr="008E115C">
        <w:tblPrEx>
          <w:tblCellMar>
            <w:left w:w="108" w:type="dxa"/>
            <w:right w:w="108" w:type="dxa"/>
          </w:tblCellMar>
          <w:tblLook w:val="04A0" w:firstRow="1" w:lastRow="0" w:firstColumn="1" w:lastColumn="0" w:noHBand="0" w:noVBand="1"/>
        </w:tblPrEx>
        <w:tc>
          <w:tcPr>
            <w:tcW w:w="1559" w:type="dxa"/>
            <w:vMerge/>
            <w:shd w:val="clear" w:color="auto" w:fill="auto"/>
          </w:tcPr>
          <w:p w14:paraId="46C4A822" w14:textId="77777777" w:rsidR="00E133CE" w:rsidRDefault="00E133CE" w:rsidP="00E133CE">
            <w:pPr>
              <w:spacing w:line="360" w:lineRule="auto"/>
              <w:rPr>
                <w:rFonts w:ascii="Times New Roman" w:hAnsi="Times New Roman" w:cs="Times New Roman"/>
                <w:sz w:val="24"/>
                <w:lang w:val="es-CL"/>
              </w:rPr>
            </w:pPr>
          </w:p>
        </w:tc>
        <w:tc>
          <w:tcPr>
            <w:tcW w:w="1825" w:type="dxa"/>
          </w:tcPr>
          <w:p w14:paraId="47383362" w14:textId="2D3AE089" w:rsidR="00E133CE" w:rsidRDefault="00E133CE" w:rsidP="008E115C">
            <w:pPr>
              <w:spacing w:line="360" w:lineRule="auto"/>
              <w:jc w:val="center"/>
              <w:rPr>
                <w:rFonts w:ascii="Times New Roman" w:hAnsi="Times New Roman" w:cs="Times New Roman"/>
                <w:sz w:val="24"/>
                <w:lang w:val="es-CL"/>
              </w:rPr>
            </w:pPr>
            <w:r>
              <w:rPr>
                <w:rFonts w:ascii="Times New Roman" w:hAnsi="Times New Roman" w:cs="Times New Roman"/>
                <w:sz w:val="24"/>
                <w:lang w:val="es-CL"/>
              </w:rPr>
              <w:t>Negativo</w:t>
            </w:r>
          </w:p>
        </w:tc>
        <w:tc>
          <w:tcPr>
            <w:tcW w:w="2684" w:type="dxa"/>
          </w:tcPr>
          <w:p w14:paraId="5218214C" w14:textId="3AFB6113" w:rsidR="00E133CE" w:rsidRDefault="00E133CE" w:rsidP="00E133CE">
            <w:pPr>
              <w:spacing w:line="360" w:lineRule="auto"/>
              <w:jc w:val="center"/>
              <w:rPr>
                <w:rFonts w:ascii="Times New Roman" w:hAnsi="Times New Roman" w:cs="Times New Roman"/>
                <w:sz w:val="24"/>
                <w:lang w:val="es-CL"/>
              </w:rPr>
            </w:pPr>
            <w:r>
              <w:rPr>
                <w:rFonts w:ascii="Times New Roman" w:hAnsi="Times New Roman" w:cs="Times New Roman"/>
                <w:sz w:val="24"/>
                <w:lang w:val="es-CL"/>
              </w:rPr>
              <w:t>FP</w:t>
            </w:r>
          </w:p>
        </w:tc>
        <w:tc>
          <w:tcPr>
            <w:tcW w:w="2698" w:type="dxa"/>
          </w:tcPr>
          <w:p w14:paraId="02C253A1" w14:textId="1E0A402D" w:rsidR="00E133CE" w:rsidRDefault="00E133CE" w:rsidP="00E133CE">
            <w:pPr>
              <w:keepNext/>
              <w:spacing w:line="360" w:lineRule="auto"/>
              <w:jc w:val="center"/>
              <w:rPr>
                <w:rFonts w:ascii="Times New Roman" w:hAnsi="Times New Roman" w:cs="Times New Roman"/>
                <w:sz w:val="24"/>
                <w:lang w:val="es-CL"/>
              </w:rPr>
            </w:pPr>
            <w:r>
              <w:rPr>
                <w:rFonts w:ascii="Times New Roman" w:hAnsi="Times New Roman" w:cs="Times New Roman"/>
                <w:sz w:val="24"/>
                <w:lang w:val="es-CL"/>
              </w:rPr>
              <w:t>TN</w:t>
            </w:r>
          </w:p>
        </w:tc>
      </w:tr>
    </w:tbl>
    <w:p w14:paraId="184A6B25" w14:textId="57A76717" w:rsidR="00D97E95" w:rsidRPr="00E133CE" w:rsidRDefault="00E133CE" w:rsidP="00E133CE">
      <w:pPr>
        <w:pStyle w:val="Epgrafe"/>
        <w:jc w:val="center"/>
        <w:rPr>
          <w:rFonts w:ascii="Times New Roman" w:hAnsi="Times New Roman" w:cs="Times New Roman"/>
          <w:b w:val="0"/>
          <w:color w:val="auto"/>
          <w:sz w:val="36"/>
          <w:lang w:val="es-CL"/>
        </w:rPr>
      </w:pPr>
      <w:bookmarkStart w:id="21" w:name="_Ref510433902"/>
      <w:r w:rsidRPr="00E133CE">
        <w:rPr>
          <w:rFonts w:ascii="Times New Roman" w:hAnsi="Times New Roman" w:cs="Times New Roman"/>
          <w:b w:val="0"/>
          <w:color w:val="auto"/>
          <w:sz w:val="24"/>
        </w:rPr>
        <w:t xml:space="preserve">Tabla </w:t>
      </w:r>
      <w:r w:rsidRPr="00E133CE">
        <w:rPr>
          <w:rFonts w:ascii="Times New Roman" w:hAnsi="Times New Roman" w:cs="Times New Roman"/>
          <w:b w:val="0"/>
          <w:color w:val="auto"/>
          <w:sz w:val="24"/>
        </w:rPr>
        <w:fldChar w:fldCharType="begin"/>
      </w:r>
      <w:r w:rsidRPr="00E133CE">
        <w:rPr>
          <w:rFonts w:ascii="Times New Roman" w:hAnsi="Times New Roman" w:cs="Times New Roman"/>
          <w:b w:val="0"/>
          <w:color w:val="auto"/>
          <w:sz w:val="24"/>
        </w:rPr>
        <w:instrText xml:space="preserve"> SEQ Tabla \* ARABIC </w:instrText>
      </w:r>
      <w:r w:rsidRPr="00E133CE">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1</w:t>
      </w:r>
      <w:r w:rsidRPr="00E133CE">
        <w:rPr>
          <w:rFonts w:ascii="Times New Roman" w:hAnsi="Times New Roman" w:cs="Times New Roman"/>
          <w:b w:val="0"/>
          <w:color w:val="auto"/>
          <w:sz w:val="24"/>
        </w:rPr>
        <w:fldChar w:fldCharType="end"/>
      </w:r>
      <w:bookmarkEnd w:id="21"/>
      <w:r w:rsidRPr="00E133CE">
        <w:rPr>
          <w:rFonts w:ascii="Times New Roman" w:hAnsi="Times New Roman" w:cs="Times New Roman"/>
          <w:b w:val="0"/>
          <w:color w:val="auto"/>
          <w:sz w:val="24"/>
        </w:rPr>
        <w:t>: Matriz de confusión.</w:t>
      </w:r>
    </w:p>
    <w:p w14:paraId="1E93FD59" w14:textId="77777777" w:rsidR="008E115C" w:rsidRDefault="008E115C" w:rsidP="00864010">
      <w:pPr>
        <w:spacing w:line="360" w:lineRule="auto"/>
        <w:rPr>
          <w:rFonts w:ascii="Times New Roman" w:hAnsi="Times New Roman" w:cs="Times New Roman"/>
          <w:sz w:val="24"/>
          <w:lang w:val="es-CL"/>
        </w:rPr>
      </w:pPr>
    </w:p>
    <w:p w14:paraId="443C0B84" w14:textId="74460938" w:rsidR="006D695C" w:rsidRDefault="00220530" w:rsidP="00864010">
      <w:pPr>
        <w:spacing w:line="360" w:lineRule="auto"/>
        <w:rPr>
          <w:rFonts w:ascii="Times New Roman" w:hAnsi="Times New Roman" w:cs="Times New Roman"/>
          <w:sz w:val="24"/>
          <w:lang w:val="es-CL"/>
        </w:rPr>
      </w:pPr>
      <w:r>
        <w:rPr>
          <w:rFonts w:ascii="Times New Roman" w:hAnsi="Times New Roman" w:cs="Times New Roman"/>
          <w:sz w:val="24"/>
          <w:lang w:val="es-CL"/>
        </w:rPr>
        <w:t xml:space="preserve"> </w:t>
      </w:r>
      <w:r w:rsidR="00BB6B35">
        <w:rPr>
          <w:rFonts w:ascii="Times New Roman" w:hAnsi="Times New Roman" w:cs="Times New Roman"/>
          <w:sz w:val="24"/>
          <w:lang w:val="es-CL"/>
        </w:rPr>
        <w:t>Las</w:t>
      </w:r>
      <w:r>
        <w:rPr>
          <w:rFonts w:ascii="Times New Roman" w:hAnsi="Times New Roman" w:cs="Times New Roman"/>
          <w:sz w:val="24"/>
          <w:lang w:val="es-CL"/>
        </w:rPr>
        <w:t xml:space="preserve"> métricas son definidas a continuación.</w:t>
      </w:r>
    </w:p>
    <w:p w14:paraId="6DA9B147" w14:textId="64B277F1" w:rsidR="00220530" w:rsidRDefault="004F75C2" w:rsidP="00220530">
      <w:pPr>
        <w:pStyle w:val="Prrafodelista"/>
        <w:numPr>
          <w:ilvl w:val="0"/>
          <w:numId w:val="20"/>
        </w:numPr>
        <w:spacing w:line="360" w:lineRule="auto"/>
        <w:rPr>
          <w:rFonts w:ascii="Times New Roman" w:hAnsi="Times New Roman" w:cs="Times New Roman"/>
          <w:sz w:val="24"/>
          <w:lang w:val="es-CL"/>
        </w:rPr>
      </w:pPr>
      <w:proofErr w:type="spellStart"/>
      <w:r w:rsidRPr="00EC3BEF">
        <w:rPr>
          <w:rFonts w:ascii="Times New Roman" w:hAnsi="Times New Roman" w:cs="Times New Roman"/>
          <w:b/>
          <w:sz w:val="24"/>
          <w:lang w:val="es-CL"/>
        </w:rPr>
        <w:t>Precisi</w:t>
      </w:r>
      <w:r>
        <w:rPr>
          <w:rFonts w:ascii="Times New Roman" w:hAnsi="Times New Roman" w:cs="Times New Roman"/>
          <w:b/>
          <w:sz w:val="24"/>
          <w:lang w:val="es-CL"/>
        </w:rPr>
        <w:t>o</w:t>
      </w:r>
      <w:r w:rsidRPr="00EC3BEF">
        <w:rPr>
          <w:rFonts w:ascii="Times New Roman" w:hAnsi="Times New Roman" w:cs="Times New Roman"/>
          <w:b/>
          <w:sz w:val="24"/>
          <w:lang w:val="es-CL"/>
        </w:rPr>
        <w:t>n</w:t>
      </w:r>
      <w:proofErr w:type="spellEnd"/>
      <w:r w:rsidR="00220530" w:rsidRPr="00EC3BEF">
        <w:rPr>
          <w:rFonts w:ascii="Times New Roman" w:hAnsi="Times New Roman" w:cs="Times New Roman"/>
          <w:b/>
          <w:sz w:val="24"/>
          <w:lang w:val="es-CL"/>
        </w:rPr>
        <w:t>:</w:t>
      </w:r>
      <w:r w:rsidR="00220530" w:rsidRPr="00220530">
        <w:rPr>
          <w:rFonts w:ascii="Times New Roman" w:hAnsi="Times New Roman" w:cs="Times New Roman"/>
          <w:sz w:val="24"/>
          <w:lang w:val="es-CL"/>
        </w:rPr>
        <w:t xml:space="preserve"> </w:t>
      </w:r>
      <w:r w:rsidR="00220530">
        <w:rPr>
          <w:rFonts w:ascii="Times New Roman" w:hAnsi="Times New Roman" w:cs="Times New Roman"/>
          <w:sz w:val="24"/>
          <w:lang w:val="es-CL"/>
        </w:rPr>
        <w:t xml:space="preserve">Porcentaje de los documentos correctamente clasificados en una categoría </w:t>
      </w:r>
      <w:r w:rsidR="00BB6B35">
        <w:rPr>
          <w:rFonts w:ascii="Times New Roman" w:hAnsi="Times New Roman" w:cs="Times New Roman"/>
          <w:sz w:val="24"/>
          <w:lang w:val="es-CL"/>
        </w:rPr>
        <w:t>entre</w:t>
      </w:r>
      <w:r w:rsidR="00220530">
        <w:rPr>
          <w:rFonts w:ascii="Times New Roman" w:hAnsi="Times New Roman" w:cs="Times New Roman"/>
          <w:sz w:val="24"/>
          <w:lang w:val="es-CL"/>
        </w:rPr>
        <w:t xml:space="preserve"> todos los documentos clasificados en la </w:t>
      </w:r>
      <w:r w:rsidR="00386C15">
        <w:rPr>
          <w:rFonts w:ascii="Times New Roman" w:hAnsi="Times New Roman" w:cs="Times New Roman"/>
          <w:sz w:val="24"/>
          <w:lang w:val="es-CL"/>
        </w:rPr>
        <w:t xml:space="preserve">misma </w:t>
      </w:r>
      <w:r w:rsidR="00220530">
        <w:rPr>
          <w:rFonts w:ascii="Times New Roman" w:hAnsi="Times New Roman" w:cs="Times New Roman"/>
          <w:sz w:val="24"/>
          <w:lang w:val="es-CL"/>
        </w:rPr>
        <w:t>categoría.</w:t>
      </w:r>
    </w:p>
    <w:p w14:paraId="69253882" w14:textId="77777777" w:rsidR="00BB6B35" w:rsidRDefault="00BB6B35" w:rsidP="00BB6B35">
      <w:pPr>
        <w:pStyle w:val="Prrafodelista"/>
        <w:spacing w:line="360" w:lineRule="auto"/>
        <w:rPr>
          <w:rFonts w:ascii="Times New Roman" w:hAnsi="Times New Roman" w:cs="Times New Roman"/>
          <w:sz w:val="24"/>
          <w:lang w:val="es-CL"/>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0"/>
      </w:tblGrid>
      <w:tr w:rsidR="00BB6B35" w14:paraId="281AD9A6" w14:textId="77777777" w:rsidTr="00BB6B35">
        <w:tc>
          <w:tcPr>
            <w:tcW w:w="7610" w:type="dxa"/>
          </w:tcPr>
          <w:p w14:paraId="3755B6AA" w14:textId="38E1B1BC" w:rsidR="00BB6B35" w:rsidRDefault="00BB6B35" w:rsidP="00BB6B35">
            <w:pPr>
              <w:pStyle w:val="Prrafodelista"/>
              <w:keepNext/>
              <w:spacing w:line="360" w:lineRule="auto"/>
              <w:ind w:left="0"/>
              <w:rPr>
                <w:rFonts w:ascii="Times New Roman" w:hAnsi="Times New Roman" w:cs="Times New Roman"/>
                <w:sz w:val="24"/>
                <w:lang w:val="es-CL"/>
              </w:rPr>
            </w:pPr>
            <m:oMathPara>
              <m:oMath>
                <m:r>
                  <w:rPr>
                    <w:rFonts w:ascii="Cambria Math" w:hAnsi="Cambria Math" w:cs="Times New Roman"/>
                    <w:sz w:val="28"/>
                    <w:lang w:val="es-CL"/>
                  </w:rPr>
                  <m:t xml:space="preserve">Precision= </m:t>
                </m:r>
                <m:f>
                  <m:fPr>
                    <m:ctrlPr>
                      <w:rPr>
                        <w:rFonts w:ascii="Cambria Math" w:hAnsi="Cambria Math" w:cs="Times New Roman"/>
                        <w:i/>
                        <w:sz w:val="28"/>
                        <w:lang w:val="es-CL"/>
                      </w:rPr>
                    </m:ctrlPr>
                  </m:fPr>
                  <m:num>
                    <m:r>
                      <w:rPr>
                        <w:rFonts w:ascii="Cambria Math" w:hAnsi="Cambria Math" w:cs="Times New Roman"/>
                        <w:sz w:val="28"/>
                        <w:lang w:val="es-CL"/>
                      </w:rPr>
                      <m:t>TP</m:t>
                    </m:r>
                  </m:num>
                  <m:den>
                    <m:r>
                      <w:rPr>
                        <w:rFonts w:ascii="Cambria Math" w:hAnsi="Cambria Math" w:cs="Times New Roman"/>
                        <w:sz w:val="28"/>
                        <w:lang w:val="es-CL"/>
                      </w:rPr>
                      <m:t>TP+FP</m:t>
                    </m:r>
                  </m:den>
                </m:f>
              </m:oMath>
            </m:oMathPara>
          </w:p>
        </w:tc>
      </w:tr>
    </w:tbl>
    <w:p w14:paraId="379FE1C3" w14:textId="2DB0438D" w:rsidR="00BB6B35" w:rsidRDefault="00386C15" w:rsidP="00BB6B35">
      <w:pPr>
        <w:pStyle w:val="Epgrafe"/>
        <w:jc w:val="center"/>
        <w:rPr>
          <w:rFonts w:ascii="Times New Roman" w:hAnsi="Times New Roman" w:cs="Times New Roman"/>
          <w:b w:val="0"/>
          <w:color w:val="auto"/>
          <w:sz w:val="24"/>
        </w:rPr>
      </w:pPr>
      <w:r>
        <w:rPr>
          <w:rFonts w:ascii="Times New Roman" w:hAnsi="Times New Roman" w:cs="Times New Roman"/>
          <w:b w:val="0"/>
          <w:color w:val="auto"/>
          <w:sz w:val="24"/>
        </w:rPr>
        <w:t>Formula</w:t>
      </w:r>
      <w:r w:rsidR="00BB6B35" w:rsidRPr="00BB6B35">
        <w:rPr>
          <w:rFonts w:ascii="Times New Roman" w:hAnsi="Times New Roman" w:cs="Times New Roman"/>
          <w:b w:val="0"/>
          <w:color w:val="auto"/>
          <w:sz w:val="24"/>
        </w:rPr>
        <w:t xml:space="preserve"> </w:t>
      </w:r>
      <w:r w:rsidR="00BB6B35" w:rsidRPr="00BB6B35">
        <w:rPr>
          <w:rFonts w:ascii="Times New Roman" w:hAnsi="Times New Roman" w:cs="Times New Roman"/>
          <w:b w:val="0"/>
          <w:color w:val="auto"/>
          <w:sz w:val="24"/>
        </w:rPr>
        <w:fldChar w:fldCharType="begin"/>
      </w:r>
      <w:r w:rsidR="00BB6B35" w:rsidRPr="00BB6B35">
        <w:rPr>
          <w:rFonts w:ascii="Times New Roman" w:hAnsi="Times New Roman" w:cs="Times New Roman"/>
          <w:b w:val="0"/>
          <w:color w:val="auto"/>
          <w:sz w:val="24"/>
        </w:rPr>
        <w:instrText xml:space="preserve"> SEQ ( \* ARABIC </w:instrText>
      </w:r>
      <w:r w:rsidR="00BB6B35" w:rsidRPr="00BB6B35">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1</w:t>
      </w:r>
      <w:r w:rsidR="00BB6B35" w:rsidRPr="00BB6B35">
        <w:rPr>
          <w:rFonts w:ascii="Times New Roman" w:hAnsi="Times New Roman" w:cs="Times New Roman"/>
          <w:b w:val="0"/>
          <w:color w:val="auto"/>
          <w:sz w:val="24"/>
        </w:rPr>
        <w:fldChar w:fldCharType="end"/>
      </w:r>
      <w:r w:rsidR="00BB6B35" w:rsidRPr="00BB6B35">
        <w:rPr>
          <w:rFonts w:ascii="Times New Roman" w:hAnsi="Times New Roman" w:cs="Times New Roman"/>
          <w:b w:val="0"/>
          <w:color w:val="auto"/>
          <w:sz w:val="24"/>
        </w:rPr>
        <w:t xml:space="preserve">: </w:t>
      </w:r>
      <w:proofErr w:type="spellStart"/>
      <w:r w:rsidR="004F75C2" w:rsidRPr="00BB6B35">
        <w:rPr>
          <w:rFonts w:ascii="Times New Roman" w:hAnsi="Times New Roman" w:cs="Times New Roman"/>
          <w:b w:val="0"/>
          <w:color w:val="auto"/>
          <w:sz w:val="24"/>
        </w:rPr>
        <w:t>Precisi</w:t>
      </w:r>
      <w:r w:rsidR="004F75C2">
        <w:rPr>
          <w:rFonts w:ascii="Times New Roman" w:hAnsi="Times New Roman" w:cs="Times New Roman"/>
          <w:b w:val="0"/>
          <w:color w:val="auto"/>
          <w:sz w:val="24"/>
        </w:rPr>
        <w:t>o</w:t>
      </w:r>
      <w:r w:rsidR="004F75C2" w:rsidRPr="00BB6B35">
        <w:rPr>
          <w:rFonts w:ascii="Times New Roman" w:hAnsi="Times New Roman" w:cs="Times New Roman"/>
          <w:b w:val="0"/>
          <w:color w:val="auto"/>
          <w:sz w:val="24"/>
        </w:rPr>
        <w:t>n</w:t>
      </w:r>
      <w:proofErr w:type="spellEnd"/>
      <w:r w:rsidR="00BB6B35" w:rsidRPr="00BB6B35">
        <w:rPr>
          <w:rFonts w:ascii="Times New Roman" w:hAnsi="Times New Roman" w:cs="Times New Roman"/>
          <w:b w:val="0"/>
          <w:color w:val="auto"/>
          <w:sz w:val="24"/>
        </w:rPr>
        <w:t>.</w:t>
      </w:r>
    </w:p>
    <w:p w14:paraId="7676B8BE" w14:textId="77777777" w:rsidR="00386C15" w:rsidRDefault="00386C15" w:rsidP="00386C15"/>
    <w:p w14:paraId="439A4B15" w14:textId="77777777" w:rsidR="00386C15" w:rsidRDefault="00386C15" w:rsidP="00386C15"/>
    <w:p w14:paraId="113F3A6D" w14:textId="77777777" w:rsidR="00386C15" w:rsidRDefault="00386C15" w:rsidP="00386C15"/>
    <w:p w14:paraId="41B11A40" w14:textId="77777777" w:rsidR="00386C15" w:rsidRPr="00386C15" w:rsidRDefault="00386C15" w:rsidP="00386C15"/>
    <w:p w14:paraId="0193F30D" w14:textId="3915053D" w:rsidR="00910E23" w:rsidRDefault="00220530" w:rsidP="001F6FE7">
      <w:pPr>
        <w:pStyle w:val="Prrafodelista"/>
        <w:numPr>
          <w:ilvl w:val="0"/>
          <w:numId w:val="20"/>
        </w:numPr>
        <w:spacing w:line="360" w:lineRule="auto"/>
        <w:rPr>
          <w:rFonts w:ascii="Times New Roman" w:hAnsi="Times New Roman" w:cs="Times New Roman"/>
          <w:sz w:val="24"/>
          <w:lang w:val="es-CL"/>
        </w:rPr>
      </w:pPr>
      <w:proofErr w:type="spellStart"/>
      <w:r w:rsidRPr="00EC3BEF">
        <w:rPr>
          <w:rFonts w:ascii="Times New Roman" w:hAnsi="Times New Roman" w:cs="Times New Roman"/>
          <w:b/>
          <w:sz w:val="24"/>
          <w:lang w:val="es-CL"/>
        </w:rPr>
        <w:t>Recall</w:t>
      </w:r>
      <w:proofErr w:type="spellEnd"/>
      <w:r w:rsidRPr="00EC3BEF">
        <w:rPr>
          <w:rFonts w:ascii="Times New Roman" w:hAnsi="Times New Roman" w:cs="Times New Roman"/>
          <w:b/>
          <w:sz w:val="24"/>
          <w:lang w:val="es-CL"/>
        </w:rPr>
        <w:t>:</w:t>
      </w:r>
      <w:r>
        <w:rPr>
          <w:rFonts w:ascii="Times New Roman" w:hAnsi="Times New Roman" w:cs="Times New Roman"/>
          <w:sz w:val="24"/>
          <w:lang w:val="es-CL"/>
        </w:rPr>
        <w:t xml:space="preserve"> Porcentaje de los documentos correctamente clasificados en una categoría</w:t>
      </w:r>
      <w:r w:rsidR="00386C15">
        <w:rPr>
          <w:rFonts w:ascii="Times New Roman" w:hAnsi="Times New Roman" w:cs="Times New Roman"/>
          <w:sz w:val="24"/>
          <w:lang w:val="es-CL"/>
        </w:rPr>
        <w:t xml:space="preserve"> en relación al número de documentos que pertenecen a esa categoría</w:t>
      </w:r>
      <w:r>
        <w:rPr>
          <w:rFonts w:ascii="Times New Roman" w:hAnsi="Times New Roman" w:cs="Times New Roman"/>
          <w:sz w:val="24"/>
          <w:lang w:val="es-CL"/>
        </w:rPr>
        <w:t>.</w:t>
      </w:r>
    </w:p>
    <w:p w14:paraId="58F911FB" w14:textId="77777777" w:rsidR="00BB6B35" w:rsidRDefault="00BB6B35" w:rsidP="00BB6B35">
      <w:pPr>
        <w:pStyle w:val="Prrafodelista"/>
        <w:spacing w:line="360" w:lineRule="auto"/>
        <w:rPr>
          <w:rFonts w:ascii="Times New Roman" w:hAnsi="Times New Roman" w:cs="Times New Roman"/>
          <w:sz w:val="24"/>
          <w:lang w:val="es-CL"/>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tblGrid>
      <w:tr w:rsidR="00BB6B35" w14:paraId="3C8BC257" w14:textId="77777777" w:rsidTr="00BB6B35">
        <w:tc>
          <w:tcPr>
            <w:tcW w:w="7752" w:type="dxa"/>
          </w:tcPr>
          <w:p w14:paraId="691A99D0" w14:textId="552F455B" w:rsidR="00BB6B35" w:rsidRDefault="00BB6B35" w:rsidP="00BB6B35">
            <w:pPr>
              <w:pStyle w:val="Prrafodelista"/>
              <w:keepNext/>
              <w:spacing w:line="360" w:lineRule="auto"/>
              <w:ind w:left="0"/>
              <w:rPr>
                <w:rFonts w:ascii="Times New Roman" w:hAnsi="Times New Roman" w:cs="Times New Roman"/>
                <w:sz w:val="24"/>
                <w:lang w:val="es-CL"/>
              </w:rPr>
            </w:pPr>
            <m:oMathPara>
              <m:oMath>
                <m:r>
                  <w:rPr>
                    <w:rFonts w:ascii="Cambria Math" w:hAnsi="Cambria Math" w:cs="Times New Roman"/>
                    <w:sz w:val="32"/>
                    <w:lang w:val="es-CL"/>
                  </w:rPr>
                  <m:t>Recall</m:t>
                </m:r>
                <m:r>
                  <w:rPr>
                    <w:rFonts w:ascii="Cambria Math" w:hAnsi="Cambria Math" w:cs="Times New Roman"/>
                    <w:sz w:val="28"/>
                    <w:lang w:val="es-CL"/>
                  </w:rPr>
                  <m:t>=</m:t>
                </m:r>
                <m:f>
                  <m:fPr>
                    <m:ctrlPr>
                      <w:rPr>
                        <w:rFonts w:ascii="Cambria Math" w:hAnsi="Cambria Math" w:cs="Times New Roman"/>
                        <w:i/>
                        <w:sz w:val="28"/>
                        <w:lang w:val="es-CL"/>
                      </w:rPr>
                    </m:ctrlPr>
                  </m:fPr>
                  <m:num>
                    <m:r>
                      <w:rPr>
                        <w:rFonts w:ascii="Cambria Math" w:hAnsi="Cambria Math" w:cs="Times New Roman"/>
                        <w:sz w:val="28"/>
                        <w:lang w:val="es-CL"/>
                      </w:rPr>
                      <m:t>TP</m:t>
                    </m:r>
                  </m:num>
                  <m:den>
                    <m:r>
                      <w:rPr>
                        <w:rFonts w:ascii="Cambria Math" w:hAnsi="Cambria Math" w:cs="Times New Roman"/>
                        <w:sz w:val="28"/>
                        <w:lang w:val="es-CL"/>
                      </w:rPr>
                      <m:t>TP+FN</m:t>
                    </m:r>
                  </m:den>
                </m:f>
              </m:oMath>
            </m:oMathPara>
          </w:p>
        </w:tc>
      </w:tr>
    </w:tbl>
    <w:p w14:paraId="706C3038" w14:textId="597EACDA" w:rsidR="00BB6B35" w:rsidRPr="00BB6B35" w:rsidRDefault="00386C15" w:rsidP="00BB6B35">
      <w:pPr>
        <w:pStyle w:val="Epgrafe"/>
        <w:jc w:val="center"/>
        <w:rPr>
          <w:rFonts w:ascii="Times New Roman" w:hAnsi="Times New Roman" w:cs="Times New Roman"/>
          <w:b w:val="0"/>
          <w:color w:val="auto"/>
          <w:sz w:val="36"/>
          <w:lang w:val="es-CL"/>
        </w:rPr>
      </w:pPr>
      <w:r>
        <w:rPr>
          <w:rFonts w:ascii="Times New Roman" w:hAnsi="Times New Roman" w:cs="Times New Roman"/>
          <w:b w:val="0"/>
          <w:color w:val="auto"/>
          <w:sz w:val="24"/>
        </w:rPr>
        <w:t>Formula</w:t>
      </w:r>
      <w:r w:rsidR="00BB6B35" w:rsidRPr="00BB6B35">
        <w:rPr>
          <w:rFonts w:ascii="Times New Roman" w:hAnsi="Times New Roman" w:cs="Times New Roman"/>
          <w:b w:val="0"/>
          <w:color w:val="auto"/>
          <w:sz w:val="24"/>
        </w:rPr>
        <w:t xml:space="preserve"> </w:t>
      </w:r>
      <w:r w:rsidR="00BB6B35" w:rsidRPr="00BB6B35">
        <w:rPr>
          <w:rFonts w:ascii="Times New Roman" w:hAnsi="Times New Roman" w:cs="Times New Roman"/>
          <w:b w:val="0"/>
          <w:color w:val="auto"/>
          <w:sz w:val="24"/>
        </w:rPr>
        <w:fldChar w:fldCharType="begin"/>
      </w:r>
      <w:r w:rsidR="00BB6B35" w:rsidRPr="00BB6B35">
        <w:rPr>
          <w:rFonts w:ascii="Times New Roman" w:hAnsi="Times New Roman" w:cs="Times New Roman"/>
          <w:b w:val="0"/>
          <w:color w:val="auto"/>
          <w:sz w:val="24"/>
        </w:rPr>
        <w:instrText xml:space="preserve"> SEQ ( \* ARABIC </w:instrText>
      </w:r>
      <w:r w:rsidR="00BB6B35" w:rsidRPr="00BB6B35">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2</w:t>
      </w:r>
      <w:r w:rsidR="00BB6B35" w:rsidRPr="00BB6B35">
        <w:rPr>
          <w:rFonts w:ascii="Times New Roman" w:hAnsi="Times New Roman" w:cs="Times New Roman"/>
          <w:b w:val="0"/>
          <w:color w:val="auto"/>
          <w:sz w:val="24"/>
        </w:rPr>
        <w:fldChar w:fldCharType="end"/>
      </w:r>
      <w:r w:rsidR="00BB6B35">
        <w:rPr>
          <w:rFonts w:ascii="Times New Roman" w:hAnsi="Times New Roman" w:cs="Times New Roman"/>
          <w:b w:val="0"/>
          <w:color w:val="auto"/>
          <w:sz w:val="24"/>
        </w:rPr>
        <w:t xml:space="preserve">: </w:t>
      </w:r>
      <w:proofErr w:type="spellStart"/>
      <w:r w:rsidR="00BB6B35">
        <w:rPr>
          <w:rFonts w:ascii="Times New Roman" w:hAnsi="Times New Roman" w:cs="Times New Roman"/>
          <w:b w:val="0"/>
          <w:color w:val="auto"/>
          <w:sz w:val="24"/>
        </w:rPr>
        <w:t>Recall</w:t>
      </w:r>
      <w:proofErr w:type="spellEnd"/>
      <w:r w:rsidR="00BB6B35">
        <w:rPr>
          <w:rFonts w:ascii="Times New Roman" w:hAnsi="Times New Roman" w:cs="Times New Roman"/>
          <w:b w:val="0"/>
          <w:color w:val="auto"/>
          <w:sz w:val="24"/>
        </w:rPr>
        <w:t xml:space="preserve">. </w:t>
      </w:r>
    </w:p>
    <w:p w14:paraId="50FA644D" w14:textId="77777777" w:rsidR="00BB6B35" w:rsidRPr="00BB6B35" w:rsidRDefault="00BB6B35" w:rsidP="00BB6B35">
      <w:pPr>
        <w:pStyle w:val="Prrafodelista"/>
        <w:rPr>
          <w:rFonts w:ascii="Times New Roman" w:hAnsi="Times New Roman" w:cs="Times New Roman"/>
          <w:sz w:val="24"/>
          <w:lang w:val="es-CL"/>
        </w:rPr>
      </w:pPr>
    </w:p>
    <w:p w14:paraId="3DDC8C2D" w14:textId="5E1C3A62" w:rsidR="00BB6B35" w:rsidRDefault="004F75C2" w:rsidP="001F6FE7">
      <w:pPr>
        <w:pStyle w:val="Prrafodelista"/>
        <w:numPr>
          <w:ilvl w:val="0"/>
          <w:numId w:val="20"/>
        </w:numPr>
        <w:spacing w:line="360" w:lineRule="auto"/>
        <w:rPr>
          <w:rFonts w:ascii="Times New Roman" w:hAnsi="Times New Roman" w:cs="Times New Roman"/>
          <w:sz w:val="24"/>
          <w:lang w:val="es-CL"/>
        </w:rPr>
      </w:pPr>
      <w:proofErr w:type="spellStart"/>
      <w:r>
        <w:rPr>
          <w:rFonts w:ascii="Times New Roman" w:hAnsi="Times New Roman" w:cs="Times New Roman"/>
          <w:b/>
          <w:sz w:val="24"/>
          <w:lang w:val="es-CL"/>
        </w:rPr>
        <w:t>Accuracy</w:t>
      </w:r>
      <w:proofErr w:type="spellEnd"/>
      <w:r w:rsidR="00BB6B35">
        <w:rPr>
          <w:rFonts w:ascii="Times New Roman" w:hAnsi="Times New Roman" w:cs="Times New Roman"/>
          <w:b/>
          <w:sz w:val="24"/>
          <w:lang w:val="es-CL"/>
        </w:rPr>
        <w:t xml:space="preserve">: </w:t>
      </w:r>
      <w:r w:rsidR="00386C15">
        <w:rPr>
          <w:rFonts w:ascii="Times New Roman" w:hAnsi="Times New Roman" w:cs="Times New Roman"/>
          <w:sz w:val="24"/>
          <w:lang w:val="es-CL"/>
        </w:rPr>
        <w:t>Porcentaje de los documentos correctamente clasificados entre todas las clases.</w:t>
      </w:r>
    </w:p>
    <w:p w14:paraId="3B83BB23" w14:textId="77777777" w:rsidR="008E115C" w:rsidRDefault="008E115C" w:rsidP="008E115C">
      <w:pPr>
        <w:pStyle w:val="Prrafodelista"/>
        <w:spacing w:line="360" w:lineRule="auto"/>
        <w:rPr>
          <w:rFonts w:ascii="Times New Roman" w:hAnsi="Times New Roman" w:cs="Times New Roman"/>
          <w:sz w:val="24"/>
          <w:lang w:val="es-CL"/>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4"/>
      </w:tblGrid>
      <w:tr w:rsidR="00386C15" w14:paraId="7E1D3E0D" w14:textId="77777777" w:rsidTr="00386C15">
        <w:tc>
          <w:tcPr>
            <w:tcW w:w="8978" w:type="dxa"/>
          </w:tcPr>
          <w:p w14:paraId="658017C8" w14:textId="7BF8AA59" w:rsidR="00386C15" w:rsidRDefault="00386C15" w:rsidP="00386C15">
            <w:pPr>
              <w:pStyle w:val="Prrafodelista"/>
              <w:keepNext/>
              <w:spacing w:line="360" w:lineRule="auto"/>
              <w:ind w:left="0"/>
              <w:rPr>
                <w:rFonts w:ascii="Times New Roman" w:hAnsi="Times New Roman" w:cs="Times New Roman"/>
                <w:sz w:val="24"/>
                <w:lang w:val="es-CL"/>
              </w:rPr>
            </w:pPr>
            <m:oMathPara>
              <m:oMath>
                <m:r>
                  <w:rPr>
                    <w:rFonts w:ascii="Cambria Math" w:hAnsi="Cambria Math" w:cs="Times New Roman"/>
                    <w:sz w:val="28"/>
                    <w:lang w:val="es-CL"/>
                  </w:rPr>
                  <m:t>Accuracy=</m:t>
                </m:r>
                <m:f>
                  <m:fPr>
                    <m:ctrlPr>
                      <w:rPr>
                        <w:rFonts w:ascii="Cambria Math" w:hAnsi="Cambria Math" w:cs="Times New Roman"/>
                        <w:i/>
                        <w:sz w:val="28"/>
                        <w:lang w:val="es-CL"/>
                      </w:rPr>
                    </m:ctrlPr>
                  </m:fPr>
                  <m:num>
                    <m:r>
                      <w:rPr>
                        <w:rFonts w:ascii="Cambria Math" w:hAnsi="Cambria Math" w:cs="Times New Roman"/>
                        <w:sz w:val="28"/>
                        <w:lang w:val="es-CL"/>
                      </w:rPr>
                      <m:t>TP+TN</m:t>
                    </m:r>
                  </m:num>
                  <m:den>
                    <m:r>
                      <w:rPr>
                        <w:rFonts w:ascii="Cambria Math" w:hAnsi="Cambria Math" w:cs="Times New Roman"/>
                        <w:sz w:val="28"/>
                        <w:lang w:val="es-CL"/>
                      </w:rPr>
                      <m:t>TP+TN+FP+FN</m:t>
                    </m:r>
                  </m:den>
                </m:f>
              </m:oMath>
            </m:oMathPara>
          </w:p>
        </w:tc>
      </w:tr>
    </w:tbl>
    <w:p w14:paraId="0C2B28BF" w14:textId="0DAC15FD" w:rsidR="00386C15" w:rsidRDefault="00386C15" w:rsidP="00386C15">
      <w:pPr>
        <w:pStyle w:val="Epgrafe"/>
        <w:jc w:val="center"/>
        <w:rPr>
          <w:rFonts w:ascii="Times New Roman" w:hAnsi="Times New Roman" w:cs="Times New Roman"/>
          <w:b w:val="0"/>
          <w:color w:val="auto"/>
          <w:sz w:val="24"/>
        </w:rPr>
      </w:pPr>
      <w:r>
        <w:rPr>
          <w:rFonts w:ascii="Times New Roman" w:hAnsi="Times New Roman" w:cs="Times New Roman"/>
          <w:b w:val="0"/>
          <w:color w:val="auto"/>
          <w:sz w:val="24"/>
        </w:rPr>
        <w:t>Formula</w:t>
      </w:r>
      <w:r w:rsidRPr="00386C15">
        <w:rPr>
          <w:rFonts w:ascii="Times New Roman" w:hAnsi="Times New Roman" w:cs="Times New Roman"/>
          <w:b w:val="0"/>
          <w:color w:val="auto"/>
          <w:sz w:val="24"/>
        </w:rPr>
        <w:t xml:space="preserve"> </w:t>
      </w:r>
      <w:r w:rsidRPr="00386C15">
        <w:rPr>
          <w:rFonts w:ascii="Times New Roman" w:hAnsi="Times New Roman" w:cs="Times New Roman"/>
          <w:b w:val="0"/>
          <w:color w:val="auto"/>
          <w:sz w:val="24"/>
        </w:rPr>
        <w:fldChar w:fldCharType="begin"/>
      </w:r>
      <w:r w:rsidRPr="00386C15">
        <w:rPr>
          <w:rFonts w:ascii="Times New Roman" w:hAnsi="Times New Roman" w:cs="Times New Roman"/>
          <w:b w:val="0"/>
          <w:color w:val="auto"/>
          <w:sz w:val="24"/>
        </w:rPr>
        <w:instrText xml:space="preserve"> SEQ ( \* ARABIC </w:instrText>
      </w:r>
      <w:r w:rsidRPr="00386C15">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3</w:t>
      </w:r>
      <w:r w:rsidRPr="00386C15">
        <w:rPr>
          <w:rFonts w:ascii="Times New Roman" w:hAnsi="Times New Roman" w:cs="Times New Roman"/>
          <w:b w:val="0"/>
          <w:color w:val="auto"/>
          <w:sz w:val="24"/>
        </w:rPr>
        <w:fldChar w:fldCharType="end"/>
      </w:r>
      <w:r>
        <w:rPr>
          <w:rFonts w:ascii="Times New Roman" w:hAnsi="Times New Roman" w:cs="Times New Roman"/>
          <w:b w:val="0"/>
          <w:color w:val="auto"/>
          <w:sz w:val="24"/>
        </w:rPr>
        <w:t xml:space="preserve">: </w:t>
      </w:r>
      <w:proofErr w:type="spellStart"/>
      <w:r w:rsidR="004F75C2">
        <w:rPr>
          <w:rFonts w:ascii="Times New Roman" w:hAnsi="Times New Roman" w:cs="Times New Roman"/>
          <w:b w:val="0"/>
          <w:color w:val="auto"/>
          <w:sz w:val="24"/>
        </w:rPr>
        <w:t>Accuracy</w:t>
      </w:r>
      <w:proofErr w:type="spellEnd"/>
      <w:r>
        <w:rPr>
          <w:rFonts w:ascii="Times New Roman" w:hAnsi="Times New Roman" w:cs="Times New Roman"/>
          <w:b w:val="0"/>
          <w:color w:val="auto"/>
          <w:sz w:val="24"/>
        </w:rPr>
        <w:t>.</w:t>
      </w:r>
    </w:p>
    <w:p w14:paraId="47AEF905" w14:textId="77777777" w:rsidR="008E115C" w:rsidRPr="008E115C" w:rsidRDefault="008E115C" w:rsidP="008E115C"/>
    <w:p w14:paraId="5BD7C11C" w14:textId="77777777" w:rsidR="00E46860" w:rsidRDefault="003F2447" w:rsidP="00A7587B">
      <w:pPr>
        <w:pStyle w:val="Ttulo2"/>
      </w:pPr>
      <w:bookmarkStart w:id="22" w:name="_Toc503888637"/>
      <w:bookmarkStart w:id="23" w:name="_Toc511668862"/>
      <w:r w:rsidRPr="00603AFD">
        <w:t>Análisis de S</w:t>
      </w:r>
      <w:r w:rsidR="00E46860" w:rsidRPr="00603AFD">
        <w:t>entimiento</w:t>
      </w:r>
      <w:bookmarkEnd w:id="22"/>
      <w:bookmarkEnd w:id="23"/>
    </w:p>
    <w:p w14:paraId="0B3BE78B" w14:textId="61AF4933" w:rsidR="00797CEB" w:rsidRDefault="00C2465B" w:rsidP="00997DFD">
      <w:pPr>
        <w:spacing w:line="360" w:lineRule="auto"/>
        <w:rPr>
          <w:rFonts w:ascii="Times New Roman" w:hAnsi="Times New Roman" w:cs="Times New Roman"/>
          <w:sz w:val="24"/>
          <w:lang w:val="es-CL"/>
        </w:rPr>
      </w:pPr>
      <w:r>
        <w:rPr>
          <w:rFonts w:ascii="Times New Roman" w:hAnsi="Times New Roman" w:cs="Times New Roman"/>
          <w:sz w:val="24"/>
          <w:lang w:val="es-CL"/>
        </w:rPr>
        <w:t xml:space="preserve">El análisis de sentimiento es el área que se encarga de analizar opiniones, sentimientos y emociones </w:t>
      </w:r>
      <w:r w:rsidR="00997DFD">
        <w:rPr>
          <w:rFonts w:ascii="Times New Roman" w:hAnsi="Times New Roman" w:cs="Times New Roman"/>
          <w:sz w:val="24"/>
          <w:lang w:val="es-CL"/>
        </w:rPr>
        <w:t>expresadas</w:t>
      </w:r>
      <w:r>
        <w:rPr>
          <w:rFonts w:ascii="Times New Roman" w:hAnsi="Times New Roman" w:cs="Times New Roman"/>
          <w:sz w:val="24"/>
          <w:lang w:val="es-CL"/>
        </w:rPr>
        <w:t xml:space="preserve"> texto </w:t>
      </w:r>
      <w:r>
        <w:rPr>
          <w:rFonts w:ascii="Times New Roman" w:hAnsi="Times New Roman" w:cs="Times New Roman"/>
          <w:sz w:val="24"/>
          <w:lang w:val="es-CL"/>
        </w:rPr>
        <w:fldChar w:fldCharType="begin" w:fldLock="1"/>
      </w:r>
      <w:r w:rsidR="004A0800">
        <w:rPr>
          <w:rFonts w:ascii="Times New Roman" w:hAnsi="Times New Roman" w:cs="Times New Roman"/>
          <w:sz w:val="24"/>
          <w:lang w:val="es-CL"/>
        </w:rPr>
        <w:instrText>ADDIN CSL_CITATION { "citationItems" : [ { "id" : "ITEM-1", "itemData" : { "DOI" : "10.2200/S00416ED1V01Y201204HLT016", "ISBN" : "9781608458844", "ISSN" : "1947-4040", "PMID" : "791643259", "abstract" : "Sentiment analysis and opinion mining is the field of study that analyzes people's opinions, sentiments, evaluations, attitudes, and emotions from written language. It is one of the most active research areas in natural language processing and is also widely studied in data mining, Web mining, and text mining. In fact, this research has spread outside of computer science to the management sciences and social sciences due to its importance to business and society as a whole. The growing importance of sentiment analysis coincides with the growth of social media such as reviews, forum discussions, blogs, micro-blogs, Twitter, and social networks. For the first time in human history, we now have a huge volume of opinionated data recorded in digital form for analysis.", "author" : [ { "dropping-particle" : "", "family" : "Liu", "given" : "B", "non-dropping-particle" : "", "parse-names" : false, "suffix" : "" } ], "container-title" : "Synthesis lectures on human language technologies", "id" : "ITEM-1", "issue" : "May", "issued" : { "date-parts" : [ [ "2012" ] ] }, "number-of-pages" : "1-108", "title" : "Sentiment Analysis and Opinion Mining", "type" : "book" }, "uris" : [ "http://www.mendeley.com/documents/?uuid=e77684d8-8f84-4d5f-8c06-e5db7f184ccc" ] } ], "mendeley" : { "formattedCitation" : "(Liu, 2012)", "plainTextFormattedCitation" : "(Liu, 2012)", "previouslyFormattedCitation" : "(Liu, 2012)" }, "properties" : { "noteIndex" : 0 }, "schema" : "https://github.com/citation-style-language/schema/raw/master/csl-citation.json" }</w:instrText>
      </w:r>
      <w:r>
        <w:rPr>
          <w:rFonts w:ascii="Times New Roman" w:hAnsi="Times New Roman" w:cs="Times New Roman"/>
          <w:sz w:val="24"/>
          <w:lang w:val="es-CL"/>
        </w:rPr>
        <w:fldChar w:fldCharType="separate"/>
      </w:r>
      <w:r w:rsidRPr="00C2465B">
        <w:rPr>
          <w:rFonts w:ascii="Times New Roman" w:hAnsi="Times New Roman" w:cs="Times New Roman"/>
          <w:noProof/>
          <w:sz w:val="24"/>
          <w:lang w:val="es-CL"/>
        </w:rPr>
        <w:t>(Liu, 2012)</w:t>
      </w:r>
      <w:r>
        <w:rPr>
          <w:rFonts w:ascii="Times New Roman" w:hAnsi="Times New Roman" w:cs="Times New Roman"/>
          <w:sz w:val="24"/>
          <w:lang w:val="es-CL"/>
        </w:rPr>
        <w:fldChar w:fldCharType="end"/>
      </w:r>
      <w:r>
        <w:rPr>
          <w:rFonts w:ascii="Times New Roman" w:hAnsi="Times New Roman" w:cs="Times New Roman"/>
          <w:sz w:val="24"/>
          <w:lang w:val="es-CL"/>
        </w:rPr>
        <w:t>.</w:t>
      </w:r>
      <w:r w:rsidR="00E36D58">
        <w:rPr>
          <w:rFonts w:ascii="Times New Roman" w:hAnsi="Times New Roman" w:cs="Times New Roman"/>
          <w:sz w:val="24"/>
          <w:lang w:val="es-CL"/>
        </w:rPr>
        <w:t xml:space="preserve"> </w:t>
      </w:r>
      <w:r w:rsidR="00997DFD">
        <w:rPr>
          <w:rFonts w:ascii="Times New Roman" w:hAnsi="Times New Roman" w:cs="Times New Roman"/>
          <w:sz w:val="24"/>
          <w:lang w:val="es-CL"/>
        </w:rPr>
        <w:t>En general, se puede hacer análisis de sentimiento en tres niveles</w:t>
      </w:r>
      <w:r w:rsidR="004A0800">
        <w:rPr>
          <w:rFonts w:ascii="Times New Roman" w:hAnsi="Times New Roman" w:cs="Times New Roman"/>
          <w:sz w:val="24"/>
          <w:lang w:val="es-CL"/>
        </w:rPr>
        <w:t xml:space="preserve"> de detalle</w:t>
      </w:r>
      <w:r w:rsidR="00997DFD">
        <w:rPr>
          <w:rFonts w:ascii="Times New Roman" w:hAnsi="Times New Roman" w:cs="Times New Roman"/>
          <w:sz w:val="24"/>
          <w:lang w:val="es-CL"/>
        </w:rPr>
        <w:t>.</w:t>
      </w:r>
    </w:p>
    <w:p w14:paraId="0AEC52D0" w14:textId="716AA173" w:rsidR="004A0800" w:rsidRDefault="00997DFD" w:rsidP="004A0800">
      <w:pPr>
        <w:pStyle w:val="Prrafodelista"/>
        <w:numPr>
          <w:ilvl w:val="0"/>
          <w:numId w:val="21"/>
        </w:numPr>
        <w:spacing w:line="360" w:lineRule="auto"/>
        <w:rPr>
          <w:rFonts w:ascii="Times New Roman" w:hAnsi="Times New Roman" w:cs="Times New Roman"/>
          <w:sz w:val="24"/>
          <w:lang w:val="es-CL"/>
        </w:rPr>
      </w:pPr>
      <w:r w:rsidRPr="00EC3BEF">
        <w:rPr>
          <w:rFonts w:ascii="Times New Roman" w:hAnsi="Times New Roman" w:cs="Times New Roman"/>
          <w:b/>
          <w:sz w:val="24"/>
          <w:lang w:val="es-CL"/>
        </w:rPr>
        <w:t>Nivel de documento:</w:t>
      </w:r>
      <w:r w:rsidR="004A0800">
        <w:rPr>
          <w:rFonts w:ascii="Times New Roman" w:hAnsi="Times New Roman" w:cs="Times New Roman"/>
          <w:sz w:val="24"/>
          <w:lang w:val="es-CL"/>
        </w:rPr>
        <w:t xml:space="preserve"> En este caso la tarea consiste en determinar si la opinión general de un documento es negativa o positiva. </w:t>
      </w:r>
      <w:r w:rsidR="0031357B">
        <w:rPr>
          <w:rFonts w:ascii="Times New Roman" w:hAnsi="Times New Roman" w:cs="Times New Roman"/>
          <w:sz w:val="24"/>
          <w:lang w:val="es-CL"/>
        </w:rPr>
        <w:t>Por ejemplo, dada la reseña de un producto, se determina si la reseña completa expresa una opinión negativa o positiva</w:t>
      </w:r>
      <w:r w:rsidR="009E3694">
        <w:rPr>
          <w:rFonts w:ascii="Times New Roman" w:hAnsi="Times New Roman" w:cs="Times New Roman"/>
          <w:sz w:val="24"/>
          <w:lang w:val="es-CL"/>
        </w:rPr>
        <w:t xml:space="preserve"> sobre el producto</w:t>
      </w:r>
      <w:r w:rsidR="0031357B">
        <w:rPr>
          <w:rFonts w:ascii="Times New Roman" w:hAnsi="Times New Roman" w:cs="Times New Roman"/>
          <w:sz w:val="24"/>
          <w:lang w:val="es-CL"/>
        </w:rPr>
        <w:t xml:space="preserve">.   </w:t>
      </w:r>
    </w:p>
    <w:p w14:paraId="311C49A2" w14:textId="77777777" w:rsidR="004A0800" w:rsidRPr="004A0800" w:rsidRDefault="004A0800" w:rsidP="004A0800">
      <w:pPr>
        <w:pStyle w:val="Prrafodelista"/>
        <w:spacing w:line="360" w:lineRule="auto"/>
        <w:rPr>
          <w:rFonts w:ascii="Times New Roman" w:hAnsi="Times New Roman" w:cs="Times New Roman"/>
          <w:sz w:val="24"/>
          <w:lang w:val="es-CL"/>
        </w:rPr>
      </w:pPr>
    </w:p>
    <w:p w14:paraId="735BE9B4" w14:textId="2CF282C5" w:rsidR="00997DFD" w:rsidRDefault="00997DFD" w:rsidP="0054285E">
      <w:pPr>
        <w:pStyle w:val="Prrafodelista"/>
        <w:numPr>
          <w:ilvl w:val="0"/>
          <w:numId w:val="21"/>
        </w:numPr>
        <w:spacing w:line="360" w:lineRule="auto"/>
        <w:rPr>
          <w:rFonts w:ascii="Times New Roman" w:hAnsi="Times New Roman" w:cs="Times New Roman"/>
          <w:sz w:val="24"/>
          <w:lang w:val="es-CL"/>
        </w:rPr>
      </w:pPr>
      <w:r w:rsidRPr="00EC3BEF">
        <w:rPr>
          <w:rFonts w:ascii="Times New Roman" w:hAnsi="Times New Roman" w:cs="Times New Roman"/>
          <w:b/>
          <w:sz w:val="24"/>
          <w:lang w:val="es-CL"/>
        </w:rPr>
        <w:t>Nivel de oración:</w:t>
      </w:r>
      <w:r w:rsidR="009E3694">
        <w:rPr>
          <w:rFonts w:ascii="Times New Roman" w:hAnsi="Times New Roman" w:cs="Times New Roman"/>
          <w:sz w:val="24"/>
          <w:lang w:val="es-CL"/>
        </w:rPr>
        <w:t xml:space="preserve"> </w:t>
      </w:r>
      <w:r w:rsidR="00D23CA6">
        <w:rPr>
          <w:rFonts w:ascii="Times New Roman" w:hAnsi="Times New Roman" w:cs="Times New Roman"/>
          <w:sz w:val="24"/>
          <w:lang w:val="es-CL"/>
        </w:rPr>
        <w:t>En este nivel se analizan las oraciones dentro de un documento para determinar si expresan una opinión negativa o positiva.</w:t>
      </w:r>
    </w:p>
    <w:p w14:paraId="25419A74" w14:textId="77777777" w:rsidR="004A0800" w:rsidRDefault="004A0800" w:rsidP="0054285E">
      <w:pPr>
        <w:pStyle w:val="Prrafodelista"/>
        <w:spacing w:line="360" w:lineRule="auto"/>
        <w:rPr>
          <w:rFonts w:ascii="Times New Roman" w:hAnsi="Times New Roman" w:cs="Times New Roman"/>
          <w:sz w:val="24"/>
          <w:lang w:val="es-CL"/>
        </w:rPr>
      </w:pPr>
    </w:p>
    <w:p w14:paraId="2D3B3A0D" w14:textId="46E01C42" w:rsidR="00997DFD" w:rsidRPr="00997DFD" w:rsidRDefault="00997DFD" w:rsidP="009630B2">
      <w:pPr>
        <w:pStyle w:val="Prrafodelista"/>
        <w:numPr>
          <w:ilvl w:val="0"/>
          <w:numId w:val="21"/>
        </w:numPr>
        <w:spacing w:line="360" w:lineRule="auto"/>
        <w:rPr>
          <w:rFonts w:ascii="Times New Roman" w:hAnsi="Times New Roman" w:cs="Times New Roman"/>
          <w:sz w:val="24"/>
          <w:lang w:val="es-CL"/>
        </w:rPr>
      </w:pPr>
      <w:r w:rsidRPr="00EC3BEF">
        <w:rPr>
          <w:rFonts w:ascii="Times New Roman" w:hAnsi="Times New Roman" w:cs="Times New Roman"/>
          <w:b/>
          <w:sz w:val="24"/>
          <w:lang w:val="es-CL"/>
        </w:rPr>
        <w:lastRenderedPageBreak/>
        <w:t>Nivel de aspecto:</w:t>
      </w:r>
      <w:r w:rsidR="002E173D">
        <w:rPr>
          <w:rFonts w:ascii="Times New Roman" w:hAnsi="Times New Roman" w:cs="Times New Roman"/>
          <w:sz w:val="24"/>
          <w:lang w:val="es-CL"/>
        </w:rPr>
        <w:t xml:space="preserve"> </w:t>
      </w:r>
      <w:r w:rsidR="0054285E">
        <w:rPr>
          <w:rFonts w:ascii="Times New Roman" w:hAnsi="Times New Roman" w:cs="Times New Roman"/>
          <w:sz w:val="24"/>
          <w:lang w:val="es-CL"/>
        </w:rPr>
        <w:t xml:space="preserve">El análisis en este nivel se basa en que una opinión consiste en un sentimiento (positivo o negativo) y un objetivo </w:t>
      </w:r>
      <w:r w:rsidR="0054285E">
        <w:rPr>
          <w:rFonts w:ascii="Times New Roman" w:hAnsi="Times New Roman" w:cs="Times New Roman"/>
          <w:sz w:val="24"/>
          <w:lang w:val="es-CL"/>
        </w:rPr>
        <w:fldChar w:fldCharType="begin" w:fldLock="1"/>
      </w:r>
      <w:r w:rsidR="005A3BBF">
        <w:rPr>
          <w:rFonts w:ascii="Times New Roman" w:hAnsi="Times New Roman" w:cs="Times New Roman"/>
          <w:sz w:val="24"/>
          <w:lang w:val="es-CL"/>
        </w:rPr>
        <w:instrText>ADDIN CSL_CITATION { "citationItems" : [ { "id" : "ITEM-1", "itemData" : { "DOI" : "10.2200/S00416ED1V01Y201204HLT016", "ISBN" : "9781608458844", "ISSN" : "1947-4040", "PMID" : "791643259", "abstract" : "Sentiment analysis and opinion mining is the field of study that analyzes people's opinions, sentiments, evaluations, attitudes, and emotions from written language. It is one of the most active research areas in natural language processing and is also widely studied in data mining, Web mining, and text mining. In fact, this research has spread outside of computer science to the management sciences and social sciences due to its importance to business and society as a whole. The growing importance of sentiment analysis coincides with the growth of social media such as reviews, forum discussions, blogs, micro-blogs, Twitter, and social networks. For the first time in human history, we now have a huge volume of opinionated data recorded in digital form for analysis.", "author" : [ { "dropping-particle" : "", "family" : "Liu", "given" : "B", "non-dropping-particle" : "", "parse-names" : false, "suffix" : "" } ], "container-title" : "Synthesis lectures on human language technologies", "id" : "ITEM-1", "issue" : "May", "issued" : { "date-parts" : [ [ "2012" ] ] }, "number-of-pages" : "1-108", "title" : "Sentiment Analysis and Opinion Mining", "type" : "book" }, "uris" : [ "http://www.mendeley.com/documents/?uuid=e77684d8-8f84-4d5f-8c06-e5db7f184ccc" ] } ], "mendeley" : { "formattedCitation" : "(Liu, 2012)", "plainTextFormattedCitation" : "(Liu, 2012)", "previouslyFormattedCitation" : "(Liu, 2012)" }, "properties" : { "noteIndex" : 0 }, "schema" : "https://github.com/citation-style-language/schema/raw/master/csl-citation.json" }</w:instrText>
      </w:r>
      <w:r w:rsidR="0054285E">
        <w:rPr>
          <w:rFonts w:ascii="Times New Roman" w:hAnsi="Times New Roman" w:cs="Times New Roman"/>
          <w:sz w:val="24"/>
          <w:lang w:val="es-CL"/>
        </w:rPr>
        <w:fldChar w:fldCharType="separate"/>
      </w:r>
      <w:r w:rsidR="0054285E" w:rsidRPr="0054285E">
        <w:rPr>
          <w:rFonts w:ascii="Times New Roman" w:hAnsi="Times New Roman" w:cs="Times New Roman"/>
          <w:noProof/>
          <w:sz w:val="24"/>
          <w:lang w:val="es-CL"/>
        </w:rPr>
        <w:t>(Liu, 2012)</w:t>
      </w:r>
      <w:r w:rsidR="0054285E">
        <w:rPr>
          <w:rFonts w:ascii="Times New Roman" w:hAnsi="Times New Roman" w:cs="Times New Roman"/>
          <w:sz w:val="24"/>
          <w:lang w:val="es-CL"/>
        </w:rPr>
        <w:fldChar w:fldCharType="end"/>
      </w:r>
      <w:r w:rsidR="0054285E">
        <w:rPr>
          <w:rFonts w:ascii="Times New Roman" w:hAnsi="Times New Roman" w:cs="Times New Roman"/>
          <w:sz w:val="24"/>
          <w:lang w:val="es-CL"/>
        </w:rPr>
        <w:t xml:space="preserve">. En este caso se identifica </w:t>
      </w:r>
      <w:r w:rsidR="004F75C2">
        <w:rPr>
          <w:rFonts w:ascii="Times New Roman" w:hAnsi="Times New Roman" w:cs="Times New Roman"/>
          <w:sz w:val="24"/>
          <w:lang w:val="es-CL"/>
        </w:rPr>
        <w:t xml:space="preserve">qué </w:t>
      </w:r>
      <w:r w:rsidR="0054285E">
        <w:rPr>
          <w:rFonts w:ascii="Times New Roman" w:hAnsi="Times New Roman" w:cs="Times New Roman"/>
          <w:sz w:val="24"/>
          <w:lang w:val="es-CL"/>
        </w:rPr>
        <w:t xml:space="preserve">le </w:t>
      </w:r>
      <w:r w:rsidR="004F75C2">
        <w:rPr>
          <w:rFonts w:ascii="Times New Roman" w:hAnsi="Times New Roman" w:cs="Times New Roman"/>
          <w:sz w:val="24"/>
          <w:lang w:val="es-CL"/>
        </w:rPr>
        <w:t xml:space="preserve">gustó </w:t>
      </w:r>
      <w:r w:rsidR="0054285E">
        <w:rPr>
          <w:rFonts w:ascii="Times New Roman" w:hAnsi="Times New Roman" w:cs="Times New Roman"/>
          <w:sz w:val="24"/>
          <w:lang w:val="es-CL"/>
        </w:rPr>
        <w:t xml:space="preserve">y </w:t>
      </w:r>
      <w:r w:rsidR="004F75C2">
        <w:rPr>
          <w:rFonts w:ascii="Times New Roman" w:hAnsi="Times New Roman" w:cs="Times New Roman"/>
          <w:sz w:val="24"/>
          <w:lang w:val="es-CL"/>
        </w:rPr>
        <w:t xml:space="preserve">qué </w:t>
      </w:r>
      <w:r w:rsidR="0054285E">
        <w:rPr>
          <w:rFonts w:ascii="Times New Roman" w:hAnsi="Times New Roman" w:cs="Times New Roman"/>
          <w:sz w:val="24"/>
          <w:lang w:val="es-CL"/>
        </w:rPr>
        <w:t xml:space="preserve">no le </w:t>
      </w:r>
      <w:r w:rsidR="004F75C2">
        <w:rPr>
          <w:rFonts w:ascii="Times New Roman" w:hAnsi="Times New Roman" w:cs="Times New Roman"/>
          <w:sz w:val="24"/>
          <w:lang w:val="es-CL"/>
        </w:rPr>
        <w:t xml:space="preserve">gustó </w:t>
      </w:r>
      <w:r w:rsidR="0054285E">
        <w:rPr>
          <w:rFonts w:ascii="Times New Roman" w:hAnsi="Times New Roman" w:cs="Times New Roman"/>
          <w:sz w:val="24"/>
          <w:lang w:val="es-CL"/>
        </w:rPr>
        <w:t xml:space="preserve">a la persona. Por ejemplo, la frase </w:t>
      </w:r>
      <w:r w:rsidR="0054285E" w:rsidRPr="0054285E">
        <w:rPr>
          <w:rFonts w:ascii="Times New Roman" w:hAnsi="Times New Roman" w:cs="Times New Roman"/>
          <w:i/>
          <w:sz w:val="24"/>
          <w:lang w:val="es-CL"/>
        </w:rPr>
        <w:t xml:space="preserve">“La comida es muy sabrosa pero </w:t>
      </w:r>
      <w:r w:rsidR="00E365D6">
        <w:rPr>
          <w:rFonts w:ascii="Times New Roman" w:hAnsi="Times New Roman" w:cs="Times New Roman"/>
          <w:i/>
          <w:sz w:val="24"/>
          <w:lang w:val="es-CL"/>
        </w:rPr>
        <w:t>el servicio es</w:t>
      </w:r>
      <w:r w:rsidR="0054285E" w:rsidRPr="0054285E">
        <w:rPr>
          <w:rFonts w:ascii="Times New Roman" w:hAnsi="Times New Roman" w:cs="Times New Roman"/>
          <w:i/>
          <w:sz w:val="24"/>
          <w:lang w:val="es-CL"/>
        </w:rPr>
        <w:t xml:space="preserve"> </w:t>
      </w:r>
      <w:r w:rsidR="00E365D6">
        <w:rPr>
          <w:rFonts w:ascii="Times New Roman" w:hAnsi="Times New Roman" w:cs="Times New Roman"/>
          <w:i/>
          <w:sz w:val="24"/>
          <w:lang w:val="es-CL"/>
        </w:rPr>
        <w:t>muy lento</w:t>
      </w:r>
      <w:r w:rsidR="0054285E" w:rsidRPr="0054285E">
        <w:rPr>
          <w:rFonts w:ascii="Times New Roman" w:hAnsi="Times New Roman" w:cs="Times New Roman"/>
          <w:i/>
          <w:sz w:val="24"/>
          <w:lang w:val="es-CL"/>
        </w:rPr>
        <w:t>”</w:t>
      </w:r>
      <w:r w:rsidR="0054285E">
        <w:rPr>
          <w:rFonts w:ascii="Times New Roman" w:hAnsi="Times New Roman" w:cs="Times New Roman"/>
          <w:sz w:val="24"/>
          <w:lang w:val="es-CL"/>
        </w:rPr>
        <w:t xml:space="preserve"> evalúa dos aspectos del producto, la comida y </w:t>
      </w:r>
      <w:r w:rsidR="00E365D6">
        <w:rPr>
          <w:rFonts w:ascii="Times New Roman" w:hAnsi="Times New Roman" w:cs="Times New Roman"/>
          <w:sz w:val="24"/>
          <w:lang w:val="es-CL"/>
        </w:rPr>
        <w:t>el servicio</w:t>
      </w:r>
      <w:r w:rsidR="0054285E">
        <w:rPr>
          <w:rFonts w:ascii="Times New Roman" w:hAnsi="Times New Roman" w:cs="Times New Roman"/>
          <w:sz w:val="24"/>
          <w:lang w:val="es-CL"/>
        </w:rPr>
        <w:t xml:space="preserve">. El sentimiento expresado en el primer aspecto es positivo y en el segundo aspecto es </w:t>
      </w:r>
      <w:r w:rsidR="004F75C2">
        <w:rPr>
          <w:rFonts w:ascii="Times New Roman" w:hAnsi="Times New Roman" w:cs="Times New Roman"/>
          <w:sz w:val="24"/>
          <w:lang w:val="es-CL"/>
        </w:rPr>
        <w:t>negativo</w:t>
      </w:r>
      <w:r w:rsidR="0054285E">
        <w:rPr>
          <w:rFonts w:ascii="Times New Roman" w:hAnsi="Times New Roman" w:cs="Times New Roman"/>
          <w:sz w:val="24"/>
          <w:lang w:val="es-CL"/>
        </w:rPr>
        <w:t xml:space="preserve">. </w:t>
      </w:r>
      <w:r w:rsidR="00E365D6">
        <w:rPr>
          <w:rFonts w:ascii="Times New Roman" w:hAnsi="Times New Roman" w:cs="Times New Roman"/>
          <w:sz w:val="24"/>
          <w:lang w:val="es-CL"/>
        </w:rPr>
        <w:t xml:space="preserve">Los aspectos son los objetivos de la </w:t>
      </w:r>
      <w:r w:rsidR="008720C8">
        <w:rPr>
          <w:rFonts w:ascii="Times New Roman" w:hAnsi="Times New Roman" w:cs="Times New Roman"/>
          <w:sz w:val="24"/>
          <w:lang w:val="es-CL"/>
        </w:rPr>
        <w:t>opinión</w:t>
      </w:r>
      <w:r w:rsidR="00E365D6">
        <w:rPr>
          <w:rFonts w:ascii="Times New Roman" w:hAnsi="Times New Roman" w:cs="Times New Roman"/>
          <w:sz w:val="24"/>
          <w:lang w:val="es-CL"/>
        </w:rPr>
        <w:t>.</w:t>
      </w:r>
      <w:r w:rsidR="00F24BAC">
        <w:rPr>
          <w:rFonts w:ascii="Times New Roman" w:hAnsi="Times New Roman" w:cs="Times New Roman"/>
          <w:sz w:val="24"/>
          <w:lang w:val="es-CL"/>
        </w:rPr>
        <w:t xml:space="preserve"> Este problema es conocido como análisis de sentimiento basado en aspecto, donde se busca determinar los aspectos (características) de una entidad y su sentimiento.</w:t>
      </w:r>
    </w:p>
    <w:p w14:paraId="7F183166" w14:textId="7D2A04C8" w:rsidR="003F2447" w:rsidRDefault="009630B2" w:rsidP="009630B2">
      <w:pPr>
        <w:pStyle w:val="Ttulo3"/>
        <w:spacing w:line="360" w:lineRule="auto"/>
      </w:pPr>
      <w:bookmarkStart w:id="24" w:name="_Toc511668863"/>
      <w:r>
        <w:t>Extracción de Aspecto</w:t>
      </w:r>
      <w:bookmarkEnd w:id="24"/>
    </w:p>
    <w:p w14:paraId="74918297" w14:textId="1EA8E52C" w:rsidR="00B77577" w:rsidRDefault="009630B2" w:rsidP="009630B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Explicado en el punto 2.3, el análisis de sentimiento a nivel de aspecto tiene como objetivo identificar la relación entre el sentimiento expresado y el aspecto en una opinión. La tarea de identificar los aspectos en una opinión se denomina  extracción de aspecto. </w:t>
      </w:r>
      <w:r w:rsidR="003530BE">
        <w:rPr>
          <w:rFonts w:ascii="Times New Roman" w:hAnsi="Times New Roman" w:cs="Times New Roman"/>
          <w:sz w:val="24"/>
          <w:lang w:val="es-CL"/>
        </w:rPr>
        <w:t xml:space="preserve">Un aspecto de una entidad representa una característica o atributo de </w:t>
      </w:r>
      <w:r w:rsidR="00A14124">
        <w:rPr>
          <w:rFonts w:ascii="Times New Roman" w:hAnsi="Times New Roman" w:cs="Times New Roman"/>
          <w:sz w:val="24"/>
          <w:lang w:val="es-CL"/>
        </w:rPr>
        <w:t xml:space="preserve">ésta </w:t>
      </w:r>
      <w:r w:rsidR="003530BE">
        <w:rPr>
          <w:rFonts w:ascii="Times New Roman" w:hAnsi="Times New Roman" w:cs="Times New Roman"/>
          <w:sz w:val="24"/>
          <w:lang w:val="es-CL"/>
        </w:rPr>
        <w:t>y debe ser identificado con un nombre único. Por ejemplo, para un celular se tienen los aspectos de pantalla, duración de batería, cámara, entre otros.</w:t>
      </w:r>
      <w:r w:rsidR="00B77577">
        <w:rPr>
          <w:rFonts w:ascii="Times New Roman" w:hAnsi="Times New Roman" w:cs="Times New Roman"/>
          <w:sz w:val="24"/>
          <w:lang w:val="es-CL"/>
        </w:rPr>
        <w:t xml:space="preserve"> </w:t>
      </w:r>
    </w:p>
    <w:p w14:paraId="0F46D0C8" w14:textId="5D99DB8C" w:rsidR="009630B2" w:rsidRDefault="009630B2" w:rsidP="009630B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Existen dos tipos de aspectos </w:t>
      </w:r>
      <w:r w:rsidR="005A3BBF">
        <w:rPr>
          <w:rFonts w:ascii="Times New Roman" w:hAnsi="Times New Roman" w:cs="Times New Roman"/>
          <w:sz w:val="24"/>
          <w:lang w:val="es-CL"/>
        </w:rPr>
        <w:t xml:space="preserve">que se pueden identificar, aspectos explícitos y aspectos implícitos </w:t>
      </w:r>
      <w:r w:rsidR="005A3BBF">
        <w:rPr>
          <w:rFonts w:ascii="Times New Roman" w:hAnsi="Times New Roman" w:cs="Times New Roman"/>
          <w:sz w:val="24"/>
          <w:lang w:val="es-CL"/>
        </w:rPr>
        <w:fldChar w:fldCharType="begin" w:fldLock="1"/>
      </w:r>
      <w:r w:rsidR="00B77577">
        <w:rPr>
          <w:rFonts w:ascii="Times New Roman" w:hAnsi="Times New Roman" w:cs="Times New Roman"/>
          <w:sz w:val="24"/>
          <w:lang w:val="es-CL"/>
        </w:rPr>
        <w:instrText>ADDIN CSL_CITATION { "citationItems" : [ { "id" : "ITEM-1", "itemData" : { "DOI" : "10.2200/S00416ED1V01Y201204HLT016", "ISBN" : "9781608458844", "ISSN" : "1947-4040", "PMID" : "791643259", "abstract" : "Sentiment analysis and opinion mining is the field of study that analyzes people's opinions, sentiments, evaluations, attitudes, and emotions from written language. It is one of the most active research areas in natural language processing and is also widely studied in data mining, Web mining, and text mining. In fact, this research has spread outside of computer science to the management sciences and social sciences due to its importance to business and society as a whole. The growing importance of sentiment analysis coincides with the growth of social media such as reviews, forum discussions, blogs, micro-blogs, Twitter, and social networks. For the first time in human history, we now have a huge volume of opinionated data recorded in digital form for analysis.", "author" : [ { "dropping-particle" : "", "family" : "Liu", "given" : "B", "non-dropping-particle" : "", "parse-names" : false, "suffix" : "" } ], "container-title" : "Synthesis lectures on human language technologies", "id" : "ITEM-1", "issue" : "May", "issued" : { "date-parts" : [ [ "2012" ] ] }, "number-of-pages" : "1-108", "title" : "Sentiment Analysis and Opinion Mining", "type" : "book" }, "uris" : [ "http://www.mendeley.com/documents/?uuid=e77684d8-8f84-4d5f-8c06-e5db7f184ccc" ] } ], "mendeley" : { "formattedCitation" : "(Liu, 2012)", "plainTextFormattedCitation" : "(Liu, 2012)", "previouslyFormattedCitation" : "(Liu, 2012)" }, "properties" : { "noteIndex" : 0 }, "schema" : "https://github.com/citation-style-language/schema/raw/master/csl-citation.json" }</w:instrText>
      </w:r>
      <w:r w:rsidR="005A3BBF">
        <w:rPr>
          <w:rFonts w:ascii="Times New Roman" w:hAnsi="Times New Roman" w:cs="Times New Roman"/>
          <w:sz w:val="24"/>
          <w:lang w:val="es-CL"/>
        </w:rPr>
        <w:fldChar w:fldCharType="separate"/>
      </w:r>
      <w:r w:rsidR="005A3BBF" w:rsidRPr="005A3BBF">
        <w:rPr>
          <w:rFonts w:ascii="Times New Roman" w:hAnsi="Times New Roman" w:cs="Times New Roman"/>
          <w:noProof/>
          <w:sz w:val="24"/>
          <w:lang w:val="es-CL"/>
        </w:rPr>
        <w:t>(Liu, 2012)</w:t>
      </w:r>
      <w:r w:rsidR="005A3BBF">
        <w:rPr>
          <w:rFonts w:ascii="Times New Roman" w:hAnsi="Times New Roman" w:cs="Times New Roman"/>
          <w:sz w:val="24"/>
          <w:lang w:val="es-CL"/>
        </w:rPr>
        <w:fldChar w:fldCharType="end"/>
      </w:r>
      <w:r w:rsidR="005A3BBF">
        <w:rPr>
          <w:rFonts w:ascii="Times New Roman" w:hAnsi="Times New Roman" w:cs="Times New Roman"/>
          <w:sz w:val="24"/>
          <w:lang w:val="es-CL"/>
        </w:rPr>
        <w:t xml:space="preserve">. Los aspectos explícitos son palabras en el documento que explícitamente representan un aspecto. En el ejemplo presentado en el punto 2.3, comida y servicio están explícitamente en el texto. Por otro lado, los aspectos implícitos son aspectos que están presentes en el texto pero no explícitamente. Por ejemplo, la frase </w:t>
      </w:r>
      <w:r w:rsidR="005A3BBF">
        <w:rPr>
          <w:rFonts w:ascii="Times New Roman" w:hAnsi="Times New Roman" w:cs="Times New Roman"/>
          <w:i/>
          <w:sz w:val="24"/>
          <w:lang w:val="es-CL"/>
        </w:rPr>
        <w:t xml:space="preserve">“Nos atendieron de la mejor manera” </w:t>
      </w:r>
      <w:r w:rsidR="005A3BBF">
        <w:rPr>
          <w:rFonts w:ascii="Times New Roman" w:hAnsi="Times New Roman" w:cs="Times New Roman"/>
          <w:sz w:val="24"/>
          <w:lang w:val="es-CL"/>
        </w:rPr>
        <w:t xml:space="preserve">contiene una opinión implícita acerca del aspecto servicio. </w:t>
      </w:r>
    </w:p>
    <w:p w14:paraId="33BCFC57" w14:textId="3680ED6F" w:rsidR="00140FB3" w:rsidRPr="005A3BBF" w:rsidRDefault="00140FB3" w:rsidP="009630B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Cabe destacar que </w:t>
      </w:r>
      <w:proofErr w:type="spellStart"/>
      <w:r>
        <w:rPr>
          <w:rFonts w:ascii="Times New Roman" w:hAnsi="Times New Roman" w:cs="Times New Roman"/>
          <w:sz w:val="24"/>
          <w:lang w:val="es-CL"/>
        </w:rPr>
        <w:t>Liu</w:t>
      </w:r>
      <w:proofErr w:type="spellEnd"/>
      <w:r>
        <w:rPr>
          <w:rFonts w:ascii="Times New Roman" w:hAnsi="Times New Roman" w:cs="Times New Roman"/>
          <w:sz w:val="24"/>
          <w:lang w:val="es-CL"/>
        </w:rPr>
        <w:t xml:space="preserve"> </w:t>
      </w:r>
      <w:r>
        <w:rPr>
          <w:rFonts w:ascii="Times New Roman" w:hAnsi="Times New Roman" w:cs="Times New Roman"/>
          <w:sz w:val="24"/>
          <w:lang w:val="es-CL"/>
        </w:rPr>
        <w:fldChar w:fldCharType="begin" w:fldLock="1"/>
      </w:r>
      <w:r w:rsidR="008C08EE">
        <w:rPr>
          <w:rFonts w:ascii="Times New Roman" w:hAnsi="Times New Roman" w:cs="Times New Roman"/>
          <w:sz w:val="24"/>
          <w:lang w:val="es-CL"/>
        </w:rPr>
        <w:instrText>ADDIN CSL_CITATION { "citationItems" : [ { "id" : "ITEM-1", "itemData" : { "DOI" : "10.2200/S00416ED1V01Y201204HLT016", "ISBN" : "9781608458844", "ISSN" : "1947-4040", "PMID" : "791643259", "abstract" : "Sentiment analysis and opinion mining is the field of study that analyzes people's opinions, sentiments, evaluations, attitudes, and emotions from written language. It is one of the most active research areas in natural language processing and is also widely studied in data mining, Web mining, and text mining. In fact, this research has spread outside of computer science to the management sciences and social sciences due to its importance to business and society as a whole. The growing importance of sentiment analysis coincides with the growth of social media such as reviews, forum discussions, blogs, micro-blogs, Twitter, and social networks. For the first time in human history, we now have a huge volume of opinionated data recorded in digital form for analysis.", "author" : [ { "dropping-particle" : "", "family" : "Liu", "given" : "B", "non-dropping-particle" : "", "parse-names" : false, "suffix" : "" } ], "container-title" : "Synthesis lectures on human language technologies", "id" : "ITEM-1", "issue" : "May", "issued" : { "date-parts" : [ [ "2012" ] ] }, "number-of-pages" : "1-108", "title" : "Sentiment Analysis and Opinion Mining", "type" : "book" }, "uris" : [ "http://www.mendeley.com/documents/?uuid=e77684d8-8f84-4d5f-8c06-e5db7f184ccc" ] } ], "mendeley" : { "formattedCitation" : "(Liu, 2012)", "plainTextFormattedCitation" : "(Liu, 2012)", "previouslyFormattedCitation" : "(Liu, 2012)" }, "properties" : { "noteIndex" : 0 }, "schema" : "https://github.com/citation-style-language/schema/raw/master/csl-citation.json" }</w:instrText>
      </w:r>
      <w:r>
        <w:rPr>
          <w:rFonts w:ascii="Times New Roman" w:hAnsi="Times New Roman" w:cs="Times New Roman"/>
          <w:sz w:val="24"/>
          <w:lang w:val="es-CL"/>
        </w:rPr>
        <w:fldChar w:fldCharType="separate"/>
      </w:r>
      <w:r w:rsidRPr="00B77577">
        <w:rPr>
          <w:rFonts w:ascii="Times New Roman" w:hAnsi="Times New Roman" w:cs="Times New Roman"/>
          <w:noProof/>
          <w:sz w:val="24"/>
          <w:lang w:val="es-CL"/>
        </w:rPr>
        <w:t>(Liu, 2012)</w:t>
      </w:r>
      <w:r>
        <w:rPr>
          <w:rFonts w:ascii="Times New Roman" w:hAnsi="Times New Roman" w:cs="Times New Roman"/>
          <w:sz w:val="24"/>
          <w:lang w:val="es-CL"/>
        </w:rPr>
        <w:fldChar w:fldCharType="end"/>
      </w:r>
      <w:r>
        <w:rPr>
          <w:rFonts w:ascii="Times New Roman" w:hAnsi="Times New Roman" w:cs="Times New Roman"/>
          <w:sz w:val="24"/>
          <w:lang w:val="es-CL"/>
        </w:rPr>
        <w:t xml:space="preserve"> diferencia entre categoría de un aspecto y expresión de un aspecto. La categoría de un aspecto está formada por varias expresiones del aspecto. Por ejemplo, menú, plato y postre son expresiones del aspecto y representan la categoría de aspecto comida.</w:t>
      </w:r>
    </w:p>
    <w:p w14:paraId="142E68EF" w14:textId="77777777" w:rsidR="00797CEB" w:rsidRDefault="00797CEB" w:rsidP="00797CEB">
      <w:pPr>
        <w:rPr>
          <w:rFonts w:ascii="Times New Roman" w:hAnsi="Times New Roman" w:cs="Times New Roman"/>
          <w:sz w:val="24"/>
          <w:lang w:val="es-CL"/>
        </w:rPr>
      </w:pPr>
    </w:p>
    <w:p w14:paraId="6285E61B" w14:textId="77777777" w:rsidR="00C87A96" w:rsidRDefault="00C87A96" w:rsidP="00797CEB">
      <w:pPr>
        <w:rPr>
          <w:rFonts w:ascii="Times New Roman" w:hAnsi="Times New Roman" w:cs="Times New Roman"/>
          <w:sz w:val="24"/>
          <w:lang w:val="es-CL"/>
        </w:rPr>
      </w:pPr>
    </w:p>
    <w:p w14:paraId="4244D855" w14:textId="77777777" w:rsidR="00C87A96" w:rsidRPr="00A23505" w:rsidRDefault="00C87A96" w:rsidP="00797CEB">
      <w:pPr>
        <w:rPr>
          <w:rFonts w:ascii="Times New Roman" w:hAnsi="Times New Roman" w:cs="Times New Roman"/>
          <w:sz w:val="24"/>
          <w:lang w:val="es-CL"/>
        </w:rPr>
      </w:pPr>
    </w:p>
    <w:p w14:paraId="5E2C1B47" w14:textId="77777777" w:rsidR="003F0E3D" w:rsidRPr="00603AFD" w:rsidRDefault="003F0E3D" w:rsidP="0069712A">
      <w:pPr>
        <w:pStyle w:val="Ttulo2"/>
      </w:pPr>
      <w:bookmarkStart w:id="25" w:name="_Toc503888639"/>
      <w:bookmarkStart w:id="26" w:name="_Toc511668864"/>
      <w:r w:rsidRPr="00603AFD">
        <w:lastRenderedPageBreak/>
        <w:t>Sistemas de Recomendación</w:t>
      </w:r>
      <w:bookmarkEnd w:id="25"/>
      <w:bookmarkEnd w:id="26"/>
    </w:p>
    <w:p w14:paraId="5D1F4B22" w14:textId="77777777" w:rsidR="00B445D1" w:rsidRPr="00603AFD" w:rsidRDefault="00B445D1" w:rsidP="00FB5B71">
      <w:pPr>
        <w:autoSpaceDE w:val="0"/>
        <w:autoSpaceDN w:val="0"/>
        <w:adjustRightInd w:val="0"/>
        <w:spacing w:after="0"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 xml:space="preserve">Los sistemas de </w:t>
      </w:r>
      <w:r w:rsidR="00A039E3" w:rsidRPr="00603AFD">
        <w:rPr>
          <w:rFonts w:ascii="Times New Roman" w:hAnsi="Times New Roman" w:cs="Times New Roman"/>
          <w:sz w:val="24"/>
          <w:szCs w:val="24"/>
          <w:lang w:val="es-CL"/>
        </w:rPr>
        <w:t>recomendación</w:t>
      </w:r>
      <w:r w:rsidRPr="00603AFD">
        <w:rPr>
          <w:rFonts w:ascii="Times New Roman" w:hAnsi="Times New Roman" w:cs="Times New Roman"/>
          <w:sz w:val="24"/>
          <w:szCs w:val="24"/>
          <w:lang w:val="es-CL"/>
        </w:rPr>
        <w:t xml:space="preserve"> son herramientas software y </w:t>
      </w:r>
      <w:r w:rsidR="00A039E3" w:rsidRPr="00603AFD">
        <w:rPr>
          <w:rFonts w:ascii="Times New Roman" w:hAnsi="Times New Roman" w:cs="Times New Roman"/>
          <w:sz w:val="24"/>
          <w:szCs w:val="24"/>
          <w:lang w:val="es-CL"/>
        </w:rPr>
        <w:t>técnicas</w:t>
      </w:r>
      <w:r w:rsidRPr="00603AFD">
        <w:rPr>
          <w:rFonts w:ascii="Times New Roman" w:hAnsi="Times New Roman" w:cs="Times New Roman"/>
          <w:sz w:val="24"/>
          <w:szCs w:val="24"/>
          <w:lang w:val="es-CL"/>
        </w:rPr>
        <w:t xml:space="preserve"> que proporcionan recomendaciones personalizadas de diferentes </w:t>
      </w:r>
      <w:r w:rsidR="00A039E3" w:rsidRPr="00603AFD">
        <w:rPr>
          <w:rFonts w:ascii="Times New Roman" w:hAnsi="Times New Roman" w:cs="Times New Roman"/>
          <w:sz w:val="24"/>
          <w:szCs w:val="24"/>
          <w:lang w:val="es-CL"/>
        </w:rPr>
        <w:t>ítems</w:t>
      </w:r>
      <w:r w:rsidRPr="00603AFD">
        <w:rPr>
          <w:rFonts w:ascii="Times New Roman" w:hAnsi="Times New Roman" w:cs="Times New Roman"/>
          <w:sz w:val="24"/>
          <w:szCs w:val="24"/>
          <w:lang w:val="es-CL"/>
        </w:rPr>
        <w:t xml:space="preserve"> a </w:t>
      </w:r>
      <w:r w:rsidR="00A039E3" w:rsidRPr="00603AFD">
        <w:rPr>
          <w:rFonts w:ascii="Times New Roman" w:hAnsi="Times New Roman" w:cs="Times New Roman"/>
          <w:sz w:val="24"/>
          <w:szCs w:val="24"/>
          <w:lang w:val="es-CL"/>
        </w:rPr>
        <w:t>usuarios</w:t>
      </w:r>
      <w:r w:rsidR="00016652" w:rsidRPr="00603AFD">
        <w:rPr>
          <w:rFonts w:ascii="Times New Roman" w:hAnsi="Times New Roman" w:cs="Times New Roman"/>
          <w:sz w:val="24"/>
          <w:szCs w:val="24"/>
          <w:lang w:val="es-CL"/>
        </w:rPr>
        <w:t xml:space="preserve"> </w:t>
      </w:r>
      <w:r w:rsidR="00016652" w:rsidRPr="00603AFD">
        <w:rPr>
          <w:rFonts w:ascii="Times New Roman" w:hAnsi="Times New Roman" w:cs="Times New Roman"/>
          <w:sz w:val="24"/>
          <w:szCs w:val="24"/>
          <w:lang w:val="es-CL"/>
        </w:rPr>
        <w:fldChar w:fldCharType="begin" w:fldLock="1"/>
      </w:r>
      <w:r w:rsidR="00324FF5">
        <w:rPr>
          <w:rFonts w:ascii="Times New Roman" w:hAnsi="Times New Roman" w:cs="Times New Roman"/>
          <w:sz w:val="24"/>
          <w:szCs w:val="24"/>
          <w:lang w:val="es-CL"/>
        </w:rPr>
        <w:instrText>ADDIN CSL_CITATION { "citationItems" : [ { "id" : "ITEM-1", "itemData" : { "DOI" : "10.1007/978-1-4899-7637-6_1", "author" : [ { "dropping-particle" : "", "family" : "Ricci", "given" : "Francesco", "non-dropping-particle" : "", "parse-names" : false, "suffix" : "" }, { "dropping-particle" : "", "family" : "Rokach", "given" : "Lior", "non-dropping-particle" : "", "parse-names" : false, "suffix" : "" }, { "dropping-particle" : "", "family" : "Shapira", "given" : "Bracha", "non-dropping-particle" : "", "parse-names" : false, "suffix" : "" } ], "container-title" : "Recommender Systems Handbook", "id" : "ITEM-1", "issued" : { "date-parts" : [ [ "2015" ] ] }, "page" : "1-34", "publisher" : "Springer US", "publisher-place" : "Boston, MA", "title" : "Recommender Systems: Introduction and Challenges", "type" : "chapter" }, "uris" : [ "http://www.mendeley.com/documents/?uuid=ca3f5592-8478-3e3f-8e27-4e3cf075db79" ] } ], "mendeley" : { "formattedCitation" : "(Ricci, Rokach, &amp; Shapira, 2015)", "plainTextFormattedCitation" : "(Ricci, Rokach, &amp; Shapira, 2015)", "previouslyFormattedCitation" : "(Ricci, Rokach, &amp; Shapira, 2015)" }, "properties" : { "noteIndex" : 0 }, "schema" : "https://github.com/citation-style-language/schema/raw/master/csl-citation.json" }</w:instrText>
      </w:r>
      <w:r w:rsidR="00016652" w:rsidRPr="00603AFD">
        <w:rPr>
          <w:rFonts w:ascii="Times New Roman" w:hAnsi="Times New Roman" w:cs="Times New Roman"/>
          <w:sz w:val="24"/>
          <w:szCs w:val="24"/>
          <w:lang w:val="es-CL"/>
        </w:rPr>
        <w:fldChar w:fldCharType="separate"/>
      </w:r>
      <w:r w:rsidR="00016652" w:rsidRPr="00603AFD">
        <w:rPr>
          <w:rFonts w:ascii="Times New Roman" w:hAnsi="Times New Roman" w:cs="Times New Roman"/>
          <w:noProof/>
          <w:sz w:val="24"/>
          <w:szCs w:val="24"/>
          <w:lang w:val="es-CL"/>
        </w:rPr>
        <w:t>(Ricci, Rokach, &amp; Shapira, 2015)</w:t>
      </w:r>
      <w:r w:rsidR="00016652" w:rsidRPr="00603AFD">
        <w:rPr>
          <w:rFonts w:ascii="Times New Roman" w:hAnsi="Times New Roman" w:cs="Times New Roman"/>
          <w:sz w:val="24"/>
          <w:szCs w:val="24"/>
          <w:lang w:val="es-CL"/>
        </w:rPr>
        <w:fldChar w:fldCharType="end"/>
      </w:r>
      <w:r w:rsidR="00A039E3" w:rsidRPr="00603AFD">
        <w:rPr>
          <w:rFonts w:ascii="Times New Roman" w:hAnsi="Times New Roman" w:cs="Times New Roman"/>
          <w:sz w:val="24"/>
          <w:szCs w:val="24"/>
          <w:lang w:val="es-CL"/>
        </w:rPr>
        <w:t>. Un ítem</w:t>
      </w:r>
      <w:r w:rsidRPr="00603AFD">
        <w:rPr>
          <w:rFonts w:ascii="Times New Roman" w:hAnsi="Times New Roman" w:cs="Times New Roman"/>
          <w:sz w:val="24"/>
          <w:szCs w:val="24"/>
          <w:lang w:val="es-CL"/>
        </w:rPr>
        <w:t xml:space="preserve"> es lo que el sistema recomiende, lo que s</w:t>
      </w:r>
      <w:r w:rsidR="00A039E3" w:rsidRPr="00603AFD">
        <w:rPr>
          <w:rFonts w:ascii="Times New Roman" w:hAnsi="Times New Roman" w:cs="Times New Roman"/>
          <w:sz w:val="24"/>
          <w:szCs w:val="24"/>
          <w:lang w:val="es-CL"/>
        </w:rPr>
        <w:t xml:space="preserve">ignifica que un ítem puede ser </w:t>
      </w:r>
      <w:r w:rsidRPr="00603AFD">
        <w:rPr>
          <w:rFonts w:ascii="Times New Roman" w:hAnsi="Times New Roman" w:cs="Times New Roman"/>
          <w:sz w:val="24"/>
          <w:szCs w:val="24"/>
          <w:lang w:val="es-CL"/>
        </w:rPr>
        <w:t xml:space="preserve">un objeto (computadores, libros, </w:t>
      </w:r>
      <w:r w:rsidR="00A039E3" w:rsidRPr="00603AFD">
        <w:rPr>
          <w:rFonts w:ascii="Times New Roman" w:hAnsi="Times New Roman" w:cs="Times New Roman"/>
          <w:sz w:val="24"/>
          <w:szCs w:val="24"/>
          <w:lang w:val="es-CL"/>
        </w:rPr>
        <w:t>música</w:t>
      </w:r>
      <w:r w:rsidRPr="00603AFD">
        <w:rPr>
          <w:rFonts w:ascii="Times New Roman" w:hAnsi="Times New Roman" w:cs="Times New Roman"/>
          <w:sz w:val="24"/>
          <w:szCs w:val="24"/>
          <w:lang w:val="es-CL"/>
        </w:rPr>
        <w:t xml:space="preserve">) o un servicio (viajes, hoteles, restaurantes). Generalmente, estos sistemas se enfocan </w:t>
      </w:r>
      <w:r w:rsidR="00A039E3" w:rsidRPr="00603AFD">
        <w:rPr>
          <w:rFonts w:ascii="Times New Roman" w:hAnsi="Times New Roman" w:cs="Times New Roman"/>
          <w:sz w:val="24"/>
          <w:szCs w:val="24"/>
          <w:lang w:val="es-CL"/>
        </w:rPr>
        <w:t>en un solo tipo de ítem</w:t>
      </w:r>
      <w:r w:rsidRPr="00603AFD">
        <w:rPr>
          <w:rFonts w:ascii="Times New Roman" w:hAnsi="Times New Roman" w:cs="Times New Roman"/>
          <w:sz w:val="24"/>
          <w:szCs w:val="24"/>
          <w:lang w:val="es-CL"/>
        </w:rPr>
        <w:t xml:space="preserve"> a recomendar.</w:t>
      </w:r>
    </w:p>
    <w:p w14:paraId="1492371D" w14:textId="77777777" w:rsidR="00603AFD" w:rsidRDefault="00603AFD" w:rsidP="00FB5B71">
      <w:pPr>
        <w:autoSpaceDE w:val="0"/>
        <w:autoSpaceDN w:val="0"/>
        <w:adjustRightInd w:val="0"/>
        <w:spacing w:after="0" w:line="360" w:lineRule="auto"/>
        <w:rPr>
          <w:rFonts w:ascii="Times New Roman" w:hAnsi="Times New Roman" w:cs="Times New Roman"/>
          <w:sz w:val="24"/>
          <w:szCs w:val="24"/>
          <w:lang w:val="es-CL"/>
        </w:rPr>
      </w:pPr>
    </w:p>
    <w:p w14:paraId="48590C41" w14:textId="77777777" w:rsidR="00F6732F" w:rsidRPr="00603AFD" w:rsidRDefault="00B445D1" w:rsidP="00FB5B71">
      <w:pPr>
        <w:autoSpaceDE w:val="0"/>
        <w:autoSpaceDN w:val="0"/>
        <w:adjustRightInd w:val="0"/>
        <w:spacing w:after="0"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 xml:space="preserve">Los sistemas de </w:t>
      </w:r>
      <w:r w:rsidR="00A039E3" w:rsidRPr="00603AFD">
        <w:rPr>
          <w:rFonts w:ascii="Times New Roman" w:hAnsi="Times New Roman" w:cs="Times New Roman"/>
          <w:sz w:val="24"/>
          <w:szCs w:val="24"/>
          <w:lang w:val="es-CL"/>
        </w:rPr>
        <w:t>recomendación</w:t>
      </w:r>
      <w:r w:rsidRPr="00603AFD">
        <w:rPr>
          <w:rFonts w:ascii="Times New Roman" w:hAnsi="Times New Roman" w:cs="Times New Roman"/>
          <w:sz w:val="24"/>
          <w:szCs w:val="24"/>
          <w:lang w:val="es-CL"/>
        </w:rPr>
        <w:t xml:space="preserve"> ayudan al usuario a evitar la sobrecarga de </w:t>
      </w:r>
      <w:r w:rsidR="00A039E3" w:rsidRPr="00603AFD">
        <w:rPr>
          <w:rFonts w:ascii="Times New Roman" w:hAnsi="Times New Roman" w:cs="Times New Roman"/>
          <w:sz w:val="24"/>
          <w:szCs w:val="24"/>
          <w:lang w:val="es-CL"/>
        </w:rPr>
        <w:t>información</w:t>
      </w:r>
      <w:r w:rsidRPr="00603AFD">
        <w:rPr>
          <w:rFonts w:ascii="Times New Roman" w:hAnsi="Times New Roman" w:cs="Times New Roman"/>
          <w:sz w:val="24"/>
          <w:szCs w:val="24"/>
          <w:lang w:val="es-CL"/>
        </w:rPr>
        <w:t xml:space="preserve">. Por ejemplo, si un usuario entra a la </w:t>
      </w:r>
      <w:r w:rsidR="00A039E3" w:rsidRPr="00603AFD">
        <w:rPr>
          <w:rFonts w:ascii="Times New Roman" w:hAnsi="Times New Roman" w:cs="Times New Roman"/>
          <w:sz w:val="24"/>
          <w:szCs w:val="24"/>
          <w:lang w:val="es-CL"/>
        </w:rPr>
        <w:t>página</w:t>
      </w:r>
      <w:r w:rsidRPr="00603AFD">
        <w:rPr>
          <w:rFonts w:ascii="Times New Roman" w:hAnsi="Times New Roman" w:cs="Times New Roman"/>
          <w:sz w:val="24"/>
          <w:szCs w:val="24"/>
          <w:lang w:val="es-CL"/>
        </w:rPr>
        <w:t xml:space="preserve"> web de Amazon </w:t>
      </w:r>
      <w:r w:rsidR="00A039E3" w:rsidRPr="00603AFD">
        <w:rPr>
          <w:rFonts w:ascii="Times New Roman" w:hAnsi="Times New Roman" w:cs="Times New Roman"/>
          <w:sz w:val="24"/>
          <w:szCs w:val="24"/>
          <w:lang w:val="es-CL"/>
        </w:rPr>
        <w:t>para comprar un celular, se encontrará</w:t>
      </w:r>
      <w:r w:rsidRPr="00603AFD">
        <w:rPr>
          <w:rFonts w:ascii="Times New Roman" w:hAnsi="Times New Roman" w:cs="Times New Roman"/>
          <w:sz w:val="24"/>
          <w:szCs w:val="24"/>
          <w:lang w:val="es-CL"/>
        </w:rPr>
        <w:t xml:space="preserve"> con </w:t>
      </w:r>
      <w:r w:rsidR="00A039E3" w:rsidRPr="00603AFD">
        <w:rPr>
          <w:rFonts w:ascii="Times New Roman" w:hAnsi="Times New Roman" w:cs="Times New Roman"/>
          <w:sz w:val="24"/>
          <w:szCs w:val="24"/>
          <w:lang w:val="es-CL"/>
        </w:rPr>
        <w:t>más</w:t>
      </w:r>
      <w:r w:rsidRPr="00603AFD">
        <w:rPr>
          <w:rFonts w:ascii="Times New Roman" w:hAnsi="Times New Roman" w:cs="Times New Roman"/>
          <w:sz w:val="24"/>
          <w:szCs w:val="24"/>
          <w:lang w:val="es-CL"/>
        </w:rPr>
        <w:t xml:space="preserve"> de 900.000 pro</w:t>
      </w:r>
      <w:r w:rsidR="00A039E3" w:rsidRPr="00603AFD">
        <w:rPr>
          <w:rFonts w:ascii="Times New Roman" w:hAnsi="Times New Roman" w:cs="Times New Roman"/>
          <w:sz w:val="24"/>
          <w:szCs w:val="24"/>
          <w:lang w:val="es-CL"/>
        </w:rPr>
        <w:t xml:space="preserve">ductos diferentes. Normalmente, </w:t>
      </w:r>
      <w:r w:rsidRPr="00603AFD">
        <w:rPr>
          <w:rFonts w:ascii="Times New Roman" w:hAnsi="Times New Roman" w:cs="Times New Roman"/>
          <w:sz w:val="24"/>
          <w:szCs w:val="24"/>
          <w:lang w:val="es-CL"/>
        </w:rPr>
        <w:t xml:space="preserve">solo una </w:t>
      </w:r>
      <w:r w:rsidR="00A039E3" w:rsidRPr="00603AFD">
        <w:rPr>
          <w:rFonts w:ascii="Times New Roman" w:hAnsi="Times New Roman" w:cs="Times New Roman"/>
          <w:sz w:val="24"/>
          <w:szCs w:val="24"/>
          <w:lang w:val="es-CL"/>
        </w:rPr>
        <w:t>pequeña</w:t>
      </w:r>
      <w:r w:rsidRPr="00603AFD">
        <w:rPr>
          <w:rFonts w:ascii="Times New Roman" w:hAnsi="Times New Roman" w:cs="Times New Roman"/>
          <w:sz w:val="24"/>
          <w:szCs w:val="24"/>
          <w:lang w:val="es-CL"/>
        </w:rPr>
        <w:t xml:space="preserve"> </w:t>
      </w:r>
      <w:r w:rsidR="00A039E3" w:rsidRPr="00603AFD">
        <w:rPr>
          <w:rFonts w:ascii="Times New Roman" w:hAnsi="Times New Roman" w:cs="Times New Roman"/>
          <w:sz w:val="24"/>
          <w:szCs w:val="24"/>
          <w:lang w:val="es-CL"/>
        </w:rPr>
        <w:t>porción</w:t>
      </w:r>
      <w:r w:rsidRPr="00603AFD">
        <w:rPr>
          <w:rFonts w:ascii="Times New Roman" w:hAnsi="Times New Roman" w:cs="Times New Roman"/>
          <w:sz w:val="24"/>
          <w:szCs w:val="24"/>
          <w:lang w:val="es-CL"/>
        </w:rPr>
        <w:t xml:space="preserve"> de los productos existentes son del </w:t>
      </w:r>
      <w:r w:rsidR="00A039E3" w:rsidRPr="00603AFD">
        <w:rPr>
          <w:rFonts w:ascii="Times New Roman" w:hAnsi="Times New Roman" w:cs="Times New Roman"/>
          <w:sz w:val="24"/>
          <w:szCs w:val="24"/>
          <w:lang w:val="es-CL"/>
        </w:rPr>
        <w:t>interés</w:t>
      </w:r>
      <w:r w:rsidRPr="00603AFD">
        <w:rPr>
          <w:rFonts w:ascii="Times New Roman" w:hAnsi="Times New Roman" w:cs="Times New Roman"/>
          <w:sz w:val="24"/>
          <w:szCs w:val="24"/>
          <w:lang w:val="es-CL"/>
        </w:rPr>
        <w:t xml:space="preserve"> del usuario </w:t>
      </w:r>
      <w:r w:rsidR="00A039E3" w:rsidRPr="00603AFD">
        <w:rPr>
          <w:rFonts w:ascii="Times New Roman" w:hAnsi="Times New Roman" w:cs="Times New Roman"/>
          <w:sz w:val="24"/>
          <w:szCs w:val="24"/>
          <w:lang w:val="es-CL"/>
        </w:rPr>
        <w:t>y por lo tanto se enfrentará</w:t>
      </w:r>
      <w:r w:rsidRPr="00603AFD">
        <w:rPr>
          <w:rFonts w:ascii="Times New Roman" w:hAnsi="Times New Roman" w:cs="Times New Roman"/>
          <w:sz w:val="24"/>
          <w:szCs w:val="24"/>
          <w:lang w:val="es-CL"/>
        </w:rPr>
        <w:t xml:space="preserve"> a la sobrecarga de </w:t>
      </w:r>
      <w:r w:rsidR="00A039E3" w:rsidRPr="00603AFD">
        <w:rPr>
          <w:rFonts w:ascii="Times New Roman" w:hAnsi="Times New Roman" w:cs="Times New Roman"/>
          <w:sz w:val="24"/>
          <w:szCs w:val="24"/>
          <w:lang w:val="es-CL"/>
        </w:rPr>
        <w:t>información</w:t>
      </w:r>
      <w:r w:rsidRPr="00603AFD">
        <w:rPr>
          <w:rFonts w:ascii="Times New Roman" w:hAnsi="Times New Roman" w:cs="Times New Roman"/>
          <w:sz w:val="24"/>
          <w:szCs w:val="24"/>
          <w:lang w:val="es-CL"/>
        </w:rPr>
        <w:t xml:space="preserve">. El objetivo de los sistemas de </w:t>
      </w:r>
      <w:r w:rsidR="00A039E3" w:rsidRPr="00603AFD">
        <w:rPr>
          <w:rFonts w:ascii="Times New Roman" w:hAnsi="Times New Roman" w:cs="Times New Roman"/>
          <w:sz w:val="24"/>
          <w:szCs w:val="24"/>
          <w:lang w:val="es-CL"/>
        </w:rPr>
        <w:t>recomendación</w:t>
      </w:r>
      <w:r w:rsidRPr="00603AFD">
        <w:rPr>
          <w:rFonts w:ascii="Times New Roman" w:hAnsi="Times New Roman" w:cs="Times New Roman"/>
          <w:sz w:val="24"/>
          <w:szCs w:val="24"/>
          <w:lang w:val="es-CL"/>
        </w:rPr>
        <w:t xml:space="preserve"> es apoyar al usuario en el descubrimiento de contenido proporcionando rec</w:t>
      </w:r>
      <w:r w:rsidR="00A039E3" w:rsidRPr="00603AFD">
        <w:rPr>
          <w:rFonts w:ascii="Times New Roman" w:hAnsi="Times New Roman" w:cs="Times New Roman"/>
          <w:sz w:val="24"/>
          <w:szCs w:val="24"/>
          <w:lang w:val="es-CL"/>
        </w:rPr>
        <w:t>omendaciones de ítems</w:t>
      </w:r>
      <w:r w:rsidRPr="00603AFD">
        <w:rPr>
          <w:rFonts w:ascii="Times New Roman" w:hAnsi="Times New Roman" w:cs="Times New Roman"/>
          <w:sz w:val="24"/>
          <w:szCs w:val="24"/>
          <w:lang w:val="es-CL"/>
        </w:rPr>
        <w:t xml:space="preserve"> que sean del </w:t>
      </w:r>
      <w:r w:rsidR="00A039E3" w:rsidRPr="00603AFD">
        <w:rPr>
          <w:rFonts w:ascii="Times New Roman" w:hAnsi="Times New Roman" w:cs="Times New Roman"/>
          <w:sz w:val="24"/>
          <w:szCs w:val="24"/>
          <w:lang w:val="es-CL"/>
        </w:rPr>
        <w:t>interés</w:t>
      </w:r>
      <w:r w:rsidRPr="00603AFD">
        <w:rPr>
          <w:rFonts w:ascii="Times New Roman" w:hAnsi="Times New Roman" w:cs="Times New Roman"/>
          <w:sz w:val="24"/>
          <w:szCs w:val="24"/>
          <w:lang w:val="es-CL"/>
        </w:rPr>
        <w:t xml:space="preserve"> del usuario.</w:t>
      </w:r>
      <w:r w:rsidR="00C42115" w:rsidRPr="00603AFD">
        <w:rPr>
          <w:rFonts w:ascii="Times New Roman" w:hAnsi="Times New Roman" w:cs="Times New Roman"/>
          <w:sz w:val="24"/>
          <w:szCs w:val="24"/>
          <w:lang w:val="es-CL"/>
        </w:rPr>
        <w:t xml:space="preserve"> </w:t>
      </w:r>
    </w:p>
    <w:p w14:paraId="1B3806B6" w14:textId="77777777" w:rsidR="00C42115" w:rsidRPr="00603AFD" w:rsidRDefault="00C42115" w:rsidP="00FB5B71">
      <w:pPr>
        <w:pStyle w:val="Ttulo3"/>
        <w:spacing w:line="360" w:lineRule="auto"/>
      </w:pPr>
      <w:bookmarkStart w:id="27" w:name="_Toc503888640"/>
      <w:bookmarkStart w:id="28" w:name="_Toc511668865"/>
      <w:r w:rsidRPr="00603AFD">
        <w:t>Tipos de Sistemas de Recomendación</w:t>
      </w:r>
      <w:bookmarkEnd w:id="27"/>
      <w:bookmarkEnd w:id="28"/>
    </w:p>
    <w:p w14:paraId="4F663993" w14:textId="77777777" w:rsidR="00185A6B" w:rsidRPr="00603AFD" w:rsidRDefault="00D1510D" w:rsidP="00FB5B7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 xml:space="preserve">A continuación, se presenta una taxonomía de sistemas de recomendación propuesta por </w:t>
      </w:r>
      <w:proofErr w:type="spellStart"/>
      <w:r w:rsidRPr="00603AFD">
        <w:rPr>
          <w:rFonts w:ascii="Times New Roman" w:hAnsi="Times New Roman" w:cs="Times New Roman"/>
          <w:sz w:val="24"/>
          <w:szCs w:val="24"/>
          <w:lang w:val="es-CL"/>
        </w:rPr>
        <w:t>Burke</w:t>
      </w:r>
      <w:proofErr w:type="spellEnd"/>
      <w:r w:rsidRPr="00603AFD">
        <w:rPr>
          <w:rFonts w:ascii="Times New Roman" w:hAnsi="Times New Roman" w:cs="Times New Roman"/>
          <w:sz w:val="24"/>
          <w:szCs w:val="24"/>
          <w:lang w:val="es-CL"/>
        </w:rPr>
        <w:t xml:space="preserve"> </w:t>
      </w:r>
      <w:r w:rsidRPr="00603AFD">
        <w:rPr>
          <w:rFonts w:ascii="Times New Roman" w:hAnsi="Times New Roman" w:cs="Times New Roman"/>
          <w:sz w:val="24"/>
          <w:szCs w:val="24"/>
          <w:lang w:val="es-CL"/>
        </w:rPr>
        <w:fldChar w:fldCharType="begin" w:fldLock="1"/>
      </w:r>
      <w:r w:rsidR="001A5FCF" w:rsidRPr="00603AFD">
        <w:rPr>
          <w:rFonts w:ascii="Times New Roman" w:hAnsi="Times New Roman" w:cs="Times New Roman"/>
          <w:sz w:val="24"/>
          <w:szCs w:val="24"/>
          <w:lang w:val="es-CL"/>
        </w:rPr>
        <w:instrText>ADDIN CSL_CITATION { "citationItems" : [ { "id" : "ITEM-1", "itemData" : { "DOI" : "10.1007/978-3-540-72079-9_12", "author" : [ { "dropping-particle" : "", "family" : "Burke", "given" : "Robin", "non-dropping-particle" : "", "parse-names" : false, "suffix" : "" } ], "container-title" : "The Adaptive Web", "id" : "ITEM-1", "issued" : { "date-parts" : [ [ "2007" ] ] }, "page" : "377-408", "publisher" : "Springer Berlin Heidelberg", "publisher-place" : "Berlin, Heidelberg", "title" : "Hybrid Web Recommender Systems", "type" : "chapter" }, "uris" : [ "http://www.mendeley.com/documents/?uuid=79002ac0-b78c-38b0-9a7b-a8bd9df49d2c" ] } ], "mendeley" : { "formattedCitation" : "(Burke, 2007)", "plainTextFormattedCitation" : "(Burke, 2007)", "previouslyFormattedCitation" : "(Burke, 2007)" }, "properties" : { "noteIndex" : 0 }, "schema" : "https://github.com/citation-style-language/schema/raw/master/csl-citation.json" }</w:instrText>
      </w:r>
      <w:r w:rsidRPr="00603AFD">
        <w:rPr>
          <w:rFonts w:ascii="Times New Roman" w:hAnsi="Times New Roman" w:cs="Times New Roman"/>
          <w:sz w:val="24"/>
          <w:szCs w:val="24"/>
          <w:lang w:val="es-CL"/>
        </w:rPr>
        <w:fldChar w:fldCharType="separate"/>
      </w:r>
      <w:r w:rsidRPr="00603AFD">
        <w:rPr>
          <w:rFonts w:ascii="Times New Roman" w:hAnsi="Times New Roman" w:cs="Times New Roman"/>
          <w:noProof/>
          <w:sz w:val="24"/>
          <w:szCs w:val="24"/>
          <w:lang w:val="es-CL"/>
        </w:rPr>
        <w:t>(Burke, 2007)</w:t>
      </w:r>
      <w:r w:rsidRPr="00603AFD">
        <w:rPr>
          <w:rFonts w:ascii="Times New Roman" w:hAnsi="Times New Roman" w:cs="Times New Roman"/>
          <w:sz w:val="24"/>
          <w:szCs w:val="24"/>
          <w:lang w:val="es-CL"/>
        </w:rPr>
        <w:fldChar w:fldCharType="end"/>
      </w:r>
      <w:r w:rsidRPr="00603AFD">
        <w:rPr>
          <w:rFonts w:ascii="Times New Roman" w:hAnsi="Times New Roman" w:cs="Times New Roman"/>
          <w:sz w:val="24"/>
          <w:szCs w:val="24"/>
          <w:lang w:val="es-CL"/>
        </w:rPr>
        <w:t xml:space="preserve">. Esta taxonomía clasifica a los sistemas de recomendación en 5 diferentes </w:t>
      </w:r>
      <w:r w:rsidR="00603AFD">
        <w:rPr>
          <w:rFonts w:ascii="Times New Roman" w:hAnsi="Times New Roman" w:cs="Times New Roman"/>
          <w:sz w:val="24"/>
          <w:szCs w:val="24"/>
          <w:lang w:val="es-CL"/>
        </w:rPr>
        <w:t>tipos</w:t>
      </w:r>
      <w:r w:rsidRPr="00603AFD">
        <w:rPr>
          <w:rFonts w:ascii="Times New Roman" w:hAnsi="Times New Roman" w:cs="Times New Roman"/>
          <w:sz w:val="24"/>
          <w:szCs w:val="24"/>
          <w:lang w:val="es-CL"/>
        </w:rPr>
        <w:t xml:space="preserve"> dependiendo </w:t>
      </w:r>
      <w:r w:rsidR="00C708BD">
        <w:rPr>
          <w:rFonts w:ascii="Times New Roman" w:hAnsi="Times New Roman" w:cs="Times New Roman"/>
          <w:sz w:val="24"/>
          <w:szCs w:val="24"/>
          <w:lang w:val="es-CL"/>
        </w:rPr>
        <w:t>de la técnica de recomendación utilizada</w:t>
      </w:r>
      <w:r w:rsidRPr="00603AFD">
        <w:rPr>
          <w:rFonts w:ascii="Times New Roman" w:hAnsi="Times New Roman" w:cs="Times New Roman"/>
          <w:sz w:val="24"/>
          <w:szCs w:val="24"/>
          <w:lang w:val="es-CL"/>
        </w:rPr>
        <w:t>.</w:t>
      </w:r>
    </w:p>
    <w:p w14:paraId="1FBBA4DB" w14:textId="77777777" w:rsidR="00F6732F" w:rsidRPr="00603AFD" w:rsidRDefault="00AD7FEC" w:rsidP="00FB5B71">
      <w:pPr>
        <w:pStyle w:val="Ttulo4"/>
        <w:spacing w:line="360" w:lineRule="auto"/>
      </w:pPr>
      <w:bookmarkStart w:id="29" w:name="_Toc511668866"/>
      <w:r>
        <w:t>Recomendación Basada</w:t>
      </w:r>
      <w:r w:rsidR="00D1510D" w:rsidRPr="00603AFD">
        <w:t xml:space="preserve"> en Contenido</w:t>
      </w:r>
      <w:bookmarkEnd w:id="29"/>
    </w:p>
    <w:p w14:paraId="7CB020F9" w14:textId="506C909D" w:rsidR="00185A6B" w:rsidRPr="00603AFD" w:rsidRDefault="00EE1B5D" w:rsidP="00FB5B7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Este tipo de sistema recomienda ítems que son similares a los vistos por el usuario anteriormente y que le han gustado. Esto quiere decir que el sistema genera recomendaciones de dos fuentes</w:t>
      </w:r>
      <w:r w:rsidR="001A5FCF" w:rsidRPr="00603AFD">
        <w:rPr>
          <w:rFonts w:ascii="Times New Roman" w:hAnsi="Times New Roman" w:cs="Times New Roman"/>
          <w:sz w:val="24"/>
          <w:szCs w:val="24"/>
          <w:lang w:val="es-CL"/>
        </w:rPr>
        <w:t xml:space="preserve"> de datos, las características de los ítems y los ratings de</w:t>
      </w:r>
      <w:r w:rsidR="001F06EB">
        <w:rPr>
          <w:rFonts w:ascii="Times New Roman" w:hAnsi="Times New Roman" w:cs="Times New Roman"/>
          <w:sz w:val="24"/>
          <w:szCs w:val="24"/>
          <w:lang w:val="es-CL"/>
        </w:rPr>
        <w:t>l usuario</w:t>
      </w:r>
      <w:r w:rsidR="001A5FCF" w:rsidRPr="00603AFD">
        <w:rPr>
          <w:rFonts w:ascii="Times New Roman" w:hAnsi="Times New Roman" w:cs="Times New Roman"/>
          <w:sz w:val="24"/>
          <w:szCs w:val="24"/>
          <w:lang w:val="es-CL"/>
        </w:rPr>
        <w:t xml:space="preserve">. Por ejemplo, si un usuario ha visto una película que pertenece al género de acción y le ha otorgado un rating positivo, el sistema va a recomendar películas del mismo género. En muchos casos, las características de los ítems son palabras claves extraídas de la descripción de los ítems </w:t>
      </w:r>
      <w:r w:rsidR="001A5FCF" w:rsidRPr="00603AFD">
        <w:rPr>
          <w:rFonts w:ascii="Times New Roman" w:hAnsi="Times New Roman" w:cs="Times New Roman"/>
          <w:sz w:val="24"/>
          <w:szCs w:val="24"/>
          <w:lang w:val="es-CL"/>
        </w:rPr>
        <w:fldChar w:fldCharType="begin" w:fldLock="1"/>
      </w:r>
      <w:r w:rsidR="00016652" w:rsidRPr="00603AFD">
        <w:rPr>
          <w:rFonts w:ascii="Times New Roman" w:hAnsi="Times New Roman" w:cs="Times New Roman"/>
          <w:sz w:val="24"/>
          <w:szCs w:val="24"/>
          <w:lang w:val="es-CL"/>
        </w:rPr>
        <w:instrText>ADDIN CSL_CITATION { "citationItems" : [ { "id" : "ITEM-1", "itemData" : { "DOI" : "10.1007/978-1-4899-7637-6_1", "author" : [ { "dropping-particle" : "", "family" : "Ricci", "given" : "Francesco", "non-dropping-particle" : "", "parse-names" : false, "suffix" : "" }, { "dropping-particle" : "", "family" : "Rokach", "given" : "Lior", "non-dropping-particle" : "", "parse-names" : false, "suffix" : "" }, { "dropping-particle" : "", "family" : "Shapira", "given" : "Bracha", "non-dropping-particle" : "", "parse-names" : false, "suffix" : "" } ], "container-title" : "Recommender Systems Handbook", "id" : "ITEM-1", "issued" : { "date-parts" : [ [ "2015" ] ] }, "page" : "1-34", "publisher" : "Springer US", "publisher-place" : "Boston, MA", "title" : "Recommender Systems: Introduction and Challenges", "type" : "chapter" }, "uris" : [ "http://www.mendeley.com/documents/?uuid=ca3f5592-8478-3e3f-8e27-4e3cf075db79" ] } ], "mendeley" : { "formattedCitation" : "(Ricci et al., 2015)", "plainTextFormattedCitation" : "(Ricci et al., 2015)", "previouslyFormattedCitation" : "(Ricci et al., 2015)" }, "properties" : { "noteIndex" : 0 }, "schema" : "https://github.com/citation-style-language/schema/raw/master/csl-citation.json" }</w:instrText>
      </w:r>
      <w:r w:rsidR="001A5FCF" w:rsidRPr="00603AFD">
        <w:rPr>
          <w:rFonts w:ascii="Times New Roman" w:hAnsi="Times New Roman" w:cs="Times New Roman"/>
          <w:sz w:val="24"/>
          <w:szCs w:val="24"/>
          <w:lang w:val="es-CL"/>
        </w:rPr>
        <w:fldChar w:fldCharType="separate"/>
      </w:r>
      <w:r w:rsidR="00016652" w:rsidRPr="00603AFD">
        <w:rPr>
          <w:rFonts w:ascii="Times New Roman" w:hAnsi="Times New Roman" w:cs="Times New Roman"/>
          <w:noProof/>
          <w:sz w:val="24"/>
          <w:szCs w:val="24"/>
          <w:lang w:val="es-CL"/>
        </w:rPr>
        <w:t>(Ricci et al., 2015)</w:t>
      </w:r>
      <w:r w:rsidR="001A5FCF" w:rsidRPr="00603AFD">
        <w:rPr>
          <w:rFonts w:ascii="Times New Roman" w:hAnsi="Times New Roman" w:cs="Times New Roman"/>
          <w:sz w:val="24"/>
          <w:szCs w:val="24"/>
          <w:lang w:val="es-CL"/>
        </w:rPr>
        <w:fldChar w:fldCharType="end"/>
      </w:r>
      <w:r w:rsidR="001A5FCF" w:rsidRPr="00603AFD">
        <w:rPr>
          <w:rFonts w:ascii="Times New Roman" w:hAnsi="Times New Roman" w:cs="Times New Roman"/>
          <w:sz w:val="24"/>
          <w:szCs w:val="24"/>
          <w:lang w:val="es-CL"/>
        </w:rPr>
        <w:t>.</w:t>
      </w:r>
    </w:p>
    <w:p w14:paraId="0BEDF23D" w14:textId="77777777" w:rsidR="00D1510D" w:rsidRPr="00603AFD" w:rsidRDefault="00D1510D" w:rsidP="00FB5B71">
      <w:pPr>
        <w:pStyle w:val="Ttulo4"/>
        <w:spacing w:line="360" w:lineRule="auto"/>
      </w:pPr>
      <w:bookmarkStart w:id="30" w:name="_Toc511668867"/>
      <w:r w:rsidRPr="00603AFD">
        <w:t>Filtrado Colaborativo</w:t>
      </w:r>
      <w:bookmarkEnd w:id="30"/>
    </w:p>
    <w:p w14:paraId="4530F645" w14:textId="6FF4C9BF" w:rsidR="00185A6B" w:rsidRPr="00603AFD" w:rsidRDefault="00DB2188" w:rsidP="00FB5B71">
      <w:pPr>
        <w:spacing w:line="360" w:lineRule="auto"/>
        <w:rPr>
          <w:rFonts w:ascii="Times New Roman" w:hAnsi="Times New Roman" w:cs="Times New Roman"/>
          <w:sz w:val="24"/>
          <w:szCs w:val="24"/>
          <w:lang w:val="es-CL"/>
        </w:rPr>
      </w:pPr>
      <w:r w:rsidRPr="00DB2188">
        <w:rPr>
          <w:rFonts w:ascii="Times New Roman" w:hAnsi="Times New Roman" w:cs="Times New Roman"/>
          <w:sz w:val="24"/>
          <w:szCs w:val="24"/>
          <w:lang w:val="es-CL"/>
        </w:rPr>
        <w:t xml:space="preserve">Filtrado colaborativo se puede realizar de dos formas diferentes, filtrado colaborativo basado en modelo y filtrado colaborativo basado en vecindario. En filtrado colaborativo basado en modelo sea crea un modelo predictivo utilizando ratings de los usuarios. Esto </w:t>
      </w:r>
      <w:r w:rsidRPr="00DB2188">
        <w:rPr>
          <w:rFonts w:ascii="Times New Roman" w:hAnsi="Times New Roman" w:cs="Times New Roman"/>
          <w:sz w:val="24"/>
          <w:szCs w:val="24"/>
          <w:lang w:val="es-CL"/>
        </w:rPr>
        <w:lastRenderedPageBreak/>
        <w:t xml:space="preserve">quiere decir que dado los ratings o preferencias de un usuario, se hace la predicción de rating para un nuevo ítem. Para crear los modelos predictivos se utilizan diversos algoritmos tales como máquina de vectores de soporte, </w:t>
      </w:r>
      <w:proofErr w:type="spellStart"/>
      <w:r w:rsidRPr="00DB2188">
        <w:rPr>
          <w:rFonts w:ascii="Times New Roman" w:hAnsi="Times New Roman" w:cs="Times New Roman"/>
          <w:sz w:val="24"/>
          <w:szCs w:val="24"/>
          <w:lang w:val="es-CL"/>
        </w:rPr>
        <w:t>clustering</w:t>
      </w:r>
      <w:proofErr w:type="spellEnd"/>
      <w:r w:rsidRPr="00DB2188">
        <w:rPr>
          <w:rFonts w:ascii="Times New Roman" w:hAnsi="Times New Roman" w:cs="Times New Roman"/>
          <w:sz w:val="24"/>
          <w:szCs w:val="24"/>
          <w:lang w:val="es-CL"/>
        </w:rPr>
        <w:t xml:space="preserve"> o entropía máxima </w:t>
      </w:r>
      <w:r w:rsidRPr="00DB2188">
        <w:rPr>
          <w:rFonts w:ascii="Times New Roman" w:hAnsi="Times New Roman" w:cs="Times New Roman"/>
          <w:sz w:val="24"/>
          <w:szCs w:val="24"/>
          <w:lang w:val="es-CL"/>
        </w:rPr>
        <w:fldChar w:fldCharType="begin" w:fldLock="1"/>
      </w:r>
      <w:r w:rsidR="00931051">
        <w:rPr>
          <w:rFonts w:ascii="Times New Roman" w:hAnsi="Times New Roman" w:cs="Times New Roman"/>
          <w:sz w:val="24"/>
          <w:szCs w:val="24"/>
          <w:lang w:val="es-CL"/>
        </w:rPr>
        <w:instrText>ADDIN CSL_CITATION { "citationItems" : [ { "id" : "ITEM-1", "itemData" : { "DOI" : "10.1007/978-1-4899-7637-6_2", "author" : [ { "dropping-particle" : "", "family" : "Ning", "given" : "Xia", "non-dropping-particle" : "", "parse-names" : false, "suffix" : "" }, { "dropping-particle" : "", "family" : "Desrosiers", "given" : "Christian", "non-dropping-particle" : "", "parse-names" : false, "suffix" : "" }, { "dropping-particle" : "", "family" : "Karypis", "given" : "George", "non-dropping-particle" : "", "parse-names" : false, "suffix" : "" } ], "container-title" : "Recommender Systems Handbook", "id" : "ITEM-1", "issued" : { "date-parts" : [ [ "2015" ] ] }, "page" : "37-76", "publisher" : "Springer US", "publisher-place" : "Boston, MA", "title" : "A Comprehensive Survey of Neighborhood-Based Recommendation Methods", "type" : "chapter" }, "uris" : [ "http://www.mendeley.com/documents/?uuid=ead93c4c-13bc-34e0-879b-636bd37f2ddb" ] } ], "mendeley" : { "formattedCitation" : "(Ning, Desrosiers, &amp; Karypis, 2015)", "plainTextFormattedCitation" : "(Ning, Desrosiers, &amp; Karypis, 2015)", "previouslyFormattedCitation" : "(Ning, Desrosiers, &amp; Karypis, 2015)" }, "properties" : { "noteIndex" : 0 }, "schema" : "https://github.com/citation-style-language/schema/raw/master/csl-citation.json" }</w:instrText>
      </w:r>
      <w:r w:rsidRPr="00DB2188">
        <w:rPr>
          <w:rFonts w:ascii="Times New Roman" w:hAnsi="Times New Roman" w:cs="Times New Roman"/>
          <w:sz w:val="24"/>
          <w:szCs w:val="24"/>
          <w:lang w:val="es-CL"/>
        </w:rPr>
        <w:fldChar w:fldCharType="separate"/>
      </w:r>
      <w:r w:rsidR="006B27AE" w:rsidRPr="006B27AE">
        <w:rPr>
          <w:rFonts w:ascii="Times New Roman" w:hAnsi="Times New Roman" w:cs="Times New Roman"/>
          <w:noProof/>
          <w:sz w:val="24"/>
          <w:szCs w:val="24"/>
          <w:lang w:val="es-CL"/>
        </w:rPr>
        <w:t>(Ning, Desrosiers, &amp; Karypis, 2015)</w:t>
      </w:r>
      <w:r w:rsidRPr="00DB2188">
        <w:rPr>
          <w:rFonts w:ascii="Times New Roman" w:hAnsi="Times New Roman" w:cs="Times New Roman"/>
          <w:sz w:val="24"/>
          <w:szCs w:val="24"/>
          <w:lang w:val="es-CL"/>
        </w:rPr>
        <w:fldChar w:fldCharType="end"/>
      </w:r>
      <w:r w:rsidRPr="00DB2188">
        <w:rPr>
          <w:rFonts w:ascii="Times New Roman" w:hAnsi="Times New Roman" w:cs="Times New Roman"/>
          <w:sz w:val="24"/>
          <w:szCs w:val="24"/>
          <w:lang w:val="es-CL"/>
        </w:rPr>
        <w:t>.</w:t>
      </w:r>
      <w:r>
        <w:rPr>
          <w:rFonts w:ascii="Times New Roman" w:hAnsi="Times New Roman" w:cs="Times New Roman"/>
          <w:sz w:val="24"/>
          <w:szCs w:val="24"/>
          <w:lang w:val="es-CL"/>
        </w:rPr>
        <w:t xml:space="preserve"> Por otro lado, filtrado colaborativo basado en vecindario</w:t>
      </w:r>
      <w:r w:rsidR="00047A30">
        <w:rPr>
          <w:rFonts w:ascii="Times New Roman" w:hAnsi="Times New Roman" w:cs="Times New Roman"/>
          <w:sz w:val="24"/>
          <w:szCs w:val="24"/>
          <w:lang w:val="es-CL"/>
        </w:rPr>
        <w:t xml:space="preserve"> </w:t>
      </w:r>
      <w:r w:rsidR="00016652" w:rsidRPr="00603AFD">
        <w:rPr>
          <w:rFonts w:ascii="Times New Roman" w:hAnsi="Times New Roman" w:cs="Times New Roman"/>
          <w:sz w:val="24"/>
          <w:szCs w:val="24"/>
          <w:lang w:val="es-CL"/>
        </w:rPr>
        <w:t xml:space="preserve">recomienda ítems a un usuario basado en sus acciones pasadas (por ejemplo, ratings explícitos o compras de ítems) y las acciones pasadas de otros usuarios similares. </w:t>
      </w:r>
      <w:r w:rsidR="006856D8" w:rsidRPr="00603AFD">
        <w:rPr>
          <w:rFonts w:ascii="Times New Roman" w:hAnsi="Times New Roman" w:cs="Times New Roman"/>
          <w:sz w:val="24"/>
          <w:szCs w:val="24"/>
          <w:lang w:val="es-CL"/>
        </w:rPr>
        <w:t xml:space="preserve">La similitud entre dos usuarios es calculada en base a los ratings que ambos usuarios han otorgado a ítems en el pasado. </w:t>
      </w:r>
      <w:r w:rsidR="00016652" w:rsidRPr="00603AFD">
        <w:rPr>
          <w:rFonts w:ascii="Times New Roman" w:hAnsi="Times New Roman" w:cs="Times New Roman"/>
          <w:sz w:val="24"/>
          <w:szCs w:val="24"/>
          <w:lang w:val="es-CL"/>
        </w:rPr>
        <w:t xml:space="preserve">Filtrado colaborativo es considerada la técnicas </w:t>
      </w:r>
      <w:r w:rsidR="006856D8" w:rsidRPr="00603AFD">
        <w:rPr>
          <w:rFonts w:ascii="Times New Roman" w:hAnsi="Times New Roman" w:cs="Times New Roman"/>
          <w:sz w:val="24"/>
          <w:szCs w:val="24"/>
          <w:lang w:val="es-CL"/>
        </w:rPr>
        <w:t>más</w:t>
      </w:r>
      <w:r w:rsidR="00016652" w:rsidRPr="00603AFD">
        <w:rPr>
          <w:rFonts w:ascii="Times New Roman" w:hAnsi="Times New Roman" w:cs="Times New Roman"/>
          <w:sz w:val="24"/>
          <w:szCs w:val="24"/>
          <w:lang w:val="es-CL"/>
        </w:rPr>
        <w:t xml:space="preserve"> popular y utilizada en los sistemas de recomendación </w:t>
      </w:r>
      <w:r w:rsidR="00016652" w:rsidRPr="00603AFD">
        <w:rPr>
          <w:rFonts w:ascii="Times New Roman" w:hAnsi="Times New Roman" w:cs="Times New Roman"/>
          <w:sz w:val="24"/>
          <w:szCs w:val="24"/>
          <w:lang w:val="es-CL"/>
        </w:rPr>
        <w:fldChar w:fldCharType="begin" w:fldLock="1"/>
      </w:r>
      <w:r w:rsidR="00016652" w:rsidRPr="00603AFD">
        <w:rPr>
          <w:rFonts w:ascii="Times New Roman" w:hAnsi="Times New Roman" w:cs="Times New Roman"/>
          <w:sz w:val="24"/>
          <w:szCs w:val="24"/>
          <w:lang w:val="es-CL"/>
        </w:rPr>
        <w:instrText>ADDIN CSL_CITATION { "citationItems" : [ { "id" : "ITEM-1", "itemData" : { "DOI" : "10.1007/978-1-4899-7637-6_1", "author" : [ { "dropping-particle" : "", "family" : "Ricci", "given" : "Francesco", "non-dropping-particle" : "", "parse-names" : false, "suffix" : "" }, { "dropping-particle" : "", "family" : "Rokach", "given" : "Lior", "non-dropping-particle" : "", "parse-names" : false, "suffix" : "" }, { "dropping-particle" : "", "family" : "Shapira", "given" : "Bracha", "non-dropping-particle" : "", "parse-names" : false, "suffix" : "" } ], "container-title" : "Recommender Systems Handbook", "id" : "ITEM-1", "issued" : { "date-parts" : [ [ "2015" ] ] }, "page" : "1-34", "publisher" : "Springer US", "publisher-place" : "Boston, MA", "title" : "Recommender Systems: Introduction and Challenges", "type" : "chapter" }, "uris" : [ "http://www.mendeley.com/documents/?uuid=ca3f5592-8478-3e3f-8e27-4e3cf075db79" ] } ], "mendeley" : { "formattedCitation" : "(Ricci et al., 2015)", "plainTextFormattedCitation" : "(Ricci et al., 2015)", "previouslyFormattedCitation" : "(Ricci et al., 2015)" }, "properties" : { "noteIndex" : 0 }, "schema" : "https://github.com/citation-style-language/schema/raw/master/csl-citation.json" }</w:instrText>
      </w:r>
      <w:r w:rsidR="00016652" w:rsidRPr="00603AFD">
        <w:rPr>
          <w:rFonts w:ascii="Times New Roman" w:hAnsi="Times New Roman" w:cs="Times New Roman"/>
          <w:sz w:val="24"/>
          <w:szCs w:val="24"/>
          <w:lang w:val="es-CL"/>
        </w:rPr>
        <w:fldChar w:fldCharType="separate"/>
      </w:r>
      <w:r w:rsidR="00016652" w:rsidRPr="00603AFD">
        <w:rPr>
          <w:rFonts w:ascii="Times New Roman" w:hAnsi="Times New Roman" w:cs="Times New Roman"/>
          <w:noProof/>
          <w:sz w:val="24"/>
          <w:szCs w:val="24"/>
          <w:lang w:val="es-CL"/>
        </w:rPr>
        <w:t>(Ricci et al., 2015)</w:t>
      </w:r>
      <w:r w:rsidR="00016652" w:rsidRPr="00603AFD">
        <w:rPr>
          <w:rFonts w:ascii="Times New Roman" w:hAnsi="Times New Roman" w:cs="Times New Roman"/>
          <w:sz w:val="24"/>
          <w:szCs w:val="24"/>
          <w:lang w:val="es-CL"/>
        </w:rPr>
        <w:fldChar w:fldCharType="end"/>
      </w:r>
      <w:r w:rsidR="006856D8" w:rsidRPr="00603AFD">
        <w:rPr>
          <w:rFonts w:ascii="Times New Roman" w:hAnsi="Times New Roman" w:cs="Times New Roman"/>
          <w:sz w:val="24"/>
          <w:szCs w:val="24"/>
          <w:lang w:val="es-CL"/>
        </w:rPr>
        <w:t xml:space="preserve">. En </w:t>
      </w:r>
      <w:r w:rsidR="004E61F3">
        <w:rPr>
          <w:rFonts w:ascii="Times New Roman" w:hAnsi="Times New Roman" w:cs="Times New Roman"/>
          <w:sz w:val="24"/>
          <w:szCs w:val="24"/>
          <w:lang w:val="es-CL"/>
        </w:rPr>
        <w:t>la sección</w:t>
      </w:r>
      <w:r w:rsidR="006856D8" w:rsidRPr="00603AFD">
        <w:rPr>
          <w:rFonts w:ascii="Times New Roman" w:hAnsi="Times New Roman" w:cs="Times New Roman"/>
          <w:sz w:val="24"/>
          <w:szCs w:val="24"/>
          <w:lang w:val="es-CL"/>
        </w:rPr>
        <w:t xml:space="preserve"> </w:t>
      </w:r>
      <w:r w:rsidR="004E61F3">
        <w:rPr>
          <w:rFonts w:ascii="Times New Roman" w:hAnsi="Times New Roman" w:cs="Times New Roman"/>
          <w:sz w:val="24"/>
          <w:szCs w:val="24"/>
          <w:lang w:val="es-CL"/>
        </w:rPr>
        <w:t>2.</w:t>
      </w:r>
      <w:r w:rsidR="001F06EB">
        <w:rPr>
          <w:rFonts w:ascii="Times New Roman" w:hAnsi="Times New Roman" w:cs="Times New Roman"/>
          <w:sz w:val="24"/>
          <w:szCs w:val="24"/>
          <w:lang w:val="es-CL"/>
        </w:rPr>
        <w:t>4</w:t>
      </w:r>
      <w:r w:rsidR="004E61F3">
        <w:rPr>
          <w:rFonts w:ascii="Times New Roman" w:hAnsi="Times New Roman" w:cs="Times New Roman"/>
          <w:sz w:val="24"/>
          <w:szCs w:val="24"/>
          <w:lang w:val="es-CL"/>
        </w:rPr>
        <w:t>.2</w:t>
      </w:r>
      <w:r w:rsidR="006856D8" w:rsidRPr="00603AFD">
        <w:rPr>
          <w:rFonts w:ascii="Times New Roman" w:hAnsi="Times New Roman" w:cs="Times New Roman"/>
          <w:sz w:val="24"/>
          <w:szCs w:val="24"/>
          <w:lang w:val="es-CL"/>
        </w:rPr>
        <w:t xml:space="preserve"> se presenta una explicación más detallada sobre </w:t>
      </w:r>
      <w:r w:rsidR="006F67A0" w:rsidRPr="00603AFD">
        <w:rPr>
          <w:rFonts w:ascii="Times New Roman" w:hAnsi="Times New Roman" w:cs="Times New Roman"/>
          <w:sz w:val="24"/>
          <w:szCs w:val="24"/>
          <w:lang w:val="es-CL"/>
        </w:rPr>
        <w:t>filtrado colaborativo</w:t>
      </w:r>
      <w:r>
        <w:rPr>
          <w:rFonts w:ascii="Times New Roman" w:hAnsi="Times New Roman" w:cs="Times New Roman"/>
          <w:sz w:val="24"/>
          <w:szCs w:val="24"/>
          <w:lang w:val="es-CL"/>
        </w:rPr>
        <w:t xml:space="preserve"> basado en vecindario</w:t>
      </w:r>
      <w:r w:rsidR="006856D8" w:rsidRPr="00603AFD">
        <w:rPr>
          <w:rFonts w:ascii="Times New Roman" w:hAnsi="Times New Roman" w:cs="Times New Roman"/>
          <w:sz w:val="24"/>
          <w:szCs w:val="24"/>
          <w:lang w:val="es-CL"/>
        </w:rPr>
        <w:t>.</w:t>
      </w:r>
    </w:p>
    <w:p w14:paraId="02648B2A" w14:textId="77777777" w:rsidR="00C03FB9" w:rsidRDefault="00D1510D" w:rsidP="00FB5B71">
      <w:pPr>
        <w:pStyle w:val="Ttulo4"/>
        <w:spacing w:line="360" w:lineRule="auto"/>
      </w:pPr>
      <w:bookmarkStart w:id="31" w:name="_Toc511668868"/>
      <w:r w:rsidRPr="00603AFD">
        <w:t>Demográfico</w:t>
      </w:r>
      <w:bookmarkEnd w:id="31"/>
    </w:p>
    <w:p w14:paraId="663B726B" w14:textId="77777777" w:rsidR="00185A6B" w:rsidRPr="005A50FF" w:rsidRDefault="00AD7FEC" w:rsidP="00FB5B71">
      <w:pPr>
        <w:autoSpaceDE w:val="0"/>
        <w:autoSpaceDN w:val="0"/>
        <w:adjustRightInd w:val="0"/>
        <w:spacing w:after="0" w:line="360" w:lineRule="auto"/>
        <w:rPr>
          <w:rFonts w:ascii="Times New Roman" w:hAnsi="Times New Roman" w:cs="Times New Roman"/>
          <w:sz w:val="24"/>
          <w:szCs w:val="24"/>
          <w:lang w:val="es-CL"/>
        </w:rPr>
      </w:pPr>
      <w:r w:rsidRPr="005A50FF">
        <w:rPr>
          <w:rFonts w:ascii="Times New Roman" w:hAnsi="Times New Roman" w:cs="Times New Roman"/>
          <w:sz w:val="24"/>
          <w:szCs w:val="24"/>
          <w:lang w:val="es-CL"/>
        </w:rPr>
        <w:t xml:space="preserve">Los sistemas de recomendación demográficos </w:t>
      </w:r>
      <w:r w:rsidR="005A50FF" w:rsidRPr="005A50FF">
        <w:rPr>
          <w:rFonts w:ascii="Times New Roman" w:hAnsi="Times New Roman" w:cs="Times New Roman"/>
          <w:sz w:val="24"/>
          <w:szCs w:val="24"/>
          <w:lang w:val="es-CL"/>
        </w:rPr>
        <w:t>asumen que la recomendación de ítems es diferente para cada nicho demográfico. Esto quiere decir que, este tipo de sistema genera</w:t>
      </w:r>
      <w:r w:rsidRPr="005A50FF">
        <w:rPr>
          <w:rFonts w:ascii="Times New Roman" w:hAnsi="Times New Roman" w:cs="Times New Roman"/>
          <w:sz w:val="24"/>
          <w:szCs w:val="24"/>
          <w:lang w:val="es-CL"/>
        </w:rPr>
        <w:t xml:space="preserve"> recomendaciones en base al perfil demográfico del usuario.</w:t>
      </w:r>
      <w:r w:rsidR="005A50FF" w:rsidRPr="005A50FF">
        <w:rPr>
          <w:rFonts w:ascii="Times New Roman" w:hAnsi="Times New Roman" w:cs="Times New Roman"/>
          <w:sz w:val="24"/>
          <w:szCs w:val="24"/>
          <w:lang w:val="es-CL"/>
        </w:rPr>
        <w:t xml:space="preserve"> Por ejemplo, </w:t>
      </w:r>
      <w:r w:rsidR="00C708BD">
        <w:rPr>
          <w:rFonts w:ascii="Times New Roman" w:hAnsi="Times New Roman" w:cs="Times New Roman"/>
          <w:sz w:val="24"/>
          <w:szCs w:val="24"/>
          <w:lang w:val="es-CL"/>
        </w:rPr>
        <w:t>se pueden personalizar las recomendaciones de acuerdo a la edad del usuario o el país en el que reside</w:t>
      </w:r>
      <w:r w:rsidR="005A50FF">
        <w:rPr>
          <w:rFonts w:ascii="Times New Roman" w:hAnsi="Times New Roman" w:cs="Times New Roman"/>
          <w:sz w:val="24"/>
          <w:szCs w:val="24"/>
          <w:lang w:val="es-CL"/>
        </w:rPr>
        <w:t>.</w:t>
      </w:r>
    </w:p>
    <w:p w14:paraId="11A15A81" w14:textId="77777777" w:rsidR="00D1510D" w:rsidRDefault="00AD7FEC" w:rsidP="00FB5B71">
      <w:pPr>
        <w:pStyle w:val="Ttulo4"/>
        <w:spacing w:line="360" w:lineRule="auto"/>
      </w:pPr>
      <w:bookmarkStart w:id="32" w:name="_Toc511668869"/>
      <w:r>
        <w:t>Recomendación Basada</w:t>
      </w:r>
      <w:r w:rsidR="00D1510D" w:rsidRPr="00603AFD">
        <w:t xml:space="preserve"> en Conocimiento</w:t>
      </w:r>
      <w:bookmarkEnd w:id="32"/>
    </w:p>
    <w:p w14:paraId="7619B2FE" w14:textId="77777777" w:rsidR="00185A6B" w:rsidRPr="00324FF5" w:rsidRDefault="00CC61F8" w:rsidP="00FB5B71">
      <w:pPr>
        <w:autoSpaceDE w:val="0"/>
        <w:autoSpaceDN w:val="0"/>
        <w:adjustRightInd w:val="0"/>
        <w:spacing w:after="0" w:line="360" w:lineRule="auto"/>
        <w:rPr>
          <w:rFonts w:ascii="Times New Roman" w:hAnsi="Times New Roman" w:cs="Times New Roman"/>
          <w:sz w:val="24"/>
          <w:szCs w:val="24"/>
          <w:lang w:val="es-CL"/>
        </w:rPr>
      </w:pPr>
      <w:r w:rsidRPr="00324FF5">
        <w:rPr>
          <w:rFonts w:ascii="Times New Roman" w:hAnsi="Times New Roman" w:cs="Times New Roman"/>
          <w:sz w:val="24"/>
          <w:szCs w:val="24"/>
          <w:lang w:val="es-CL"/>
        </w:rPr>
        <w:t>Los sistemas de recomendación basados en conocimiento, como dice su nombre, utilizan e</w:t>
      </w:r>
      <w:r w:rsidR="008D6EC6" w:rsidRPr="00324FF5">
        <w:rPr>
          <w:rFonts w:ascii="Times New Roman" w:hAnsi="Times New Roman" w:cs="Times New Roman"/>
          <w:sz w:val="24"/>
          <w:szCs w:val="24"/>
          <w:lang w:val="es-CL"/>
        </w:rPr>
        <w:t xml:space="preserve">l conocimiento del dominio acerca de las preferencias de los usuarios para generar recomendaciones de ítems. Este tipo de sistemas son </w:t>
      </w:r>
      <w:r w:rsidR="00324FF5" w:rsidRPr="00324FF5">
        <w:rPr>
          <w:rFonts w:ascii="Times New Roman" w:hAnsi="Times New Roman" w:cs="Times New Roman"/>
          <w:sz w:val="24"/>
          <w:szCs w:val="24"/>
          <w:lang w:val="es-CL"/>
        </w:rPr>
        <w:t>apropiados</w:t>
      </w:r>
      <w:r w:rsidR="008D6EC6" w:rsidRPr="00324FF5">
        <w:rPr>
          <w:rFonts w:ascii="Times New Roman" w:hAnsi="Times New Roman" w:cs="Times New Roman"/>
          <w:sz w:val="24"/>
          <w:szCs w:val="24"/>
          <w:lang w:val="es-CL"/>
        </w:rPr>
        <w:t xml:space="preserve"> en el contexto de que los ítems no son adquiridos a menudo</w:t>
      </w:r>
      <w:r w:rsidR="00324FF5" w:rsidRPr="00324FF5">
        <w:rPr>
          <w:rFonts w:ascii="Times New Roman" w:hAnsi="Times New Roman" w:cs="Times New Roman"/>
          <w:sz w:val="24"/>
          <w:szCs w:val="24"/>
          <w:lang w:val="es-CL"/>
        </w:rPr>
        <w:t xml:space="preserve"> </w:t>
      </w:r>
      <w:r w:rsidR="00324FF5" w:rsidRPr="00324FF5">
        <w:rPr>
          <w:rFonts w:ascii="Times New Roman" w:hAnsi="Times New Roman" w:cs="Times New Roman"/>
          <w:sz w:val="24"/>
          <w:szCs w:val="24"/>
          <w:lang w:val="es-CL"/>
        </w:rPr>
        <w:fldChar w:fldCharType="begin" w:fldLock="1"/>
      </w:r>
      <w:r w:rsidR="00A5776B">
        <w:rPr>
          <w:rFonts w:ascii="Times New Roman" w:hAnsi="Times New Roman" w:cs="Times New Roman"/>
          <w:sz w:val="24"/>
          <w:szCs w:val="24"/>
          <w:lang w:val="es-CL"/>
        </w:rPr>
        <w:instrText>ADDIN CSL_CITATION { "citationItems" : [ { "id" : "ITEM-1", "itemData" : { "DOI" : "10.1007/978-3-319-29659-3_5", "author" : [ { "dropping-particle" : "", "family" : "Aggarwal", "given" : "Charu C.", "non-dropping-particle" : "", "parse-names" : false, "suffix" : "" } ], "container-title" : "Recommender Systems", "id" : "ITEM-1", "issued" : { "date-parts" : [ [ "2016" ] ] }, "page" : "167-197", "publisher" : "Springer International Publishing", "publisher-place" : "Cham", "title" : "Knowledge-Based Recommender Systems", "type" : "chapter" }, "uris" : [ "http://www.mendeley.com/documents/?uuid=bc6bce4f-8e13-3c1f-ac26-09d54b1f3ba8" ] } ], "mendeley" : { "formattedCitation" : "(Aggarwal, 2016)", "plainTextFormattedCitation" : "(Aggarwal, 2016)", "previouslyFormattedCitation" : "(Aggarwal, 2016)" }, "properties" : { "noteIndex" : 0 }, "schema" : "https://github.com/citation-style-language/schema/raw/master/csl-citation.json" }</w:instrText>
      </w:r>
      <w:r w:rsidR="00324FF5" w:rsidRPr="00324FF5">
        <w:rPr>
          <w:rFonts w:ascii="Times New Roman" w:hAnsi="Times New Roman" w:cs="Times New Roman"/>
          <w:sz w:val="24"/>
          <w:szCs w:val="24"/>
          <w:lang w:val="es-CL"/>
        </w:rPr>
        <w:fldChar w:fldCharType="separate"/>
      </w:r>
      <w:r w:rsidR="00324FF5" w:rsidRPr="00324FF5">
        <w:rPr>
          <w:rFonts w:ascii="Times New Roman" w:hAnsi="Times New Roman" w:cs="Times New Roman"/>
          <w:noProof/>
          <w:sz w:val="24"/>
          <w:szCs w:val="24"/>
          <w:lang w:val="es-CL"/>
        </w:rPr>
        <w:t>(Aggarwal, 2016)</w:t>
      </w:r>
      <w:r w:rsidR="00324FF5" w:rsidRPr="00324FF5">
        <w:rPr>
          <w:rFonts w:ascii="Times New Roman" w:hAnsi="Times New Roman" w:cs="Times New Roman"/>
          <w:sz w:val="24"/>
          <w:szCs w:val="24"/>
          <w:lang w:val="es-CL"/>
        </w:rPr>
        <w:fldChar w:fldCharType="end"/>
      </w:r>
      <w:r w:rsidR="008D6EC6" w:rsidRPr="00324FF5">
        <w:rPr>
          <w:rFonts w:ascii="Times New Roman" w:hAnsi="Times New Roman" w:cs="Times New Roman"/>
          <w:sz w:val="24"/>
          <w:szCs w:val="24"/>
          <w:lang w:val="es-CL"/>
        </w:rPr>
        <w:t xml:space="preserve">. </w:t>
      </w:r>
      <w:r w:rsidR="00324FF5">
        <w:rPr>
          <w:rFonts w:ascii="Times New Roman" w:hAnsi="Times New Roman" w:cs="Times New Roman"/>
          <w:sz w:val="24"/>
          <w:szCs w:val="24"/>
          <w:lang w:val="es-CL"/>
        </w:rPr>
        <w:t>Algunos ejemplos de estos ítems son automóviles, paquetes de viajes, casas o seguros. Todos estos ítems son comprados pocas veces y por lo tanto es difícil obtener una cantidad suficiente de ratings para generar recomenda</w:t>
      </w:r>
      <w:r w:rsidR="00F00281">
        <w:rPr>
          <w:rFonts w:ascii="Times New Roman" w:hAnsi="Times New Roman" w:cs="Times New Roman"/>
          <w:sz w:val="24"/>
          <w:szCs w:val="24"/>
          <w:lang w:val="es-CL"/>
        </w:rPr>
        <w:t>ciones con técnicas como filtrado colaborativo.</w:t>
      </w:r>
    </w:p>
    <w:p w14:paraId="52F4B9F3" w14:textId="77777777" w:rsidR="00D1510D" w:rsidRPr="00603AFD" w:rsidRDefault="00D1510D" w:rsidP="00FB5B71">
      <w:pPr>
        <w:pStyle w:val="Ttulo4"/>
        <w:spacing w:line="360" w:lineRule="auto"/>
      </w:pPr>
      <w:bookmarkStart w:id="33" w:name="_Toc511668870"/>
      <w:r w:rsidRPr="00603AFD">
        <w:t>Sistemas de Recomendación Híbridos</w:t>
      </w:r>
      <w:bookmarkEnd w:id="33"/>
    </w:p>
    <w:p w14:paraId="118E8CE7" w14:textId="77777777" w:rsidR="00185A6B" w:rsidRDefault="00E76226" w:rsidP="00FB5B71">
      <w:pPr>
        <w:spacing w:line="360" w:lineRule="auto"/>
        <w:rPr>
          <w:rFonts w:ascii="Times New Roman" w:hAnsi="Times New Roman" w:cs="Times New Roman"/>
          <w:sz w:val="24"/>
          <w:szCs w:val="24"/>
          <w:lang w:val="es-CL"/>
        </w:rPr>
      </w:pPr>
      <w:r>
        <w:rPr>
          <w:rFonts w:ascii="Times New Roman" w:hAnsi="Times New Roman" w:cs="Times New Roman"/>
          <w:sz w:val="24"/>
          <w:szCs w:val="24"/>
          <w:lang w:val="es-CL"/>
        </w:rPr>
        <w:t xml:space="preserve">Las técnicas de recomendación mencionadas anteriormente utilizan distintas fuentes de información. Por ejemplo, </w:t>
      </w:r>
      <w:r w:rsidR="000875FA">
        <w:rPr>
          <w:rFonts w:ascii="Times New Roman" w:hAnsi="Times New Roman" w:cs="Times New Roman"/>
          <w:sz w:val="24"/>
          <w:szCs w:val="24"/>
          <w:lang w:val="es-CL"/>
        </w:rPr>
        <w:t xml:space="preserve">filtrado colaborativo utiliza ratings de usuarios, recomendación basada en contenido utiliza la descripción de los ítems y recomendación demográfica utiliza el perfil demográfico del usuario para realizar recomendaciones. Debido a estas diferencias, es que cada una de estas técnicas posee sus ventajas y desventajas. En algunos casos, se </w:t>
      </w:r>
      <w:r w:rsidR="000875FA">
        <w:rPr>
          <w:rFonts w:ascii="Times New Roman" w:hAnsi="Times New Roman" w:cs="Times New Roman"/>
          <w:sz w:val="24"/>
          <w:szCs w:val="24"/>
          <w:lang w:val="es-CL"/>
        </w:rPr>
        <w:lastRenderedPageBreak/>
        <w:t xml:space="preserve">tiene la oportunidad de utilizar más de una técnica </w:t>
      </w:r>
      <w:r w:rsidR="00EA07D1">
        <w:rPr>
          <w:rFonts w:ascii="Times New Roman" w:hAnsi="Times New Roman" w:cs="Times New Roman"/>
          <w:sz w:val="24"/>
          <w:szCs w:val="24"/>
          <w:lang w:val="es-CL"/>
        </w:rPr>
        <w:t>para la misma tarea de recomendación. A estos sistemas se les conoce como sistemas de recomendación híbridos, los cuales combinan  técnicas de recomendación para lograr mejores recomendaciones.</w:t>
      </w:r>
      <w:r w:rsidR="000875FA">
        <w:rPr>
          <w:rFonts w:ascii="Times New Roman" w:hAnsi="Times New Roman" w:cs="Times New Roman"/>
          <w:sz w:val="24"/>
          <w:szCs w:val="24"/>
          <w:lang w:val="es-CL"/>
        </w:rPr>
        <w:t xml:space="preserve"> </w:t>
      </w:r>
    </w:p>
    <w:p w14:paraId="24C0236E" w14:textId="77777777" w:rsidR="004E61F3" w:rsidRDefault="004E61F3" w:rsidP="00FB5B71">
      <w:pPr>
        <w:pStyle w:val="Ttulo3"/>
        <w:spacing w:line="360" w:lineRule="auto"/>
      </w:pPr>
      <w:bookmarkStart w:id="34" w:name="_Toc511668871"/>
      <w:r w:rsidRPr="004E61F3">
        <w:t>Filtrado Colaborativo</w:t>
      </w:r>
      <w:r w:rsidR="00DE3189">
        <w:t xml:space="preserve"> Basado en Vecindario</w:t>
      </w:r>
      <w:bookmarkEnd w:id="34"/>
    </w:p>
    <w:p w14:paraId="7A1BFE8F" w14:textId="1CECA81D" w:rsidR="00EA12E2" w:rsidRDefault="00DB2188" w:rsidP="00FB5B71">
      <w:pPr>
        <w:spacing w:line="360" w:lineRule="auto"/>
        <w:rPr>
          <w:rFonts w:ascii="Times New Roman" w:hAnsi="Times New Roman" w:cs="Times New Roman"/>
          <w:sz w:val="24"/>
          <w:szCs w:val="24"/>
          <w:lang w:val="es-CL"/>
        </w:rPr>
      </w:pPr>
      <w:r>
        <w:rPr>
          <w:rFonts w:ascii="Times New Roman" w:hAnsi="Times New Roman" w:cs="Times New Roman"/>
          <w:sz w:val="24"/>
          <w:szCs w:val="24"/>
          <w:lang w:val="es-CL"/>
        </w:rPr>
        <w:t>Mencionado en la sección 2.</w:t>
      </w:r>
      <w:r w:rsidR="001F06EB">
        <w:rPr>
          <w:rFonts w:ascii="Times New Roman" w:hAnsi="Times New Roman" w:cs="Times New Roman"/>
          <w:sz w:val="24"/>
          <w:szCs w:val="24"/>
          <w:lang w:val="es-CL"/>
        </w:rPr>
        <w:t>4</w:t>
      </w:r>
      <w:r>
        <w:rPr>
          <w:rFonts w:ascii="Times New Roman" w:hAnsi="Times New Roman" w:cs="Times New Roman"/>
          <w:sz w:val="24"/>
          <w:szCs w:val="24"/>
          <w:lang w:val="es-CL"/>
        </w:rPr>
        <w:t>.1.2, e</w:t>
      </w:r>
      <w:r w:rsidR="00A67690">
        <w:rPr>
          <w:rFonts w:ascii="Times New Roman" w:hAnsi="Times New Roman" w:cs="Times New Roman"/>
          <w:sz w:val="24"/>
          <w:szCs w:val="24"/>
          <w:lang w:val="es-CL"/>
        </w:rPr>
        <w:t>n</w:t>
      </w:r>
      <w:r w:rsidR="00EA12E2">
        <w:rPr>
          <w:rFonts w:ascii="Times New Roman" w:hAnsi="Times New Roman" w:cs="Times New Roman"/>
          <w:sz w:val="24"/>
          <w:szCs w:val="24"/>
          <w:lang w:val="es-CL"/>
        </w:rPr>
        <w:t xml:space="preserve"> filtrado colaborativo basado en vecindario (también conocidos como basados en memoria), se </w:t>
      </w:r>
      <w:r w:rsidR="00EA12E2" w:rsidRPr="00184B5C">
        <w:rPr>
          <w:rFonts w:ascii="Times New Roman" w:hAnsi="Times New Roman" w:cs="Times New Roman"/>
          <w:sz w:val="24"/>
          <w:szCs w:val="24"/>
          <w:lang w:val="es-CL"/>
        </w:rPr>
        <w:t>utiliza</w:t>
      </w:r>
      <w:r w:rsidR="00EA12E2">
        <w:rPr>
          <w:rFonts w:ascii="Times New Roman" w:hAnsi="Times New Roman" w:cs="Times New Roman"/>
          <w:sz w:val="24"/>
          <w:szCs w:val="24"/>
          <w:lang w:val="es-CL"/>
        </w:rPr>
        <w:t xml:space="preserve"> la</w:t>
      </w:r>
      <w:r w:rsidR="00EA12E2" w:rsidRPr="00184B5C">
        <w:rPr>
          <w:rFonts w:ascii="Times New Roman" w:hAnsi="Times New Roman" w:cs="Times New Roman"/>
          <w:sz w:val="24"/>
          <w:szCs w:val="24"/>
          <w:lang w:val="es-CL"/>
        </w:rPr>
        <w:t xml:space="preserve"> información de ratings de usuarios</w:t>
      </w:r>
      <w:r w:rsidR="00EA12E2">
        <w:rPr>
          <w:rFonts w:ascii="Times New Roman" w:hAnsi="Times New Roman" w:cs="Times New Roman"/>
          <w:sz w:val="24"/>
          <w:szCs w:val="24"/>
          <w:lang w:val="es-CL"/>
        </w:rPr>
        <w:t xml:space="preserve"> pero a diferencia de filtrado colaborativo basado en modelo no se crea un modelo predictivo</w:t>
      </w:r>
      <w:r w:rsidR="00EA12E2" w:rsidRPr="00184B5C">
        <w:rPr>
          <w:rFonts w:ascii="Times New Roman" w:hAnsi="Times New Roman" w:cs="Times New Roman"/>
          <w:sz w:val="24"/>
          <w:szCs w:val="24"/>
          <w:lang w:val="es-CL"/>
        </w:rPr>
        <w:t>.</w:t>
      </w:r>
      <w:r w:rsidR="00EA12E2">
        <w:rPr>
          <w:rFonts w:ascii="Times New Roman" w:hAnsi="Times New Roman" w:cs="Times New Roman"/>
          <w:sz w:val="24"/>
          <w:szCs w:val="24"/>
          <w:lang w:val="es-CL"/>
        </w:rPr>
        <w:t xml:space="preserve"> En este caso los ratings de los usuarios son utilizados directamente en la predicción de rating</w:t>
      </w:r>
      <w:r w:rsidR="006B27AE">
        <w:rPr>
          <w:rFonts w:ascii="Times New Roman" w:hAnsi="Times New Roman" w:cs="Times New Roman"/>
          <w:sz w:val="24"/>
          <w:szCs w:val="24"/>
          <w:lang w:val="es-CL"/>
        </w:rPr>
        <w:t xml:space="preserve"> para un nuevo ítem</w:t>
      </w:r>
      <w:r w:rsidR="00EA12E2">
        <w:rPr>
          <w:rFonts w:ascii="Times New Roman" w:hAnsi="Times New Roman" w:cs="Times New Roman"/>
          <w:sz w:val="24"/>
          <w:szCs w:val="24"/>
          <w:lang w:val="es-CL"/>
        </w:rPr>
        <w:t>.</w:t>
      </w:r>
      <w:r w:rsidR="00EA12E2" w:rsidRPr="00184B5C">
        <w:rPr>
          <w:rFonts w:ascii="Times New Roman" w:hAnsi="Times New Roman" w:cs="Times New Roman"/>
          <w:sz w:val="24"/>
          <w:szCs w:val="24"/>
          <w:lang w:val="es-CL"/>
        </w:rPr>
        <w:t xml:space="preserve"> </w:t>
      </w:r>
      <w:r w:rsidR="00EA12E2">
        <w:rPr>
          <w:rFonts w:ascii="Times New Roman" w:hAnsi="Times New Roman" w:cs="Times New Roman"/>
          <w:sz w:val="24"/>
          <w:szCs w:val="24"/>
          <w:lang w:val="es-CL"/>
        </w:rPr>
        <w:t>Filtrado colaborativo basado en vecindario se puede hacer de dos formas:</w:t>
      </w:r>
    </w:p>
    <w:p w14:paraId="1F01BEB8" w14:textId="77777777" w:rsidR="00EA12E2" w:rsidRDefault="00EA12E2" w:rsidP="00FB5B71">
      <w:pPr>
        <w:pStyle w:val="Prrafodelista"/>
        <w:numPr>
          <w:ilvl w:val="0"/>
          <w:numId w:val="8"/>
        </w:numPr>
        <w:spacing w:line="360" w:lineRule="auto"/>
        <w:ind w:left="360"/>
        <w:rPr>
          <w:rFonts w:ascii="Times New Roman" w:hAnsi="Times New Roman" w:cs="Times New Roman"/>
          <w:sz w:val="24"/>
          <w:szCs w:val="24"/>
          <w:lang w:val="es-CL"/>
        </w:rPr>
      </w:pPr>
      <w:r w:rsidRPr="00FD6638">
        <w:rPr>
          <w:rFonts w:ascii="Times New Roman" w:hAnsi="Times New Roman" w:cs="Times New Roman"/>
          <w:b/>
          <w:sz w:val="24"/>
          <w:szCs w:val="24"/>
          <w:lang w:val="es-CL"/>
        </w:rPr>
        <w:t>Filtrado colaborativo basado en usuario:</w:t>
      </w:r>
      <w:r w:rsidRPr="00702541">
        <w:rPr>
          <w:rFonts w:ascii="Times New Roman" w:hAnsi="Times New Roman" w:cs="Times New Roman"/>
          <w:sz w:val="24"/>
          <w:szCs w:val="24"/>
          <w:lang w:val="es-CL"/>
        </w:rPr>
        <w:t xml:space="preserve"> La idea principal de filtrado colaborativo basado usuario es que el rating </w:t>
      </w:r>
      <w:r w:rsidR="00DB36A2">
        <w:rPr>
          <w:rFonts w:ascii="Times New Roman" w:hAnsi="Times New Roman" w:cs="Times New Roman"/>
          <w:sz w:val="24"/>
          <w:szCs w:val="24"/>
          <w:lang w:val="es-CL"/>
        </w:rPr>
        <w:t>de un nuevo ítem para</w:t>
      </w:r>
      <w:r w:rsidRPr="00702541">
        <w:rPr>
          <w:rFonts w:ascii="Times New Roman" w:hAnsi="Times New Roman" w:cs="Times New Roman"/>
          <w:sz w:val="24"/>
          <w:szCs w:val="24"/>
          <w:lang w:val="es-CL"/>
        </w:rPr>
        <w:t xml:space="preserve"> un usuario va a ser similar al </w:t>
      </w:r>
      <w:r w:rsidR="00DB36A2">
        <w:rPr>
          <w:rFonts w:ascii="Times New Roman" w:hAnsi="Times New Roman" w:cs="Times New Roman"/>
          <w:sz w:val="24"/>
          <w:szCs w:val="24"/>
          <w:lang w:val="es-CL"/>
        </w:rPr>
        <w:t xml:space="preserve">rating </w:t>
      </w:r>
      <w:r w:rsidRPr="00702541">
        <w:rPr>
          <w:rFonts w:ascii="Times New Roman" w:hAnsi="Times New Roman" w:cs="Times New Roman"/>
          <w:sz w:val="24"/>
          <w:szCs w:val="24"/>
          <w:lang w:val="es-CL"/>
        </w:rPr>
        <w:t>de otro usuario, si ambos usuarios son similares, es decir, si ambos usuarios han otorgado ratings similares a otros ítems.</w:t>
      </w:r>
      <w:r>
        <w:rPr>
          <w:rFonts w:ascii="Times New Roman" w:hAnsi="Times New Roman" w:cs="Times New Roman"/>
          <w:sz w:val="24"/>
          <w:szCs w:val="24"/>
          <w:lang w:val="es-CL"/>
        </w:rPr>
        <w:t xml:space="preserve"> </w:t>
      </w:r>
    </w:p>
    <w:p w14:paraId="20FE5B9B" w14:textId="77777777" w:rsidR="00C94BDF" w:rsidRPr="006B27AE" w:rsidRDefault="00C94BDF" w:rsidP="00C94BDF">
      <w:pPr>
        <w:pStyle w:val="Prrafodelista"/>
        <w:spacing w:line="360" w:lineRule="auto"/>
        <w:ind w:left="360"/>
        <w:rPr>
          <w:rFonts w:ascii="Times New Roman" w:hAnsi="Times New Roman" w:cs="Times New Roman"/>
          <w:sz w:val="24"/>
          <w:szCs w:val="24"/>
          <w:lang w:val="es-CL"/>
        </w:rPr>
      </w:pPr>
    </w:p>
    <w:p w14:paraId="672164F3" w14:textId="67B5092E" w:rsidR="003C5C2B" w:rsidRPr="000B3D09" w:rsidRDefault="00EA12E2" w:rsidP="00EB21E2">
      <w:pPr>
        <w:pStyle w:val="Prrafodelista"/>
        <w:numPr>
          <w:ilvl w:val="0"/>
          <w:numId w:val="8"/>
        </w:numPr>
        <w:spacing w:line="360" w:lineRule="auto"/>
        <w:ind w:left="360"/>
        <w:rPr>
          <w:rFonts w:ascii="Times New Roman" w:hAnsi="Times New Roman" w:cs="Times New Roman"/>
          <w:b/>
          <w:sz w:val="24"/>
          <w:szCs w:val="24"/>
          <w:lang w:val="es-CL"/>
        </w:rPr>
      </w:pPr>
      <w:r w:rsidRPr="00EB21E2">
        <w:rPr>
          <w:rFonts w:ascii="Times New Roman" w:hAnsi="Times New Roman" w:cs="Times New Roman"/>
          <w:b/>
          <w:sz w:val="24"/>
          <w:szCs w:val="24"/>
          <w:lang w:val="es-CL"/>
        </w:rPr>
        <w:t xml:space="preserve">Filtrado colaborativo basado en ítem: </w:t>
      </w:r>
      <w:r w:rsidR="00EB21E2" w:rsidRPr="00EB21E2">
        <w:rPr>
          <w:rFonts w:ascii="Times New Roman" w:hAnsi="Times New Roman" w:cs="Times New Roman"/>
          <w:sz w:val="24"/>
          <w:szCs w:val="24"/>
          <w:lang w:val="es-CL"/>
        </w:rPr>
        <w:t xml:space="preserve">En este método se calcula la similitud entre el conjunto de ítems que el usuario ya ha otorgado </w:t>
      </w:r>
      <w:r w:rsidR="008F4E5D">
        <w:rPr>
          <w:rFonts w:ascii="Times New Roman" w:hAnsi="Times New Roman" w:cs="Times New Roman"/>
          <w:sz w:val="24"/>
          <w:szCs w:val="24"/>
          <w:lang w:val="es-CL"/>
        </w:rPr>
        <w:t xml:space="preserve">un rating y el </w:t>
      </w:r>
      <w:r w:rsidR="008F4E5D" w:rsidRPr="00EB21E2">
        <w:rPr>
          <w:rFonts w:ascii="Times New Roman" w:hAnsi="Times New Roman" w:cs="Times New Roman"/>
          <w:sz w:val="24"/>
          <w:szCs w:val="24"/>
          <w:lang w:val="es-CL"/>
        </w:rPr>
        <w:t xml:space="preserve">ítem </w:t>
      </w:r>
      <w:r w:rsidR="008F4E5D">
        <w:rPr>
          <w:rFonts w:ascii="Times New Roman" w:hAnsi="Times New Roman" w:cs="Times New Roman"/>
          <w:sz w:val="24"/>
          <w:szCs w:val="24"/>
          <w:lang w:val="es-CL"/>
        </w:rPr>
        <w:t>a recomendar</w:t>
      </w:r>
      <w:r w:rsidR="00EB21E2" w:rsidRPr="00EB21E2">
        <w:rPr>
          <w:rFonts w:ascii="Times New Roman" w:hAnsi="Times New Roman" w:cs="Times New Roman"/>
          <w:sz w:val="24"/>
          <w:szCs w:val="24"/>
          <w:lang w:val="es-CL"/>
        </w:rPr>
        <w:t>. Una vez encontrados y seleccionado los ítems más similares, se procede a calcular el rating.</w:t>
      </w:r>
    </w:p>
    <w:p w14:paraId="7113CD24" w14:textId="77777777" w:rsidR="000B3D09" w:rsidRPr="000B3D09" w:rsidRDefault="000B3D09" w:rsidP="000B3D09">
      <w:pPr>
        <w:pStyle w:val="Prrafodelista"/>
        <w:rPr>
          <w:rFonts w:ascii="Times New Roman" w:hAnsi="Times New Roman" w:cs="Times New Roman"/>
          <w:b/>
          <w:sz w:val="24"/>
          <w:szCs w:val="24"/>
          <w:lang w:val="es-CL"/>
        </w:rPr>
      </w:pPr>
    </w:p>
    <w:p w14:paraId="44E3C545" w14:textId="395D8A4B" w:rsidR="000B3D09" w:rsidRPr="000B3D09" w:rsidRDefault="00475280" w:rsidP="000B3D09">
      <w:pPr>
        <w:spacing w:line="360" w:lineRule="auto"/>
        <w:rPr>
          <w:rFonts w:ascii="Times New Roman" w:hAnsi="Times New Roman" w:cs="Times New Roman"/>
          <w:sz w:val="24"/>
          <w:szCs w:val="24"/>
          <w:lang w:val="es-CL"/>
        </w:rPr>
      </w:pPr>
      <w:r>
        <w:rPr>
          <w:rFonts w:ascii="Times New Roman" w:hAnsi="Times New Roman" w:cs="Times New Roman"/>
          <w:sz w:val="24"/>
          <w:szCs w:val="24"/>
          <w:lang w:val="es-CL"/>
        </w:rPr>
        <w:t xml:space="preserve">Una diferencia </w:t>
      </w:r>
      <w:r w:rsidR="00B9190B">
        <w:rPr>
          <w:rFonts w:ascii="Times New Roman" w:hAnsi="Times New Roman" w:cs="Times New Roman"/>
          <w:sz w:val="24"/>
          <w:szCs w:val="24"/>
          <w:lang w:val="es-CL"/>
        </w:rPr>
        <w:t>a destacar</w:t>
      </w:r>
      <w:r>
        <w:rPr>
          <w:rFonts w:ascii="Times New Roman" w:hAnsi="Times New Roman" w:cs="Times New Roman"/>
          <w:sz w:val="24"/>
          <w:szCs w:val="24"/>
          <w:lang w:val="es-CL"/>
        </w:rPr>
        <w:t xml:space="preserve"> entre filtrado colaborativo basado en usuario y filtrado colaborativo basado en ítem es que en el primer caso, los ratings se predicen utilizando los ratings de los usuarios del vecindario</w:t>
      </w:r>
      <w:r w:rsidR="002D35FD">
        <w:rPr>
          <w:rFonts w:ascii="Times New Roman" w:hAnsi="Times New Roman" w:cs="Times New Roman"/>
          <w:sz w:val="24"/>
          <w:szCs w:val="24"/>
          <w:lang w:val="es-CL"/>
        </w:rPr>
        <w:t>, es decir, se utilizan ratings de otros usuarios</w:t>
      </w:r>
      <w:r>
        <w:rPr>
          <w:rFonts w:ascii="Times New Roman" w:hAnsi="Times New Roman" w:cs="Times New Roman"/>
          <w:sz w:val="24"/>
          <w:szCs w:val="24"/>
          <w:lang w:val="es-CL"/>
        </w:rPr>
        <w:t xml:space="preserve">. En el segundo caso, los ratings </w:t>
      </w:r>
      <w:r w:rsidR="00814657">
        <w:rPr>
          <w:rFonts w:ascii="Times New Roman" w:hAnsi="Times New Roman" w:cs="Times New Roman"/>
          <w:sz w:val="24"/>
          <w:szCs w:val="24"/>
          <w:lang w:val="es-CL"/>
        </w:rPr>
        <w:t xml:space="preserve">de ítems </w:t>
      </w:r>
      <w:r>
        <w:rPr>
          <w:rFonts w:ascii="Times New Roman" w:hAnsi="Times New Roman" w:cs="Times New Roman"/>
          <w:sz w:val="24"/>
          <w:szCs w:val="24"/>
          <w:lang w:val="es-CL"/>
        </w:rPr>
        <w:t xml:space="preserve">se predicen utilizando los ratings </w:t>
      </w:r>
      <w:r w:rsidR="00814657">
        <w:rPr>
          <w:rFonts w:ascii="Times New Roman" w:hAnsi="Times New Roman" w:cs="Times New Roman"/>
          <w:sz w:val="24"/>
          <w:szCs w:val="24"/>
          <w:lang w:val="es-CL"/>
        </w:rPr>
        <w:t>del mismo usuario.</w:t>
      </w:r>
      <w:r>
        <w:rPr>
          <w:rFonts w:ascii="Times New Roman" w:hAnsi="Times New Roman" w:cs="Times New Roman"/>
          <w:sz w:val="24"/>
          <w:szCs w:val="24"/>
          <w:lang w:val="es-CL"/>
        </w:rPr>
        <w:t xml:space="preserve">   </w:t>
      </w:r>
    </w:p>
    <w:p w14:paraId="072AB292" w14:textId="77777777" w:rsidR="009C06FF" w:rsidRPr="00EB21E2" w:rsidRDefault="009C06FF" w:rsidP="00EB21E2">
      <w:pPr>
        <w:spacing w:line="360" w:lineRule="auto"/>
        <w:rPr>
          <w:rFonts w:ascii="Times New Roman" w:hAnsi="Times New Roman" w:cs="Times New Roman"/>
          <w:sz w:val="24"/>
          <w:szCs w:val="24"/>
          <w:lang w:val="es-CL"/>
        </w:rPr>
      </w:pPr>
      <w:r w:rsidRPr="00EB21E2">
        <w:rPr>
          <w:rFonts w:ascii="Times New Roman" w:hAnsi="Times New Roman" w:cs="Times New Roman"/>
          <w:sz w:val="24"/>
          <w:szCs w:val="24"/>
          <w:lang w:val="es-CL"/>
        </w:rPr>
        <w:t xml:space="preserve">A pesar de que filtrado colaborativo se puede realizar de formas diferentes, en general esta técnica posee dos objetivos principales </w:t>
      </w:r>
      <w:r w:rsidRPr="00EB21E2">
        <w:rPr>
          <w:rFonts w:ascii="Times New Roman" w:hAnsi="Times New Roman" w:cs="Times New Roman"/>
          <w:sz w:val="24"/>
          <w:szCs w:val="24"/>
          <w:lang w:val="es-CL"/>
        </w:rPr>
        <w:fldChar w:fldCharType="begin" w:fldLock="1"/>
      </w:r>
      <w:r w:rsidRPr="00EB21E2">
        <w:rPr>
          <w:rFonts w:ascii="Times New Roman" w:hAnsi="Times New Roman" w:cs="Times New Roman"/>
          <w:sz w:val="24"/>
          <w:szCs w:val="24"/>
          <w:lang w:val="es-CL"/>
        </w:rPr>
        <w:instrText>ADDIN CSL_CITATION { "citationItems" : [ { "id" : "ITEM-1", "itemData" : { "DOI" : "10.1007/978-1-4899-7637-6_2", "author" : [ { "dropping-particle" : "", "family" : "Ning", "given" : "Xia", "non-dropping-particle" : "", "parse-names" : false, "suffix" : "" }, { "dropping-particle" : "", "family" : "Desrosiers", "given" : "Christian", "non-dropping-particle" : "", "parse-names" : false, "suffix" : "" }, { "dropping-particle" : "", "family" : "Karypis", "given" : "George", "non-dropping-particle" : "", "parse-names" : false, "suffix" : "" } ], "container-title" : "Recommender Systems Handbook", "id" : "ITEM-1", "issued" : { "date-parts" : [ [ "2015" ] ] }, "page" : "37-76", "publisher" : "Springer US", "publisher-place" : "Boston, MA", "title" : "A Comprehensive Survey of Neighborhood-Based Recommendation Methods", "type" : "chapter" }, "uris" : [ "http://www.mendeley.com/documents/?uuid=ead93c4c-13bc-34e0-879b-636bd37f2ddb" ] } ], "mendeley" : { "formattedCitation" : "(Ning et al., 2015)", "plainTextFormattedCitation" : "(Ning et al., 2015)", "previouslyFormattedCitation" : "(Ning et al., 2015)" }, "properties" : { "noteIndex" : 0 }, "schema" : "https://github.com/citation-style-language/schema/raw/master/csl-citation.json" }</w:instrText>
      </w:r>
      <w:r w:rsidRPr="00EB21E2">
        <w:rPr>
          <w:rFonts w:ascii="Times New Roman" w:hAnsi="Times New Roman" w:cs="Times New Roman"/>
          <w:sz w:val="24"/>
          <w:szCs w:val="24"/>
          <w:lang w:val="es-CL"/>
        </w:rPr>
        <w:fldChar w:fldCharType="separate"/>
      </w:r>
      <w:r w:rsidRPr="00EB21E2">
        <w:rPr>
          <w:rFonts w:ascii="Times New Roman" w:hAnsi="Times New Roman" w:cs="Times New Roman"/>
          <w:noProof/>
          <w:sz w:val="24"/>
          <w:szCs w:val="24"/>
          <w:lang w:val="es-CL"/>
        </w:rPr>
        <w:t>(Ning et al., 2015)</w:t>
      </w:r>
      <w:r w:rsidRPr="00EB21E2">
        <w:rPr>
          <w:rFonts w:ascii="Times New Roman" w:hAnsi="Times New Roman" w:cs="Times New Roman"/>
          <w:sz w:val="24"/>
          <w:szCs w:val="24"/>
          <w:lang w:val="es-CL"/>
        </w:rPr>
        <w:fldChar w:fldCharType="end"/>
      </w:r>
      <w:r w:rsidRPr="00EB21E2">
        <w:rPr>
          <w:rFonts w:ascii="Times New Roman" w:hAnsi="Times New Roman" w:cs="Times New Roman"/>
          <w:sz w:val="24"/>
          <w:szCs w:val="24"/>
          <w:lang w:val="es-CL"/>
        </w:rPr>
        <w:t xml:space="preserve">: </w:t>
      </w:r>
    </w:p>
    <w:p w14:paraId="0C113AEC" w14:textId="77777777" w:rsidR="009C06FF" w:rsidRPr="009C06FF" w:rsidRDefault="009C06FF" w:rsidP="00FB5B71">
      <w:pPr>
        <w:pStyle w:val="Prrafodelista"/>
        <w:numPr>
          <w:ilvl w:val="0"/>
          <w:numId w:val="6"/>
        </w:numPr>
        <w:spacing w:line="360" w:lineRule="auto"/>
        <w:rPr>
          <w:rFonts w:ascii="Times New Roman" w:hAnsi="Times New Roman" w:cs="Times New Roman"/>
          <w:sz w:val="24"/>
          <w:szCs w:val="24"/>
          <w:lang w:val="es-CL"/>
        </w:rPr>
      </w:pPr>
      <w:r w:rsidRPr="00C6247D">
        <w:rPr>
          <w:rFonts w:ascii="Times New Roman" w:hAnsi="Times New Roman" w:cs="Times New Roman"/>
          <w:b/>
          <w:sz w:val="24"/>
          <w:szCs w:val="24"/>
          <w:lang w:val="es-CL"/>
        </w:rPr>
        <w:t>Predicción de Rating:</w:t>
      </w:r>
      <w:r w:rsidRPr="009C06FF">
        <w:rPr>
          <w:rFonts w:ascii="Times New Roman" w:hAnsi="Times New Roman" w:cs="Times New Roman"/>
          <w:sz w:val="24"/>
          <w:szCs w:val="24"/>
          <w:lang w:val="es-CL"/>
        </w:rPr>
        <w:t xml:space="preserve"> Uno de los objetivos de filtrado colaborativo es realizar una predicción de rating que un usuario daría a un nuevo ítem. Para esto, los ratings de los usuarios deben estar disponibles.</w:t>
      </w:r>
    </w:p>
    <w:p w14:paraId="0C0E25D6" w14:textId="77777777" w:rsidR="009C06FF" w:rsidRPr="009C06FF" w:rsidRDefault="009C06FF" w:rsidP="00FB5B71">
      <w:pPr>
        <w:pStyle w:val="Prrafodelista"/>
        <w:spacing w:line="360" w:lineRule="auto"/>
        <w:ind w:left="360"/>
        <w:rPr>
          <w:rFonts w:ascii="Times New Roman" w:hAnsi="Times New Roman" w:cs="Times New Roman"/>
          <w:sz w:val="24"/>
          <w:szCs w:val="24"/>
          <w:lang w:val="es-CL"/>
        </w:rPr>
      </w:pPr>
    </w:p>
    <w:p w14:paraId="15CE3BC4" w14:textId="3DFA2073" w:rsidR="009C06FF" w:rsidRDefault="009C06FF" w:rsidP="00FB5B71">
      <w:pPr>
        <w:pStyle w:val="Prrafodelista"/>
        <w:numPr>
          <w:ilvl w:val="0"/>
          <w:numId w:val="6"/>
        </w:numPr>
        <w:spacing w:line="360" w:lineRule="auto"/>
        <w:rPr>
          <w:rFonts w:ascii="Times New Roman" w:hAnsi="Times New Roman" w:cs="Times New Roman"/>
          <w:sz w:val="24"/>
          <w:szCs w:val="24"/>
          <w:lang w:val="es-CL"/>
        </w:rPr>
      </w:pPr>
      <w:r w:rsidRPr="00C6247D">
        <w:rPr>
          <w:rFonts w:ascii="Times New Roman" w:hAnsi="Times New Roman" w:cs="Times New Roman"/>
          <w:b/>
          <w:sz w:val="24"/>
          <w:szCs w:val="24"/>
          <w:lang w:val="es-CL"/>
        </w:rPr>
        <w:lastRenderedPageBreak/>
        <w:t>Determinación de top-k ítems:</w:t>
      </w:r>
      <w:r w:rsidRPr="009C06FF">
        <w:rPr>
          <w:rFonts w:ascii="Times New Roman" w:hAnsi="Times New Roman" w:cs="Times New Roman"/>
          <w:sz w:val="24"/>
          <w:szCs w:val="24"/>
          <w:lang w:val="es-CL"/>
        </w:rPr>
        <w:t xml:space="preserve"> En estos casos se tiene </w:t>
      </w:r>
      <w:r w:rsidR="005764FE">
        <w:rPr>
          <w:rFonts w:ascii="Times New Roman" w:hAnsi="Times New Roman" w:cs="Times New Roman"/>
          <w:sz w:val="24"/>
          <w:szCs w:val="24"/>
          <w:lang w:val="es-CL"/>
        </w:rPr>
        <w:t>un conjunto</w:t>
      </w:r>
      <w:r w:rsidR="009B493A">
        <w:rPr>
          <w:rFonts w:ascii="Times New Roman" w:hAnsi="Times New Roman" w:cs="Times New Roman"/>
          <w:sz w:val="24"/>
          <w:szCs w:val="24"/>
          <w:lang w:val="es-CL"/>
        </w:rPr>
        <w:t xml:space="preserve"> de</w:t>
      </w:r>
      <w:r w:rsidRPr="009C06FF">
        <w:rPr>
          <w:rFonts w:ascii="Times New Roman" w:hAnsi="Times New Roman" w:cs="Times New Roman"/>
          <w:sz w:val="24"/>
          <w:szCs w:val="24"/>
          <w:lang w:val="es-CL"/>
        </w:rPr>
        <w:t xml:space="preserve"> ítems </w:t>
      </w:r>
      <w:r w:rsidR="005764FE">
        <w:rPr>
          <w:rFonts w:ascii="Times New Roman" w:hAnsi="Times New Roman" w:cs="Times New Roman"/>
          <w:sz w:val="24"/>
          <w:szCs w:val="24"/>
          <w:lang w:val="es-CL"/>
        </w:rPr>
        <w:t>con los</w:t>
      </w:r>
      <w:r w:rsidRPr="009C06FF">
        <w:rPr>
          <w:rFonts w:ascii="Times New Roman" w:hAnsi="Times New Roman" w:cs="Times New Roman"/>
          <w:sz w:val="24"/>
          <w:szCs w:val="24"/>
          <w:lang w:val="es-CL"/>
        </w:rPr>
        <w:t xml:space="preserve"> que el usuario ha interactuado y por lo tanto el objetivo de recomendación </w:t>
      </w:r>
      <w:r w:rsidR="005764FE">
        <w:rPr>
          <w:rFonts w:ascii="Times New Roman" w:hAnsi="Times New Roman" w:cs="Times New Roman"/>
          <w:sz w:val="24"/>
          <w:szCs w:val="24"/>
          <w:lang w:val="es-CL"/>
        </w:rPr>
        <w:t>es</w:t>
      </w:r>
      <w:r w:rsidRPr="009C06FF">
        <w:rPr>
          <w:rFonts w:ascii="Times New Roman" w:hAnsi="Times New Roman" w:cs="Times New Roman"/>
          <w:sz w:val="24"/>
          <w:szCs w:val="24"/>
          <w:lang w:val="es-CL"/>
        </w:rPr>
        <w:t xml:space="preserve"> recomendar a</w:t>
      </w:r>
      <w:r w:rsidR="005764FE">
        <w:rPr>
          <w:rFonts w:ascii="Times New Roman" w:hAnsi="Times New Roman" w:cs="Times New Roman"/>
          <w:sz w:val="24"/>
          <w:szCs w:val="24"/>
          <w:lang w:val="es-CL"/>
        </w:rPr>
        <w:t>l</w:t>
      </w:r>
      <w:r w:rsidRPr="009C06FF">
        <w:rPr>
          <w:rFonts w:ascii="Times New Roman" w:hAnsi="Times New Roman" w:cs="Times New Roman"/>
          <w:sz w:val="24"/>
          <w:szCs w:val="24"/>
          <w:lang w:val="es-CL"/>
        </w:rPr>
        <w:t xml:space="preserve"> usuario una lista </w:t>
      </w:r>
      <w:r w:rsidR="005764FE">
        <w:rPr>
          <w:rFonts w:ascii="Times New Roman" w:hAnsi="Times New Roman" w:cs="Times New Roman"/>
          <w:sz w:val="24"/>
          <w:szCs w:val="24"/>
          <w:lang w:val="es-CL"/>
        </w:rPr>
        <w:t xml:space="preserve">de </w:t>
      </w:r>
      <w:r w:rsidRPr="009C06FF">
        <w:rPr>
          <w:rFonts w:ascii="Times New Roman" w:hAnsi="Times New Roman" w:cs="Times New Roman"/>
          <w:sz w:val="24"/>
          <w:szCs w:val="24"/>
          <w:lang w:val="es-CL"/>
        </w:rPr>
        <w:t xml:space="preserve"> K ítems que </w:t>
      </w:r>
      <w:r w:rsidR="005764FE">
        <w:rPr>
          <w:rFonts w:ascii="Times New Roman" w:hAnsi="Times New Roman" w:cs="Times New Roman"/>
          <w:sz w:val="24"/>
          <w:szCs w:val="24"/>
          <w:lang w:val="es-CL"/>
        </w:rPr>
        <w:t>pueden ser</w:t>
      </w:r>
      <w:r w:rsidRPr="009C06FF">
        <w:rPr>
          <w:rFonts w:ascii="Times New Roman" w:hAnsi="Times New Roman" w:cs="Times New Roman"/>
          <w:sz w:val="24"/>
          <w:szCs w:val="24"/>
          <w:lang w:val="es-CL"/>
        </w:rPr>
        <w:t xml:space="preserve"> de su interés. En estos casos, la preferencia de un usuario sobre un ítem es representada con un valor binario (0 </w:t>
      </w:r>
      <w:r w:rsidR="001A57F9">
        <w:rPr>
          <w:rFonts w:ascii="Times New Roman" w:hAnsi="Times New Roman" w:cs="Times New Roman"/>
          <w:sz w:val="24"/>
          <w:szCs w:val="24"/>
          <w:lang w:val="es-CL"/>
        </w:rPr>
        <w:t>o</w:t>
      </w:r>
      <w:r w:rsidR="001A57F9" w:rsidRPr="009C06FF">
        <w:rPr>
          <w:rFonts w:ascii="Times New Roman" w:hAnsi="Times New Roman" w:cs="Times New Roman"/>
          <w:sz w:val="24"/>
          <w:szCs w:val="24"/>
          <w:lang w:val="es-CL"/>
        </w:rPr>
        <w:t xml:space="preserve"> </w:t>
      </w:r>
      <w:r w:rsidRPr="009C06FF">
        <w:rPr>
          <w:rFonts w:ascii="Times New Roman" w:hAnsi="Times New Roman" w:cs="Times New Roman"/>
          <w:sz w:val="24"/>
          <w:szCs w:val="24"/>
          <w:lang w:val="es-CL"/>
        </w:rPr>
        <w:t>1).</w:t>
      </w:r>
    </w:p>
    <w:p w14:paraId="06C16E95" w14:textId="77777777" w:rsidR="00A5425F" w:rsidRPr="00A5425F" w:rsidRDefault="00A5425F" w:rsidP="00A5425F">
      <w:pPr>
        <w:spacing w:line="360" w:lineRule="auto"/>
        <w:rPr>
          <w:rFonts w:ascii="Times New Roman" w:hAnsi="Times New Roman" w:cs="Times New Roman"/>
          <w:sz w:val="24"/>
          <w:szCs w:val="24"/>
          <w:lang w:val="es-CL"/>
        </w:rPr>
      </w:pPr>
    </w:p>
    <w:p w14:paraId="5FBCE419" w14:textId="1EDA2415" w:rsidR="00205756" w:rsidRDefault="005F75F9" w:rsidP="00FB5B71">
      <w:pPr>
        <w:spacing w:line="360" w:lineRule="auto"/>
        <w:rPr>
          <w:rFonts w:ascii="Times New Roman" w:hAnsi="Times New Roman" w:cs="Times New Roman"/>
          <w:sz w:val="24"/>
          <w:szCs w:val="24"/>
          <w:lang w:val="es-CL"/>
        </w:rPr>
      </w:pPr>
      <w:r>
        <w:rPr>
          <w:rFonts w:ascii="Times New Roman" w:hAnsi="Times New Roman" w:cs="Times New Roman"/>
          <w:sz w:val="24"/>
          <w:szCs w:val="24"/>
          <w:lang w:val="es-CL"/>
        </w:rPr>
        <w:t xml:space="preserve">De acuerdo a </w:t>
      </w:r>
      <w:proofErr w:type="spellStart"/>
      <w:r w:rsidR="00931051">
        <w:rPr>
          <w:rFonts w:ascii="Times New Roman" w:hAnsi="Times New Roman" w:cs="Times New Roman"/>
          <w:sz w:val="24"/>
          <w:szCs w:val="24"/>
          <w:lang w:val="es-CL"/>
        </w:rPr>
        <w:t>Buhmann</w:t>
      </w:r>
      <w:proofErr w:type="spellEnd"/>
      <w:r>
        <w:rPr>
          <w:rFonts w:ascii="Times New Roman" w:hAnsi="Times New Roman" w:cs="Times New Roman"/>
          <w:sz w:val="24"/>
          <w:szCs w:val="24"/>
          <w:lang w:val="es-CL"/>
        </w:rPr>
        <w:t xml:space="preserve"> </w:t>
      </w:r>
      <w:r w:rsidR="00931051">
        <w:rPr>
          <w:rFonts w:ascii="Times New Roman" w:hAnsi="Times New Roman" w:cs="Times New Roman"/>
          <w:sz w:val="24"/>
          <w:szCs w:val="24"/>
          <w:lang w:val="es-CL"/>
        </w:rPr>
        <w:fldChar w:fldCharType="begin" w:fldLock="1"/>
      </w:r>
      <w:r w:rsidR="009F07E7">
        <w:rPr>
          <w:rFonts w:ascii="Times New Roman" w:hAnsi="Times New Roman" w:cs="Times New Roman"/>
          <w:sz w:val="24"/>
          <w:szCs w:val="24"/>
          <w:lang w:val="es-CL"/>
        </w:rPr>
        <w:instrText>ADDIN CSL_CITATION { "citationItems" : [ { "id" : "ITEM-1", "itemData" : { "DOI" : "10.1007/978-0-387-30164-8_705", "author" : [ { "dropping-particle" : "", "family" : "Buhmann", "given" : "M. D.", "non-dropping-particle" : "", "parse-names" : false, "suffix" : "" }, { "dropping-particle" : "", "family" : "Melville", "given" : "Prem", "non-dropping-particle" : "", "parse-names" : false, "suffix" : "" }, { "dropping-particle" : "", "family" : "Sindhwani", "given" : "Vikas", "non-dropping-particle" : "", "parse-names" : false, "suffix" : "" }, { "dropping-particle" : "", "family" : "Quadrianto", "given" : "Novi", "non-dropping-particle" : "", "parse-names" : false, "suffix" : "" }, { "dropping-particle" : "", "family" : "Buntine", "given" : "Wray L.", "non-dropping-particle" : "", "parse-names" : false, "suffix" : "" }, { "dropping-particle" : "", "family" : "Torgo", "given" : "Lu\u00eds", "non-dropping-particle" : "", "parse-names" : false, "suffix" : "" }, { "dropping-particle" : "", "family" : "Zhang", "given" : "Xinhua", "non-dropping-particle" : "", "parse-names" : false, "suffix" : "" }, { "dropping-particle" : "", "family" : "Stone", "given" : "Peter", "non-dropping-particle" : "", "parse-names" : false, "suffix" : "" }, { "dropping-particle" : "", "family" : "Struyf", "given" : "Jan", "non-dropping-particle" : "", "parse-names" : false, "suffix" : "" }, { "dropping-particle" : "", "family" : "Blockeel", "given" : "Hendrik", "non-dropping-particle" : "", "parse-names" : false, "suffix" : "" }, { "dropping-particle" : "", "family" : "Driessens", "given" : "Kurt", "non-dropping-particle" : "", "parse-names" : false, "suffix" : "" }, { "dropping-particle" : "", "family" : "Miikkulainen", "given" : "Risto", "non-dropping-particle" : "", "parse-names" : false, "suffix" : "" }, { "dropping-particle" : "", "family" : "Wiewiora", "given" : "Eric", "non-dropping-particle" : "", "parse-names" : false, "suffix" : "" }, { "dropping-particle" : "", "family" : "Peters", "given" : "Jan", "non-dropping-particle" : "", "parse-names" : false, "suffix" : "" }, { "dropping-particle" : "", "family" : "Tedrake", "given" : "Russ", "non-dropping-particle" : "", "parse-names" : false, "suffix" : "" }, { "dropping-particle" : "", "family" : "Roy", "given" : "Nicholas", "non-dropping-particle" : "", "parse-names" : false, "suffix" : "" }, { "dropping-particle" : "", "family" : "Morimoto", "given" : "Jun", "non-dropping-particle" : "", "parse-names" : false, "suffix" : "" }, { "dropping-particle" : "", "family" : "Flach", "given" : "Peter A.", "non-dropping-particle" : "", "parse-names" : false, "suffix" : "" }, { "dropping-particle" : "", "family" : "F\u00fcrnkranz", "given" : "Johannes", "non-dropping-particle" : "", "parse-names" : false, "suffix" : "" } ], "container-title" : "Encyclopedia of Machine Learning", "id" : "ITEM-1", "issued" : { "date-parts" : [ [ "2011" ] ] }, "page" : "829-838", "publisher" : "Springer US", "publisher-place" : "Boston, MA", "title" : "Recommender Systems", "type" : "chapter" }, "uris" : [ "http://www.mendeley.com/documents/?uuid=0b0bc90b-5fc0-3daa-ad13-b6dcc9ba8c94" ] } ], "mendeley" : { "formattedCitation" : "(Buhmann et al., 2011)", "plainTextFormattedCitation" : "(Buhmann et al., 2011)", "previouslyFormattedCitation" : "(Buhmann et al., 2011)" }, "properties" : { "noteIndex" : 0 }, "schema" : "https://github.com/citation-style-language/schema/raw/master/csl-citation.json" }</w:instrText>
      </w:r>
      <w:r w:rsidR="00931051">
        <w:rPr>
          <w:rFonts w:ascii="Times New Roman" w:hAnsi="Times New Roman" w:cs="Times New Roman"/>
          <w:sz w:val="24"/>
          <w:szCs w:val="24"/>
          <w:lang w:val="es-CL"/>
        </w:rPr>
        <w:fldChar w:fldCharType="separate"/>
      </w:r>
      <w:r w:rsidR="00931051" w:rsidRPr="00931051">
        <w:rPr>
          <w:rFonts w:ascii="Times New Roman" w:hAnsi="Times New Roman" w:cs="Times New Roman"/>
          <w:noProof/>
          <w:sz w:val="24"/>
          <w:szCs w:val="24"/>
          <w:lang w:val="es-CL"/>
        </w:rPr>
        <w:t>(Buhmann et al., 2011)</w:t>
      </w:r>
      <w:r w:rsidR="00931051">
        <w:rPr>
          <w:rFonts w:ascii="Times New Roman" w:hAnsi="Times New Roman" w:cs="Times New Roman"/>
          <w:sz w:val="24"/>
          <w:szCs w:val="24"/>
          <w:lang w:val="es-CL"/>
        </w:rPr>
        <w:fldChar w:fldCharType="end"/>
      </w:r>
      <w:r w:rsidR="00931051">
        <w:rPr>
          <w:rFonts w:ascii="Times New Roman" w:hAnsi="Times New Roman" w:cs="Times New Roman"/>
          <w:sz w:val="24"/>
          <w:szCs w:val="24"/>
          <w:lang w:val="es-CL"/>
        </w:rPr>
        <w:t xml:space="preserve">, </w:t>
      </w:r>
      <w:r w:rsidR="005C2112">
        <w:rPr>
          <w:rFonts w:ascii="Times New Roman" w:hAnsi="Times New Roman" w:cs="Times New Roman"/>
          <w:sz w:val="24"/>
          <w:szCs w:val="24"/>
          <w:lang w:val="es-CL"/>
        </w:rPr>
        <w:t>el proceso de generación de recomendaciones en filtrado colaborativo basado en vecindario puede ser r</w:t>
      </w:r>
      <w:r w:rsidR="007C654D">
        <w:rPr>
          <w:rFonts w:ascii="Times New Roman" w:hAnsi="Times New Roman" w:cs="Times New Roman"/>
          <w:sz w:val="24"/>
          <w:szCs w:val="24"/>
          <w:lang w:val="es-CL"/>
        </w:rPr>
        <w:t xml:space="preserve">esumido en los siguientes pasos. </w:t>
      </w:r>
      <w:r w:rsidR="00E64458">
        <w:rPr>
          <w:rFonts w:ascii="Times New Roman" w:hAnsi="Times New Roman" w:cs="Times New Roman"/>
          <w:sz w:val="24"/>
          <w:szCs w:val="24"/>
          <w:lang w:val="es-CL"/>
        </w:rPr>
        <w:t>Los pasos</w:t>
      </w:r>
      <w:r w:rsidR="007C654D">
        <w:rPr>
          <w:rFonts w:ascii="Times New Roman" w:hAnsi="Times New Roman" w:cs="Times New Roman"/>
          <w:sz w:val="24"/>
          <w:szCs w:val="24"/>
          <w:lang w:val="es-CL"/>
        </w:rPr>
        <w:t xml:space="preserve"> que se explica</w:t>
      </w:r>
      <w:r w:rsidR="00E64458">
        <w:rPr>
          <w:rFonts w:ascii="Times New Roman" w:hAnsi="Times New Roman" w:cs="Times New Roman"/>
          <w:sz w:val="24"/>
          <w:szCs w:val="24"/>
          <w:lang w:val="es-CL"/>
        </w:rPr>
        <w:t>n</w:t>
      </w:r>
      <w:r w:rsidR="007C654D">
        <w:rPr>
          <w:rFonts w:ascii="Times New Roman" w:hAnsi="Times New Roman" w:cs="Times New Roman"/>
          <w:sz w:val="24"/>
          <w:szCs w:val="24"/>
          <w:lang w:val="es-CL"/>
        </w:rPr>
        <w:t xml:space="preserve"> a continuación </w:t>
      </w:r>
      <w:r w:rsidR="001A57F9">
        <w:rPr>
          <w:rFonts w:ascii="Times New Roman" w:hAnsi="Times New Roman" w:cs="Times New Roman"/>
          <w:sz w:val="24"/>
          <w:szCs w:val="24"/>
          <w:lang w:val="es-CL"/>
        </w:rPr>
        <w:t>corresponden al</w:t>
      </w:r>
      <w:r w:rsidR="00E64458">
        <w:rPr>
          <w:rFonts w:ascii="Times New Roman" w:hAnsi="Times New Roman" w:cs="Times New Roman"/>
          <w:sz w:val="24"/>
          <w:szCs w:val="24"/>
          <w:lang w:val="es-CL"/>
        </w:rPr>
        <w:t xml:space="preserve"> proceso de generación de recomendaciones de </w:t>
      </w:r>
      <w:r w:rsidR="007C654D">
        <w:rPr>
          <w:rFonts w:ascii="Times New Roman" w:hAnsi="Times New Roman" w:cs="Times New Roman"/>
          <w:sz w:val="24"/>
          <w:szCs w:val="24"/>
          <w:lang w:val="es-CL"/>
        </w:rPr>
        <w:t xml:space="preserve">filtrado colaborativo basado en usuario, </w:t>
      </w:r>
      <w:r w:rsidR="00E64458">
        <w:rPr>
          <w:rFonts w:ascii="Times New Roman" w:hAnsi="Times New Roman" w:cs="Times New Roman"/>
          <w:sz w:val="24"/>
          <w:szCs w:val="24"/>
          <w:lang w:val="es-CL"/>
        </w:rPr>
        <w:t xml:space="preserve">pero </w:t>
      </w:r>
      <w:r w:rsidR="00373252">
        <w:rPr>
          <w:rFonts w:ascii="Times New Roman" w:hAnsi="Times New Roman" w:cs="Times New Roman"/>
          <w:sz w:val="24"/>
          <w:szCs w:val="24"/>
          <w:lang w:val="es-CL"/>
        </w:rPr>
        <w:t xml:space="preserve">el proceso </w:t>
      </w:r>
      <w:r w:rsidR="007C654D">
        <w:rPr>
          <w:rFonts w:ascii="Times New Roman" w:hAnsi="Times New Roman" w:cs="Times New Roman"/>
          <w:sz w:val="24"/>
          <w:szCs w:val="24"/>
          <w:lang w:val="es-CL"/>
        </w:rPr>
        <w:t>es análogo a filtrado colaborativo basado en ítem.</w:t>
      </w:r>
    </w:p>
    <w:p w14:paraId="1EE712C1" w14:textId="544E6D1D" w:rsidR="005C2112" w:rsidRDefault="005C2112" w:rsidP="00FB5B71">
      <w:pPr>
        <w:pStyle w:val="Prrafodelista"/>
        <w:numPr>
          <w:ilvl w:val="0"/>
          <w:numId w:val="10"/>
        </w:numPr>
        <w:spacing w:line="360" w:lineRule="auto"/>
        <w:rPr>
          <w:rFonts w:ascii="Times New Roman" w:hAnsi="Times New Roman" w:cs="Times New Roman"/>
          <w:sz w:val="24"/>
          <w:szCs w:val="24"/>
          <w:lang w:val="es-CL"/>
        </w:rPr>
      </w:pPr>
      <w:r>
        <w:rPr>
          <w:rFonts w:ascii="Times New Roman" w:hAnsi="Times New Roman" w:cs="Times New Roman"/>
          <w:sz w:val="24"/>
          <w:szCs w:val="24"/>
          <w:lang w:val="es-CL"/>
        </w:rPr>
        <w:t>Asignar un valor a todos los usuarios de acuerdo a la similitud con el usuario activo.</w:t>
      </w:r>
      <w:r w:rsidR="00BD5253">
        <w:rPr>
          <w:rFonts w:ascii="Times New Roman" w:hAnsi="Times New Roman" w:cs="Times New Roman"/>
          <w:sz w:val="24"/>
          <w:szCs w:val="24"/>
          <w:lang w:val="es-CL"/>
        </w:rPr>
        <w:t xml:space="preserve"> </w:t>
      </w:r>
    </w:p>
    <w:p w14:paraId="21C739B3" w14:textId="77777777" w:rsidR="005C2112" w:rsidRDefault="005C2112" w:rsidP="00FB5B71">
      <w:pPr>
        <w:pStyle w:val="Prrafodelista"/>
        <w:numPr>
          <w:ilvl w:val="0"/>
          <w:numId w:val="10"/>
        </w:numPr>
        <w:spacing w:line="360" w:lineRule="auto"/>
        <w:rPr>
          <w:rFonts w:ascii="Times New Roman" w:hAnsi="Times New Roman" w:cs="Times New Roman"/>
          <w:sz w:val="24"/>
          <w:szCs w:val="24"/>
          <w:lang w:val="es-CL"/>
        </w:rPr>
      </w:pPr>
      <w:r>
        <w:rPr>
          <w:rFonts w:ascii="Times New Roman" w:hAnsi="Times New Roman" w:cs="Times New Roman"/>
          <w:sz w:val="24"/>
          <w:szCs w:val="24"/>
          <w:lang w:val="es-CL"/>
        </w:rPr>
        <w:t>Seleccionar al grupo de usuarios que poseen la mayor similitud respecto al usuario activo. El grupo de usuarios seleccionados se conoce como vecindario.</w:t>
      </w:r>
    </w:p>
    <w:p w14:paraId="72FD5BB8" w14:textId="77777777" w:rsidR="005C2112" w:rsidRPr="005C2112" w:rsidRDefault="00F61C4C" w:rsidP="00FB5B71">
      <w:pPr>
        <w:pStyle w:val="Prrafodelista"/>
        <w:numPr>
          <w:ilvl w:val="0"/>
          <w:numId w:val="10"/>
        </w:numPr>
        <w:spacing w:line="360" w:lineRule="auto"/>
        <w:rPr>
          <w:rFonts w:ascii="Times New Roman" w:hAnsi="Times New Roman" w:cs="Times New Roman"/>
          <w:sz w:val="24"/>
          <w:szCs w:val="24"/>
          <w:lang w:val="es-CL"/>
        </w:rPr>
      </w:pPr>
      <w:r>
        <w:rPr>
          <w:rFonts w:ascii="Times New Roman" w:hAnsi="Times New Roman" w:cs="Times New Roman"/>
          <w:sz w:val="24"/>
          <w:szCs w:val="24"/>
          <w:lang w:val="es-CL"/>
        </w:rPr>
        <w:t>Realizar la predicción de rating para un ítem de acuerdo a los ratings de los usuarios del vecindario.</w:t>
      </w:r>
    </w:p>
    <w:p w14:paraId="7CB49DEC" w14:textId="77777777" w:rsidR="00E40F10" w:rsidRDefault="001E164E" w:rsidP="00FB5B71">
      <w:pPr>
        <w:spacing w:line="360" w:lineRule="auto"/>
        <w:rPr>
          <w:rFonts w:ascii="Times New Roman" w:hAnsi="Times New Roman" w:cs="Times New Roman"/>
          <w:sz w:val="24"/>
          <w:szCs w:val="24"/>
          <w:lang w:val="es-CL"/>
        </w:rPr>
      </w:pPr>
      <w:r>
        <w:rPr>
          <w:rFonts w:ascii="Times New Roman" w:hAnsi="Times New Roman" w:cs="Times New Roman"/>
          <w:sz w:val="24"/>
          <w:szCs w:val="24"/>
          <w:lang w:val="es-CL"/>
        </w:rPr>
        <w:t>En el primer paso</w:t>
      </w:r>
      <w:r w:rsidR="004C16B5">
        <w:rPr>
          <w:rFonts w:ascii="Times New Roman" w:hAnsi="Times New Roman" w:cs="Times New Roman"/>
          <w:sz w:val="24"/>
          <w:szCs w:val="24"/>
          <w:lang w:val="es-CL"/>
        </w:rPr>
        <w:t>,</w:t>
      </w:r>
      <w:r w:rsidR="00E40F10">
        <w:rPr>
          <w:rFonts w:ascii="Times New Roman" w:hAnsi="Times New Roman" w:cs="Times New Roman"/>
          <w:sz w:val="24"/>
          <w:szCs w:val="24"/>
          <w:lang w:val="es-CL"/>
        </w:rPr>
        <w:t xml:space="preserve"> para </w:t>
      </w:r>
      <w:r w:rsidR="009F07E7">
        <w:rPr>
          <w:rFonts w:ascii="Times New Roman" w:hAnsi="Times New Roman" w:cs="Times New Roman"/>
          <w:sz w:val="24"/>
          <w:szCs w:val="24"/>
          <w:lang w:val="es-CL"/>
        </w:rPr>
        <w:t>calcular la similitud entre usuarios o ítems se puede hacer de diferentes maneras</w:t>
      </w:r>
      <w:r w:rsidR="00E40F10">
        <w:rPr>
          <w:rFonts w:ascii="Times New Roman" w:hAnsi="Times New Roman" w:cs="Times New Roman"/>
          <w:sz w:val="24"/>
          <w:szCs w:val="24"/>
          <w:lang w:val="es-CL"/>
        </w:rPr>
        <w:t>. A continuación se mencionan medidas de similitud utilizadas en sistemas de recomendación:</w:t>
      </w:r>
    </w:p>
    <w:p w14:paraId="381B5F25" w14:textId="31A6F952" w:rsidR="00E400E6" w:rsidRDefault="00C70173" w:rsidP="00FB5B71">
      <w:pPr>
        <w:pStyle w:val="Prrafodelista"/>
        <w:numPr>
          <w:ilvl w:val="0"/>
          <w:numId w:val="9"/>
        </w:numPr>
        <w:spacing w:line="360" w:lineRule="auto"/>
        <w:rPr>
          <w:rFonts w:ascii="Times New Roman" w:hAnsi="Times New Roman" w:cs="Times New Roman"/>
          <w:sz w:val="24"/>
          <w:szCs w:val="24"/>
          <w:lang w:val="es-CL"/>
        </w:rPr>
      </w:pPr>
      <w:r w:rsidRPr="00FD6638">
        <w:rPr>
          <w:rFonts w:ascii="Times New Roman" w:hAnsi="Times New Roman" w:cs="Times New Roman"/>
          <w:b/>
          <w:sz w:val="24"/>
          <w:szCs w:val="24"/>
          <w:lang w:val="es-CL"/>
        </w:rPr>
        <w:t>Coeficiente de Correlación de Pearson:</w:t>
      </w:r>
      <w:r w:rsidR="00297827">
        <w:rPr>
          <w:rFonts w:ascii="Times New Roman" w:hAnsi="Times New Roman" w:cs="Times New Roman"/>
          <w:sz w:val="24"/>
          <w:szCs w:val="24"/>
          <w:lang w:val="es-CL"/>
        </w:rPr>
        <w:t xml:space="preserve"> </w:t>
      </w:r>
      <w:r w:rsidR="00455D12">
        <w:rPr>
          <w:rFonts w:ascii="Times New Roman" w:hAnsi="Times New Roman" w:cs="Times New Roman"/>
          <w:sz w:val="24"/>
          <w:szCs w:val="24"/>
          <w:lang w:val="es-CL"/>
        </w:rPr>
        <w:t xml:space="preserve">Es una de las medidas de similitud más utilizadas en los sistemas de recomendación </w:t>
      </w:r>
      <w:r w:rsidR="009F07E7">
        <w:rPr>
          <w:rFonts w:ascii="Times New Roman" w:hAnsi="Times New Roman" w:cs="Times New Roman"/>
          <w:sz w:val="24"/>
          <w:szCs w:val="24"/>
          <w:lang w:val="es-CL"/>
        </w:rPr>
        <w:fldChar w:fldCharType="begin" w:fldLock="1"/>
      </w:r>
      <w:r w:rsidR="004726F3">
        <w:rPr>
          <w:rFonts w:ascii="Times New Roman" w:hAnsi="Times New Roman" w:cs="Times New Roman"/>
          <w:sz w:val="24"/>
          <w:szCs w:val="24"/>
          <w:lang w:val="es-CL"/>
        </w:rPr>
        <w:instrText>ADDIN CSL_CITATION { "citationItems" : [ { "id" : "ITEM-1", "itemData" : { "DOI" : "10.1007/978-0-387-30164-8_705", "author" : [ { "dropping-particle" : "", "family" : "Buhmann", "given" : "M. D.", "non-dropping-particle" : "", "parse-names" : false, "suffix" : "" }, { "dropping-particle" : "", "family" : "Melville", "given" : "Prem", "non-dropping-particle" : "", "parse-names" : false, "suffix" : "" }, { "dropping-particle" : "", "family" : "Sindhwani", "given" : "Vikas", "non-dropping-particle" : "", "parse-names" : false, "suffix" : "" }, { "dropping-particle" : "", "family" : "Quadrianto", "given" : "Novi", "non-dropping-particle" : "", "parse-names" : false, "suffix" : "" }, { "dropping-particle" : "", "family" : "Buntine", "given" : "Wray L.", "non-dropping-particle" : "", "parse-names" : false, "suffix" : "" }, { "dropping-particle" : "", "family" : "Torgo", "given" : "Lu\u00eds", "non-dropping-particle" : "", "parse-names" : false, "suffix" : "" }, { "dropping-particle" : "", "family" : "Zhang", "given" : "Xinhua", "non-dropping-particle" : "", "parse-names" : false, "suffix" : "" }, { "dropping-particle" : "", "family" : "Stone", "given" : "Peter", "non-dropping-particle" : "", "parse-names" : false, "suffix" : "" }, { "dropping-particle" : "", "family" : "Struyf", "given" : "Jan", "non-dropping-particle" : "", "parse-names" : false, "suffix" : "" }, { "dropping-particle" : "", "family" : "Blockeel", "given" : "Hendrik", "non-dropping-particle" : "", "parse-names" : false, "suffix" : "" }, { "dropping-particle" : "", "family" : "Driessens", "given" : "Kurt", "non-dropping-particle" : "", "parse-names" : false, "suffix" : "" }, { "dropping-particle" : "", "family" : "Miikkulainen", "given" : "Risto", "non-dropping-particle" : "", "parse-names" : false, "suffix" : "" }, { "dropping-particle" : "", "family" : "Wiewiora", "given" : "Eric", "non-dropping-particle" : "", "parse-names" : false, "suffix" : "" }, { "dropping-particle" : "", "family" : "Peters", "given" : "Jan", "non-dropping-particle" : "", "parse-names" : false, "suffix" : "" }, { "dropping-particle" : "", "family" : "Tedrake", "given" : "Russ", "non-dropping-particle" : "", "parse-names" : false, "suffix" : "" }, { "dropping-particle" : "", "family" : "Roy", "given" : "Nicholas", "non-dropping-particle" : "", "parse-names" : false, "suffix" : "" }, { "dropping-particle" : "", "family" : "Morimoto", "given" : "Jun", "non-dropping-particle" : "", "parse-names" : false, "suffix" : "" }, { "dropping-particle" : "", "family" : "Flach", "given" : "Peter A.", "non-dropping-particle" : "", "parse-names" : false, "suffix" : "" }, { "dropping-particle" : "", "family" : "F\u00fcrnkranz", "given" : "Johannes", "non-dropping-particle" : "", "parse-names" : false, "suffix" : "" } ], "container-title" : "Encyclopedia of Machine Learning", "id" : "ITEM-1", "issued" : { "date-parts" : [ [ "2011" ] ] }, "page" : "829-838", "publisher" : "Springer US", "publisher-place" : "Boston, MA", "title" : "Recommender Systems", "type" : "chapter" }, "uris" : [ "http://www.mendeley.com/documents/?uuid=0b0bc90b-5fc0-3daa-ad13-b6dcc9ba8c94" ] } ], "mendeley" : { "formattedCitation" : "(Buhmann et al., 2011)", "plainTextFormattedCitation" : "(Buhmann et al., 2011)", "previouslyFormattedCitation" : "(Buhmann et al., 2011)" }, "properties" : { "noteIndex" : 0 }, "schema" : "https://github.com/citation-style-language/schema/raw/master/csl-citation.json" }</w:instrText>
      </w:r>
      <w:r w:rsidR="009F07E7">
        <w:rPr>
          <w:rFonts w:ascii="Times New Roman" w:hAnsi="Times New Roman" w:cs="Times New Roman"/>
          <w:sz w:val="24"/>
          <w:szCs w:val="24"/>
          <w:lang w:val="es-CL"/>
        </w:rPr>
        <w:fldChar w:fldCharType="separate"/>
      </w:r>
      <w:r w:rsidR="009F07E7" w:rsidRPr="009F07E7">
        <w:rPr>
          <w:rFonts w:ascii="Times New Roman" w:hAnsi="Times New Roman" w:cs="Times New Roman"/>
          <w:noProof/>
          <w:sz w:val="24"/>
          <w:szCs w:val="24"/>
          <w:lang w:val="es-CL"/>
        </w:rPr>
        <w:t>(Buhmann et al., 2011)</w:t>
      </w:r>
      <w:r w:rsidR="009F07E7">
        <w:rPr>
          <w:rFonts w:ascii="Times New Roman" w:hAnsi="Times New Roman" w:cs="Times New Roman"/>
          <w:sz w:val="24"/>
          <w:szCs w:val="24"/>
          <w:lang w:val="es-CL"/>
        </w:rPr>
        <w:fldChar w:fldCharType="end"/>
      </w:r>
      <w:r w:rsidR="00455D12">
        <w:rPr>
          <w:rFonts w:ascii="Times New Roman" w:hAnsi="Times New Roman" w:cs="Times New Roman"/>
          <w:sz w:val="24"/>
          <w:szCs w:val="24"/>
          <w:lang w:val="es-CL"/>
        </w:rPr>
        <w:t xml:space="preserve">. </w:t>
      </w:r>
      <w:r w:rsidR="00297827">
        <w:rPr>
          <w:rFonts w:ascii="Times New Roman" w:hAnsi="Times New Roman" w:cs="Times New Roman"/>
          <w:sz w:val="24"/>
          <w:szCs w:val="24"/>
          <w:lang w:val="es-CL"/>
        </w:rPr>
        <w:t xml:space="preserve">Esta medida calcula el grado de relación </w:t>
      </w:r>
      <w:r w:rsidR="00642EC6">
        <w:rPr>
          <w:rFonts w:ascii="Times New Roman" w:hAnsi="Times New Roman" w:cs="Times New Roman"/>
          <w:sz w:val="24"/>
          <w:szCs w:val="24"/>
          <w:lang w:val="es-CL"/>
        </w:rPr>
        <w:t xml:space="preserve">lineal </w:t>
      </w:r>
      <w:r w:rsidR="00393F38">
        <w:rPr>
          <w:rFonts w:ascii="Times New Roman" w:hAnsi="Times New Roman" w:cs="Times New Roman"/>
          <w:sz w:val="24"/>
          <w:szCs w:val="24"/>
          <w:lang w:val="es-CL"/>
        </w:rPr>
        <w:t xml:space="preserve">entre </w:t>
      </w:r>
      <w:r w:rsidR="00297827">
        <w:rPr>
          <w:rFonts w:ascii="Times New Roman" w:hAnsi="Times New Roman" w:cs="Times New Roman"/>
          <w:sz w:val="24"/>
          <w:szCs w:val="24"/>
          <w:lang w:val="es-CL"/>
        </w:rPr>
        <w:t>dos variables</w:t>
      </w:r>
      <w:r w:rsidR="00393F38">
        <w:rPr>
          <w:rFonts w:ascii="Times New Roman" w:hAnsi="Times New Roman" w:cs="Times New Roman"/>
          <w:sz w:val="24"/>
          <w:szCs w:val="24"/>
          <w:lang w:val="es-CL"/>
        </w:rPr>
        <w:t xml:space="preserve"> y es medida entre los valores de -1 y 1. Un coeficiente de correlación de Pearson de 1 indica el mayor grado de similitud</w:t>
      </w:r>
      <w:r w:rsidR="001C5963">
        <w:rPr>
          <w:rFonts w:ascii="Times New Roman" w:hAnsi="Times New Roman" w:cs="Times New Roman"/>
          <w:sz w:val="24"/>
          <w:szCs w:val="24"/>
          <w:lang w:val="es-CL"/>
        </w:rPr>
        <w:t xml:space="preserve">, es decir, las variables están </w:t>
      </w:r>
      <w:r w:rsidR="009037CA">
        <w:rPr>
          <w:rFonts w:ascii="Times New Roman" w:hAnsi="Times New Roman" w:cs="Times New Roman"/>
          <w:sz w:val="24"/>
          <w:szCs w:val="24"/>
          <w:lang w:val="es-CL"/>
        </w:rPr>
        <w:t xml:space="preserve">perfectamente </w:t>
      </w:r>
      <w:r w:rsidR="004C6D99">
        <w:rPr>
          <w:rFonts w:ascii="Times New Roman" w:hAnsi="Times New Roman" w:cs="Times New Roman"/>
          <w:sz w:val="24"/>
          <w:szCs w:val="24"/>
          <w:lang w:val="es-CL"/>
        </w:rPr>
        <w:t>cor</w:t>
      </w:r>
      <w:r w:rsidR="001C5963">
        <w:rPr>
          <w:rFonts w:ascii="Times New Roman" w:hAnsi="Times New Roman" w:cs="Times New Roman"/>
          <w:sz w:val="24"/>
          <w:szCs w:val="24"/>
          <w:lang w:val="es-CL"/>
        </w:rPr>
        <w:t>relacionadas</w:t>
      </w:r>
      <w:r w:rsidR="00642EC6">
        <w:rPr>
          <w:rFonts w:ascii="Times New Roman" w:hAnsi="Times New Roman" w:cs="Times New Roman"/>
          <w:sz w:val="24"/>
          <w:szCs w:val="24"/>
          <w:lang w:val="es-CL"/>
        </w:rPr>
        <w:t>, de manera proporcional</w:t>
      </w:r>
      <w:r w:rsidR="001C5963">
        <w:rPr>
          <w:rFonts w:ascii="Times New Roman" w:hAnsi="Times New Roman" w:cs="Times New Roman"/>
          <w:sz w:val="24"/>
          <w:szCs w:val="24"/>
          <w:lang w:val="es-CL"/>
        </w:rPr>
        <w:t>.</w:t>
      </w:r>
      <w:r w:rsidR="00393F38">
        <w:rPr>
          <w:rFonts w:ascii="Times New Roman" w:hAnsi="Times New Roman" w:cs="Times New Roman"/>
          <w:sz w:val="24"/>
          <w:szCs w:val="24"/>
          <w:lang w:val="es-CL"/>
        </w:rPr>
        <w:t xml:space="preserve"> </w:t>
      </w:r>
      <w:r w:rsidR="001C5963">
        <w:rPr>
          <w:rFonts w:ascii="Times New Roman" w:hAnsi="Times New Roman" w:cs="Times New Roman"/>
          <w:sz w:val="24"/>
          <w:szCs w:val="24"/>
          <w:lang w:val="es-CL"/>
        </w:rPr>
        <w:t>P</w:t>
      </w:r>
      <w:r w:rsidR="00393F38">
        <w:rPr>
          <w:rFonts w:ascii="Times New Roman" w:hAnsi="Times New Roman" w:cs="Times New Roman"/>
          <w:sz w:val="24"/>
          <w:szCs w:val="24"/>
          <w:lang w:val="es-CL"/>
        </w:rPr>
        <w:t xml:space="preserve">or otro lado, el valor de -1 indica que existe </w:t>
      </w:r>
      <w:r w:rsidR="00642EC6">
        <w:rPr>
          <w:rFonts w:ascii="Times New Roman" w:hAnsi="Times New Roman" w:cs="Times New Roman"/>
          <w:sz w:val="24"/>
          <w:szCs w:val="24"/>
          <w:lang w:val="es-CL"/>
        </w:rPr>
        <w:t xml:space="preserve">una </w:t>
      </w:r>
      <w:r w:rsidR="00393F38">
        <w:rPr>
          <w:rFonts w:ascii="Times New Roman" w:hAnsi="Times New Roman" w:cs="Times New Roman"/>
          <w:sz w:val="24"/>
          <w:szCs w:val="24"/>
          <w:lang w:val="es-CL"/>
        </w:rPr>
        <w:t xml:space="preserve">relación </w:t>
      </w:r>
      <w:r w:rsidR="00642EC6">
        <w:rPr>
          <w:rFonts w:ascii="Times New Roman" w:hAnsi="Times New Roman" w:cs="Times New Roman"/>
          <w:sz w:val="24"/>
          <w:szCs w:val="24"/>
          <w:lang w:val="es-CL"/>
        </w:rPr>
        <w:t>inversamente proporcional pe</w:t>
      </w:r>
      <w:r w:rsidR="001A57F9">
        <w:rPr>
          <w:rFonts w:ascii="Times New Roman" w:hAnsi="Times New Roman" w:cs="Times New Roman"/>
          <w:sz w:val="24"/>
          <w:szCs w:val="24"/>
          <w:lang w:val="es-CL"/>
        </w:rPr>
        <w:t>r</w:t>
      </w:r>
      <w:r w:rsidR="00642EC6">
        <w:rPr>
          <w:rFonts w:ascii="Times New Roman" w:hAnsi="Times New Roman" w:cs="Times New Roman"/>
          <w:sz w:val="24"/>
          <w:szCs w:val="24"/>
          <w:lang w:val="es-CL"/>
        </w:rPr>
        <w:t xml:space="preserve">fecta </w:t>
      </w:r>
      <w:r w:rsidR="00393F38">
        <w:rPr>
          <w:rFonts w:ascii="Times New Roman" w:hAnsi="Times New Roman" w:cs="Times New Roman"/>
          <w:sz w:val="24"/>
          <w:szCs w:val="24"/>
          <w:lang w:val="es-CL"/>
        </w:rPr>
        <w:t>entre las variables.</w:t>
      </w:r>
      <w:r w:rsidR="00642EC6">
        <w:rPr>
          <w:rFonts w:ascii="Times New Roman" w:hAnsi="Times New Roman" w:cs="Times New Roman"/>
          <w:sz w:val="24"/>
          <w:szCs w:val="24"/>
          <w:lang w:val="es-CL"/>
        </w:rPr>
        <w:t xml:space="preserve"> El valor 0 indica que no existe relación </w:t>
      </w:r>
      <w:r w:rsidR="004C6D99">
        <w:rPr>
          <w:rFonts w:ascii="Times New Roman" w:hAnsi="Times New Roman" w:cs="Times New Roman"/>
          <w:sz w:val="24"/>
          <w:szCs w:val="24"/>
          <w:lang w:val="es-CL"/>
        </w:rPr>
        <w:t xml:space="preserve">lineal </w:t>
      </w:r>
      <w:r w:rsidR="00642EC6">
        <w:rPr>
          <w:rFonts w:ascii="Times New Roman" w:hAnsi="Times New Roman" w:cs="Times New Roman"/>
          <w:sz w:val="24"/>
          <w:szCs w:val="24"/>
          <w:lang w:val="es-CL"/>
        </w:rPr>
        <w:t>entre las variables.</w:t>
      </w:r>
      <w:r w:rsidR="00415378">
        <w:rPr>
          <w:rFonts w:ascii="Times New Roman" w:hAnsi="Times New Roman" w:cs="Times New Roman"/>
          <w:sz w:val="24"/>
          <w:szCs w:val="24"/>
          <w:lang w:val="es-CL"/>
        </w:rPr>
        <w:t xml:space="preserve"> En la</w:t>
      </w:r>
      <w:r w:rsidR="00415378" w:rsidRPr="00415378">
        <w:rPr>
          <w:rFonts w:ascii="Times New Roman" w:hAnsi="Times New Roman" w:cs="Times New Roman"/>
          <w:sz w:val="24"/>
          <w:szCs w:val="24"/>
          <w:lang w:val="es-CL"/>
        </w:rPr>
        <w:t xml:space="preserve"> </w:t>
      </w:r>
      <w:r w:rsidR="00415378" w:rsidRPr="00415378">
        <w:rPr>
          <w:rFonts w:ascii="Times New Roman" w:hAnsi="Times New Roman" w:cs="Times New Roman"/>
          <w:sz w:val="24"/>
          <w:szCs w:val="24"/>
          <w:lang w:val="es-CL"/>
        </w:rPr>
        <w:fldChar w:fldCharType="begin"/>
      </w:r>
      <w:r w:rsidR="00415378" w:rsidRPr="00415378">
        <w:rPr>
          <w:rFonts w:ascii="Times New Roman" w:hAnsi="Times New Roman" w:cs="Times New Roman"/>
          <w:sz w:val="24"/>
          <w:szCs w:val="24"/>
          <w:lang w:val="es-CL"/>
        </w:rPr>
        <w:instrText xml:space="preserve"> REF _Ref510435842 \h  \* MERGEFORMAT </w:instrText>
      </w:r>
      <w:r w:rsidR="00415378" w:rsidRPr="00415378">
        <w:rPr>
          <w:rFonts w:ascii="Times New Roman" w:hAnsi="Times New Roman" w:cs="Times New Roman"/>
          <w:sz w:val="24"/>
          <w:szCs w:val="24"/>
          <w:lang w:val="es-CL"/>
        </w:rPr>
      </w:r>
      <w:r w:rsidR="00415378" w:rsidRPr="00415378">
        <w:rPr>
          <w:rFonts w:ascii="Times New Roman" w:hAnsi="Times New Roman" w:cs="Times New Roman"/>
          <w:sz w:val="24"/>
          <w:szCs w:val="24"/>
          <w:lang w:val="es-CL"/>
        </w:rPr>
        <w:fldChar w:fldCharType="separate"/>
      </w:r>
      <w:r w:rsidR="00415378" w:rsidRPr="00415378">
        <w:rPr>
          <w:rFonts w:ascii="Times New Roman" w:hAnsi="Times New Roman" w:cs="Times New Roman"/>
          <w:sz w:val="24"/>
        </w:rPr>
        <w:t xml:space="preserve">Formula </w:t>
      </w:r>
      <w:r w:rsidR="00415378" w:rsidRPr="00415378">
        <w:rPr>
          <w:rFonts w:ascii="Times New Roman" w:hAnsi="Times New Roman" w:cs="Times New Roman"/>
          <w:noProof/>
          <w:sz w:val="24"/>
        </w:rPr>
        <w:t>5</w:t>
      </w:r>
      <w:r w:rsidR="00415378" w:rsidRPr="00415378">
        <w:rPr>
          <w:rFonts w:ascii="Times New Roman" w:hAnsi="Times New Roman" w:cs="Times New Roman"/>
          <w:sz w:val="24"/>
          <w:szCs w:val="24"/>
          <w:lang w:val="es-CL"/>
        </w:rPr>
        <w:fldChar w:fldCharType="end"/>
      </w:r>
      <w:r w:rsidR="003A068E">
        <w:rPr>
          <w:rFonts w:ascii="Times New Roman" w:hAnsi="Times New Roman" w:cs="Times New Roman"/>
          <w:sz w:val="24"/>
          <w:szCs w:val="24"/>
          <w:lang w:val="es-CL"/>
        </w:rPr>
        <w:t xml:space="preserve"> se presenta como se calcula el coeficiente de correlación de Pearson, donde </w:t>
      </w:r>
      <w:r w:rsidR="003A068E" w:rsidRPr="00C843F9">
        <w:rPr>
          <w:rFonts w:ascii="Times New Roman" w:hAnsi="Times New Roman" w:cs="Times New Roman"/>
          <w:i/>
          <w:sz w:val="24"/>
          <w:szCs w:val="24"/>
          <w:lang w:val="es-CL"/>
        </w:rPr>
        <w:t>“u”</w:t>
      </w:r>
      <w:r w:rsidR="003A068E" w:rsidRPr="00C843F9">
        <w:rPr>
          <w:rFonts w:ascii="Times New Roman" w:hAnsi="Times New Roman" w:cs="Times New Roman"/>
          <w:szCs w:val="24"/>
          <w:lang w:val="es-CL"/>
        </w:rPr>
        <w:t xml:space="preserve"> </w:t>
      </w:r>
      <w:r w:rsidR="003A068E" w:rsidRPr="00C843F9">
        <w:rPr>
          <w:rFonts w:ascii="Times New Roman" w:hAnsi="Times New Roman" w:cs="Times New Roman"/>
          <w:sz w:val="24"/>
          <w:szCs w:val="24"/>
          <w:lang w:val="es-CL"/>
        </w:rPr>
        <w:t xml:space="preserve">y </w:t>
      </w:r>
      <w:r w:rsidR="003A068E" w:rsidRPr="00C843F9">
        <w:rPr>
          <w:rFonts w:ascii="Times New Roman" w:hAnsi="Times New Roman" w:cs="Times New Roman"/>
          <w:i/>
          <w:sz w:val="24"/>
          <w:szCs w:val="24"/>
          <w:lang w:val="es-CL"/>
        </w:rPr>
        <w:t>“v”</w:t>
      </w:r>
      <w:r w:rsidR="003A068E" w:rsidRPr="0064660F">
        <w:rPr>
          <w:rFonts w:ascii="Cambria Math" w:hAnsi="Cambria Math" w:cs="Times New Roman"/>
          <w:szCs w:val="24"/>
          <w:lang w:val="es-CL"/>
        </w:rPr>
        <w:t xml:space="preserve"> </w:t>
      </w:r>
      <w:r w:rsidR="0064660F" w:rsidRPr="0064660F">
        <w:rPr>
          <w:rFonts w:ascii="Times New Roman" w:hAnsi="Times New Roman" w:cs="Times New Roman"/>
          <w:sz w:val="24"/>
          <w:szCs w:val="24"/>
          <w:lang w:val="es-CL"/>
        </w:rPr>
        <w:t xml:space="preserve"> </w:t>
      </w:r>
      <w:r w:rsidR="003A068E" w:rsidRPr="003A068E">
        <w:rPr>
          <w:rFonts w:ascii="Times New Roman" w:hAnsi="Times New Roman" w:cs="Times New Roman"/>
          <w:sz w:val="24"/>
          <w:szCs w:val="24"/>
          <w:lang w:val="es-CL"/>
        </w:rPr>
        <w:t>representan dos usuarios diferentes,</w:t>
      </w:r>
      <w:r w:rsidR="003A068E">
        <w:rPr>
          <w:rFonts w:ascii="Cambria Math" w:hAnsi="Cambria Math" w:cs="Times New Roman"/>
          <w:sz w:val="24"/>
          <w:szCs w:val="24"/>
          <w:lang w:val="es-CL"/>
        </w:rPr>
        <w:t xml:space="preserve">  </w:t>
      </w:r>
      <m:oMath>
        <m:sSub>
          <m:sSubPr>
            <m:ctrlPr>
              <w:rPr>
                <w:rFonts w:ascii="Cambria Math" w:hAnsi="Cambria Math" w:cs="Times New Roman"/>
                <w:i/>
                <w:sz w:val="28"/>
                <w:szCs w:val="24"/>
                <w:lang w:val="es-CL"/>
              </w:rPr>
            </m:ctrlPr>
          </m:sSubPr>
          <m:e>
            <m:r>
              <w:rPr>
                <w:rFonts w:ascii="Cambria Math" w:hAnsi="Cambria Math" w:cs="Times New Roman"/>
                <w:sz w:val="28"/>
                <w:szCs w:val="24"/>
                <w:lang w:val="es-CL"/>
              </w:rPr>
              <m:t>I</m:t>
            </m:r>
          </m:e>
          <m:sub>
            <m:r>
              <w:rPr>
                <w:rFonts w:ascii="Cambria Math" w:hAnsi="Cambria Math" w:cs="Times New Roman"/>
                <w:sz w:val="28"/>
                <w:szCs w:val="24"/>
                <w:lang w:val="es-CL"/>
              </w:rPr>
              <m:t>u</m:t>
            </m:r>
          </m:sub>
        </m:sSub>
      </m:oMath>
      <w:r w:rsidR="003A068E">
        <w:rPr>
          <w:rFonts w:ascii="Cambria Math" w:eastAsiaTheme="minorEastAsia" w:hAnsi="Cambria Math" w:cs="Times New Roman"/>
          <w:sz w:val="24"/>
          <w:szCs w:val="24"/>
          <w:lang w:val="es-CL"/>
        </w:rPr>
        <w:t xml:space="preserve"> </w:t>
      </w:r>
      <w:r w:rsidR="003A068E">
        <w:rPr>
          <w:rFonts w:ascii="Times New Roman" w:hAnsi="Times New Roman" w:cs="Times New Roman"/>
          <w:sz w:val="24"/>
          <w:szCs w:val="24"/>
          <w:lang w:val="es-CL"/>
        </w:rPr>
        <w:t>y</w:t>
      </w:r>
      <w:r w:rsidR="003A068E">
        <w:rPr>
          <w:rFonts w:ascii="Cambria Math" w:hAnsi="Cambria Math" w:cs="Times New Roman"/>
          <w:sz w:val="24"/>
          <w:szCs w:val="24"/>
          <w:lang w:val="es-CL"/>
        </w:rPr>
        <w:t xml:space="preserve"> </w:t>
      </w:r>
      <m:oMath>
        <m:sSub>
          <m:sSubPr>
            <m:ctrlPr>
              <w:rPr>
                <w:rFonts w:ascii="Cambria Math" w:hAnsi="Cambria Math" w:cs="Times New Roman"/>
                <w:i/>
                <w:sz w:val="28"/>
                <w:szCs w:val="24"/>
                <w:lang w:val="es-CL"/>
              </w:rPr>
            </m:ctrlPr>
          </m:sSubPr>
          <m:e>
            <m:r>
              <w:rPr>
                <w:rFonts w:ascii="Cambria Math" w:hAnsi="Cambria Math" w:cs="Times New Roman"/>
                <w:sz w:val="28"/>
                <w:szCs w:val="24"/>
                <w:lang w:val="es-CL"/>
              </w:rPr>
              <m:t>I</m:t>
            </m:r>
          </m:e>
          <m:sub>
            <m:r>
              <w:rPr>
                <w:rFonts w:ascii="Cambria Math" w:hAnsi="Cambria Math" w:cs="Times New Roman"/>
                <w:sz w:val="28"/>
                <w:szCs w:val="24"/>
                <w:lang w:val="es-CL"/>
              </w:rPr>
              <m:t>v</m:t>
            </m:r>
          </m:sub>
        </m:sSub>
      </m:oMath>
      <w:r w:rsidR="003A068E">
        <w:rPr>
          <w:rFonts w:ascii="Cambria Math" w:eastAsiaTheme="minorEastAsia" w:hAnsi="Cambria Math" w:cs="Times New Roman"/>
          <w:sz w:val="28"/>
          <w:szCs w:val="24"/>
          <w:lang w:val="es-CL"/>
        </w:rPr>
        <w:t xml:space="preserve"> </w:t>
      </w:r>
      <w:r w:rsidR="0064660F" w:rsidRPr="0064660F">
        <w:rPr>
          <w:rFonts w:ascii="Times New Roman" w:hAnsi="Times New Roman" w:cs="Times New Roman"/>
          <w:sz w:val="24"/>
          <w:szCs w:val="24"/>
          <w:lang w:val="es-CL"/>
        </w:rPr>
        <w:t xml:space="preserve">son los ítems </w:t>
      </w:r>
      <w:r w:rsidR="001A57F9">
        <w:rPr>
          <w:rFonts w:ascii="Times New Roman" w:hAnsi="Times New Roman" w:cs="Times New Roman"/>
          <w:sz w:val="24"/>
          <w:szCs w:val="24"/>
          <w:lang w:val="es-CL"/>
        </w:rPr>
        <w:t xml:space="preserve">a los </w:t>
      </w:r>
      <w:r w:rsidR="0064660F" w:rsidRPr="0064660F">
        <w:rPr>
          <w:rFonts w:ascii="Times New Roman" w:hAnsi="Times New Roman" w:cs="Times New Roman"/>
          <w:sz w:val="24"/>
          <w:szCs w:val="24"/>
          <w:lang w:val="es-CL"/>
        </w:rPr>
        <w:t xml:space="preserve">que los usuarios </w:t>
      </w:r>
      <w:r w:rsidR="0064660F" w:rsidRPr="00C843F9">
        <w:rPr>
          <w:rFonts w:ascii="Times New Roman" w:hAnsi="Times New Roman" w:cs="Times New Roman"/>
          <w:i/>
          <w:sz w:val="24"/>
          <w:szCs w:val="24"/>
          <w:lang w:val="es-CL"/>
        </w:rPr>
        <w:t>“u”</w:t>
      </w:r>
      <w:r w:rsidR="0064660F" w:rsidRPr="00C843F9">
        <w:rPr>
          <w:rFonts w:ascii="Times New Roman" w:hAnsi="Times New Roman" w:cs="Times New Roman"/>
          <w:szCs w:val="24"/>
          <w:lang w:val="es-CL"/>
        </w:rPr>
        <w:t xml:space="preserve"> </w:t>
      </w:r>
      <w:r w:rsidR="0064660F" w:rsidRPr="00C843F9">
        <w:rPr>
          <w:rFonts w:ascii="Times New Roman" w:hAnsi="Times New Roman" w:cs="Times New Roman"/>
          <w:sz w:val="24"/>
          <w:szCs w:val="24"/>
          <w:lang w:val="es-CL"/>
        </w:rPr>
        <w:t xml:space="preserve">y </w:t>
      </w:r>
      <w:r w:rsidR="0064660F" w:rsidRPr="00C843F9">
        <w:rPr>
          <w:rFonts w:ascii="Times New Roman" w:hAnsi="Times New Roman" w:cs="Times New Roman"/>
          <w:i/>
          <w:sz w:val="24"/>
          <w:szCs w:val="24"/>
          <w:lang w:val="es-CL"/>
        </w:rPr>
        <w:t>“v”</w:t>
      </w:r>
      <w:r w:rsidR="0064660F" w:rsidRPr="0064660F">
        <w:rPr>
          <w:rFonts w:ascii="Times New Roman" w:hAnsi="Times New Roman" w:cs="Times New Roman"/>
          <w:szCs w:val="24"/>
          <w:lang w:val="es-CL"/>
        </w:rPr>
        <w:t xml:space="preserve"> </w:t>
      </w:r>
      <w:r w:rsidR="0064660F" w:rsidRPr="0064660F">
        <w:rPr>
          <w:rFonts w:ascii="Times New Roman" w:hAnsi="Times New Roman" w:cs="Times New Roman"/>
          <w:sz w:val="24"/>
          <w:szCs w:val="24"/>
          <w:lang w:val="es-CL"/>
        </w:rPr>
        <w:t xml:space="preserve">han </w:t>
      </w:r>
      <w:r w:rsidR="0064660F" w:rsidRPr="0064660F">
        <w:rPr>
          <w:rFonts w:ascii="Times New Roman" w:hAnsi="Times New Roman" w:cs="Times New Roman"/>
          <w:sz w:val="24"/>
          <w:szCs w:val="24"/>
          <w:lang w:val="es-CL"/>
        </w:rPr>
        <w:lastRenderedPageBreak/>
        <w:t>otorgado un rating,</w:t>
      </w:r>
      <w:r w:rsidR="0064660F">
        <w:rPr>
          <w:rFonts w:ascii="Cambria Math" w:eastAsiaTheme="minorEastAsia" w:hAnsi="Cambria Math" w:cs="Times New Roman"/>
          <w:sz w:val="28"/>
          <w:szCs w:val="24"/>
          <w:lang w:val="es-CL"/>
        </w:rPr>
        <w:t xml:space="preserve"> </w:t>
      </w:r>
      <m:oMath>
        <m:sSub>
          <m:sSubPr>
            <m:ctrlPr>
              <w:rPr>
                <w:rFonts w:ascii="Cambria Math" w:hAnsi="Cambria Math" w:cs="Times New Roman"/>
                <w:i/>
                <w:sz w:val="28"/>
                <w:szCs w:val="24"/>
                <w:lang w:val="es-CL"/>
              </w:rPr>
            </m:ctrlPr>
          </m:sSubPr>
          <m:e>
            <m:r>
              <w:rPr>
                <w:rFonts w:ascii="Cambria Math" w:hAnsi="Cambria Math" w:cs="Times New Roman"/>
                <w:sz w:val="28"/>
                <w:szCs w:val="24"/>
                <w:lang w:val="es-CL"/>
              </w:rPr>
              <m:t>p</m:t>
            </m:r>
          </m:e>
          <m:sub>
            <m:r>
              <w:rPr>
                <w:rFonts w:ascii="Cambria Math" w:hAnsi="Cambria Math" w:cs="Times New Roman"/>
                <w:sz w:val="28"/>
                <w:szCs w:val="24"/>
                <w:lang w:val="es-CL"/>
              </w:rPr>
              <m:t>ui</m:t>
            </m:r>
          </m:sub>
        </m:sSub>
      </m:oMath>
      <w:r w:rsidR="0064660F">
        <w:rPr>
          <w:rFonts w:ascii="Cambria Math" w:eastAsiaTheme="minorEastAsia" w:hAnsi="Cambria Math" w:cs="Times New Roman"/>
          <w:sz w:val="28"/>
          <w:szCs w:val="24"/>
          <w:lang w:val="es-CL"/>
        </w:rPr>
        <w:t xml:space="preserve"> </w:t>
      </w:r>
      <w:r w:rsidR="0064660F" w:rsidRPr="0064660F">
        <w:rPr>
          <w:rFonts w:ascii="Times New Roman" w:hAnsi="Times New Roman" w:cs="Times New Roman"/>
          <w:sz w:val="24"/>
          <w:szCs w:val="24"/>
          <w:lang w:val="es-CL"/>
        </w:rPr>
        <w:t xml:space="preserve">es el rating </w:t>
      </w:r>
      <w:r w:rsidR="0064660F">
        <w:rPr>
          <w:rFonts w:ascii="Times New Roman" w:hAnsi="Times New Roman" w:cs="Times New Roman"/>
          <w:sz w:val="24"/>
          <w:szCs w:val="24"/>
          <w:lang w:val="es-CL"/>
        </w:rPr>
        <w:t xml:space="preserve">del usuario </w:t>
      </w:r>
      <w:r w:rsidR="0064660F" w:rsidRPr="00C843F9">
        <w:rPr>
          <w:rFonts w:ascii="Times New Roman" w:hAnsi="Times New Roman" w:cs="Times New Roman"/>
          <w:i/>
          <w:sz w:val="24"/>
          <w:szCs w:val="24"/>
          <w:lang w:val="es-CL"/>
        </w:rPr>
        <w:t>“u”</w:t>
      </w:r>
      <w:r w:rsidR="0064660F">
        <w:rPr>
          <w:rFonts w:ascii="Times New Roman" w:hAnsi="Times New Roman" w:cs="Times New Roman"/>
          <w:sz w:val="24"/>
          <w:szCs w:val="24"/>
          <w:lang w:val="es-CL"/>
        </w:rPr>
        <w:t xml:space="preserve"> </w:t>
      </w:r>
      <w:r w:rsidR="0064660F" w:rsidRPr="0064660F">
        <w:rPr>
          <w:rFonts w:ascii="Times New Roman" w:hAnsi="Times New Roman" w:cs="Times New Roman"/>
          <w:sz w:val="24"/>
          <w:szCs w:val="24"/>
          <w:lang w:val="es-CL"/>
        </w:rPr>
        <w:t>para el ítem</w:t>
      </w:r>
      <w:r w:rsidR="0064660F">
        <w:rPr>
          <w:rFonts w:ascii="Cambria Math" w:eastAsiaTheme="minorEastAsia" w:hAnsi="Cambria Math" w:cs="Times New Roman"/>
          <w:sz w:val="28"/>
          <w:szCs w:val="24"/>
          <w:lang w:val="es-CL"/>
        </w:rPr>
        <w:t xml:space="preserve"> </w:t>
      </w:r>
      <w:r w:rsidR="0064660F" w:rsidRPr="00C843F9">
        <w:rPr>
          <w:rFonts w:ascii="Times New Roman" w:eastAsiaTheme="minorEastAsia" w:hAnsi="Times New Roman" w:cs="Times New Roman"/>
          <w:i/>
          <w:sz w:val="24"/>
          <w:szCs w:val="24"/>
          <w:lang w:val="es-CL"/>
        </w:rPr>
        <w:t>“i”</w:t>
      </w:r>
      <w:r w:rsidR="0064660F">
        <w:rPr>
          <w:rFonts w:ascii="Cambria Math" w:eastAsiaTheme="minorEastAsia" w:hAnsi="Cambria Math" w:cs="Times New Roman"/>
          <w:sz w:val="28"/>
          <w:szCs w:val="24"/>
          <w:lang w:val="es-CL"/>
        </w:rPr>
        <w:t xml:space="preserve"> </w:t>
      </w:r>
      <w:r w:rsidR="0064660F" w:rsidRPr="0064660F">
        <w:rPr>
          <w:rFonts w:ascii="Times New Roman" w:hAnsi="Times New Roman" w:cs="Times New Roman"/>
          <w:sz w:val="24"/>
          <w:szCs w:val="24"/>
          <w:lang w:val="es-CL"/>
        </w:rPr>
        <w:t>y</w:t>
      </w:r>
      <w:r w:rsidR="0064660F">
        <w:rPr>
          <w:rFonts w:ascii="Cambria Math" w:eastAsiaTheme="minorEastAsia" w:hAnsi="Cambria Math" w:cs="Times New Roman"/>
          <w:sz w:val="28"/>
          <w:szCs w:val="24"/>
          <w:lang w:val="es-CL"/>
        </w:rPr>
        <w:t xml:space="preserve">  </w:t>
      </w:r>
      <m:oMath>
        <m:sSub>
          <m:sSubPr>
            <m:ctrlPr>
              <w:rPr>
                <w:rFonts w:ascii="Cambria Math" w:hAnsi="Cambria Math" w:cs="Times New Roman"/>
                <w:i/>
                <w:sz w:val="28"/>
                <w:szCs w:val="24"/>
                <w:lang w:val="es-CL"/>
              </w:rPr>
            </m:ctrlPr>
          </m:sSubPr>
          <m:e>
            <m:acc>
              <m:accPr>
                <m:chr m:val="̅"/>
                <m:ctrlPr>
                  <w:rPr>
                    <w:rFonts w:ascii="Cambria Math" w:hAnsi="Cambria Math" w:cs="Times New Roman"/>
                    <w:i/>
                    <w:sz w:val="28"/>
                    <w:szCs w:val="24"/>
                    <w:lang w:val="es-CL"/>
                  </w:rPr>
                </m:ctrlPr>
              </m:accPr>
              <m:e>
                <m:r>
                  <w:rPr>
                    <w:rFonts w:ascii="Cambria Math" w:hAnsi="Cambria Math" w:cs="Times New Roman"/>
                    <w:sz w:val="28"/>
                    <w:szCs w:val="24"/>
                    <w:lang w:val="es-CL"/>
                  </w:rPr>
                  <m:t>p</m:t>
                </m:r>
              </m:e>
            </m:acc>
          </m:e>
          <m:sub>
            <m:r>
              <w:rPr>
                <w:rFonts w:ascii="Cambria Math" w:hAnsi="Cambria Math" w:cs="Times New Roman"/>
                <w:sz w:val="28"/>
                <w:szCs w:val="24"/>
                <w:lang w:val="es-CL"/>
              </w:rPr>
              <m:t>u</m:t>
            </m:r>
          </m:sub>
        </m:sSub>
      </m:oMath>
      <w:r w:rsidR="0064660F">
        <w:rPr>
          <w:rFonts w:ascii="Cambria Math" w:eastAsiaTheme="minorEastAsia" w:hAnsi="Cambria Math" w:cs="Times New Roman"/>
          <w:sz w:val="28"/>
          <w:szCs w:val="24"/>
          <w:lang w:val="es-CL"/>
        </w:rPr>
        <w:t xml:space="preserve"> </w:t>
      </w:r>
      <w:r w:rsidR="0064660F" w:rsidRPr="0064660F">
        <w:rPr>
          <w:rFonts w:ascii="Times New Roman" w:hAnsi="Times New Roman" w:cs="Times New Roman"/>
          <w:sz w:val="24"/>
          <w:szCs w:val="24"/>
          <w:lang w:val="es-CL"/>
        </w:rPr>
        <w:t>es el promedio de ratings</w:t>
      </w:r>
      <w:r w:rsidR="0032142D">
        <w:rPr>
          <w:rFonts w:ascii="Times New Roman" w:hAnsi="Times New Roman" w:cs="Times New Roman"/>
          <w:sz w:val="24"/>
          <w:szCs w:val="24"/>
          <w:lang w:val="es-CL"/>
        </w:rPr>
        <w:t xml:space="preserve"> otorgados por </w:t>
      </w:r>
      <w:r w:rsidR="0064660F" w:rsidRPr="0064660F">
        <w:rPr>
          <w:rFonts w:ascii="Times New Roman" w:hAnsi="Times New Roman" w:cs="Times New Roman"/>
          <w:sz w:val="24"/>
          <w:szCs w:val="24"/>
          <w:lang w:val="es-CL"/>
        </w:rPr>
        <w:t xml:space="preserve">el usuario </w:t>
      </w:r>
      <w:r w:rsidR="0064660F" w:rsidRPr="00C843F9">
        <w:rPr>
          <w:rFonts w:ascii="Times New Roman" w:hAnsi="Times New Roman" w:cs="Times New Roman"/>
          <w:i/>
          <w:sz w:val="24"/>
          <w:szCs w:val="24"/>
          <w:lang w:val="es-CL"/>
        </w:rPr>
        <w:t>“u”</w:t>
      </w:r>
      <w:r w:rsidR="0064660F" w:rsidRPr="00C843F9">
        <w:rPr>
          <w:rFonts w:ascii="Times New Roman" w:hAnsi="Times New Roman" w:cs="Times New Roman"/>
          <w:sz w:val="24"/>
          <w:szCs w:val="24"/>
          <w:lang w:val="es-CL"/>
        </w:rPr>
        <w:t>.</w:t>
      </w:r>
    </w:p>
    <w:p w14:paraId="3DBB15D5" w14:textId="296C67D1" w:rsidR="001D78B0" w:rsidRDefault="001D78B0" w:rsidP="001D78B0">
      <w:pPr>
        <w:pStyle w:val="Epgrafe"/>
        <w:rPr>
          <w:rFonts w:ascii="Times New Roman" w:hAnsi="Times New Roman" w:cs="Times New Roman"/>
          <w:sz w:val="24"/>
          <w:szCs w:val="24"/>
          <w:lang w:val="es-CL"/>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3"/>
      </w:tblGrid>
      <w:tr w:rsidR="00415378" w14:paraId="5E6A4F55" w14:textId="77777777" w:rsidTr="00415378">
        <w:tc>
          <w:tcPr>
            <w:tcW w:w="9073" w:type="dxa"/>
          </w:tcPr>
          <w:p w14:paraId="3F9914B9" w14:textId="4E212DEA" w:rsidR="00415378" w:rsidRDefault="00415378" w:rsidP="001D78B0">
            <w:pPr>
              <w:pStyle w:val="Prrafodelista"/>
              <w:spacing w:line="360" w:lineRule="auto"/>
              <w:ind w:left="0"/>
              <w:rPr>
                <w:rFonts w:ascii="Times New Roman" w:hAnsi="Times New Roman" w:cs="Times New Roman"/>
                <w:sz w:val="24"/>
                <w:szCs w:val="24"/>
                <w:lang w:val="es-CL"/>
              </w:rPr>
            </w:pPr>
            <m:oMathPara>
              <m:oMath>
                <m:r>
                  <w:rPr>
                    <w:rFonts w:ascii="Cambria Math" w:hAnsi="Cambria Math" w:cs="Times New Roman"/>
                    <w:sz w:val="28"/>
                    <w:szCs w:val="24"/>
                    <w:lang w:val="es-CL"/>
                  </w:rPr>
                  <m:t>sim</m:t>
                </m:r>
                <m:d>
                  <m:dPr>
                    <m:ctrlPr>
                      <w:rPr>
                        <w:rFonts w:ascii="Cambria Math" w:hAnsi="Cambria Math" w:cs="Times New Roman"/>
                        <w:i/>
                        <w:sz w:val="28"/>
                        <w:szCs w:val="24"/>
                        <w:lang w:val="es-CL"/>
                      </w:rPr>
                    </m:ctrlPr>
                  </m:dPr>
                  <m:e>
                    <m:r>
                      <w:rPr>
                        <w:rFonts w:ascii="Cambria Math" w:hAnsi="Cambria Math" w:cs="Times New Roman"/>
                        <w:sz w:val="28"/>
                        <w:szCs w:val="24"/>
                        <w:lang w:val="es-CL"/>
                      </w:rPr>
                      <m:t>u,v</m:t>
                    </m:r>
                  </m:e>
                </m:d>
                <m:r>
                  <w:rPr>
                    <w:rFonts w:ascii="Cambria Math" w:hAnsi="Cambria Math" w:cs="Times New Roman"/>
                    <w:sz w:val="28"/>
                    <w:szCs w:val="24"/>
                    <w:lang w:val="es-CL"/>
                  </w:rPr>
                  <m:t>=</m:t>
                </m:r>
                <m:f>
                  <m:fPr>
                    <m:ctrlPr>
                      <w:rPr>
                        <w:rFonts w:ascii="Cambria Math" w:hAnsi="Cambria Math" w:cs="Times New Roman"/>
                        <w:i/>
                        <w:sz w:val="28"/>
                        <w:szCs w:val="24"/>
                        <w:lang w:val="es-CL"/>
                      </w:rPr>
                    </m:ctrlPr>
                  </m:fPr>
                  <m:num>
                    <m:nary>
                      <m:naryPr>
                        <m:chr m:val="∑"/>
                        <m:limLoc m:val="undOvr"/>
                        <m:supHide m:val="1"/>
                        <m:ctrlPr>
                          <w:rPr>
                            <w:rFonts w:ascii="Cambria Math" w:hAnsi="Cambria Math" w:cs="Times New Roman"/>
                            <w:i/>
                            <w:sz w:val="28"/>
                            <w:szCs w:val="24"/>
                            <w:lang w:val="es-CL"/>
                          </w:rPr>
                        </m:ctrlPr>
                      </m:naryPr>
                      <m:sub>
                        <m:r>
                          <w:rPr>
                            <w:rFonts w:ascii="Cambria Math" w:hAnsi="Cambria Math" w:cs="Times New Roman"/>
                            <w:sz w:val="28"/>
                            <w:szCs w:val="24"/>
                            <w:lang w:val="es-CL"/>
                          </w:rPr>
                          <m:t>i</m:t>
                        </m:r>
                        <m:sSub>
                          <m:sSubPr>
                            <m:ctrlPr>
                              <w:rPr>
                                <w:rFonts w:ascii="Cambria Math" w:hAnsi="Cambria Math" w:cs="Times New Roman"/>
                                <w:i/>
                                <w:sz w:val="28"/>
                                <w:szCs w:val="24"/>
                                <w:lang w:val="es-CL"/>
                              </w:rPr>
                            </m:ctrlPr>
                          </m:sSubPr>
                          <m:e>
                            <m:r>
                              <m:rPr>
                                <m:sty m:val="p"/>
                              </m:rPr>
                              <w:rPr>
                                <w:rFonts w:ascii="Cambria Math" w:hAnsi="Cambria Math" w:cs="Times New Roman"/>
                                <w:sz w:val="28"/>
                                <w:szCs w:val="24"/>
                                <w:lang w:val="es-CL"/>
                              </w:rPr>
                              <w:sym w:font="Symbol" w:char="F0CE"/>
                            </m:r>
                            <m:r>
                              <w:rPr>
                                <w:rFonts w:ascii="Cambria Math" w:hAnsi="Cambria Math" w:cs="Times New Roman"/>
                                <w:sz w:val="28"/>
                                <w:szCs w:val="24"/>
                                <w:lang w:val="es-CL"/>
                              </w:rPr>
                              <m:t>I</m:t>
                            </m:r>
                          </m:e>
                          <m:sub>
                            <m:r>
                              <w:rPr>
                                <w:rFonts w:ascii="Cambria Math" w:hAnsi="Cambria Math" w:cs="Times New Roman"/>
                                <w:sz w:val="28"/>
                                <w:szCs w:val="24"/>
                                <w:lang w:val="es-CL"/>
                              </w:rPr>
                              <m:t>u</m:t>
                            </m:r>
                          </m:sub>
                        </m:sSub>
                        <m:nary>
                          <m:naryPr>
                            <m:chr m:val="⋂"/>
                            <m:limLoc m:val="undOvr"/>
                            <m:subHide m:val="1"/>
                            <m:supHide m:val="1"/>
                            <m:ctrlPr>
                              <w:rPr>
                                <w:rFonts w:ascii="Cambria Math" w:hAnsi="Cambria Math" w:cs="Times New Roman"/>
                                <w:i/>
                                <w:sz w:val="28"/>
                                <w:szCs w:val="24"/>
                                <w:lang w:val="es-CL"/>
                              </w:rPr>
                            </m:ctrlPr>
                          </m:naryPr>
                          <m:sub/>
                          <m:sup/>
                          <m:e>
                            <m:sSub>
                              <m:sSubPr>
                                <m:ctrlPr>
                                  <w:rPr>
                                    <w:rFonts w:ascii="Cambria Math" w:hAnsi="Cambria Math" w:cs="Times New Roman"/>
                                    <w:i/>
                                    <w:sz w:val="28"/>
                                    <w:szCs w:val="24"/>
                                    <w:lang w:val="es-CL"/>
                                  </w:rPr>
                                </m:ctrlPr>
                              </m:sSubPr>
                              <m:e>
                                <m:r>
                                  <w:rPr>
                                    <w:rFonts w:ascii="Cambria Math" w:hAnsi="Cambria Math" w:cs="Times New Roman"/>
                                    <w:sz w:val="28"/>
                                    <w:szCs w:val="24"/>
                                    <w:lang w:val="es-CL"/>
                                  </w:rPr>
                                  <m:t>I</m:t>
                                </m:r>
                              </m:e>
                              <m:sub>
                                <m:r>
                                  <w:rPr>
                                    <w:rFonts w:ascii="Cambria Math" w:hAnsi="Cambria Math" w:cs="Times New Roman"/>
                                    <w:sz w:val="28"/>
                                    <w:szCs w:val="24"/>
                                    <w:lang w:val="es-CL"/>
                                  </w:rPr>
                                  <m:t>v</m:t>
                                </m:r>
                              </m:sub>
                            </m:sSub>
                          </m:e>
                        </m:nary>
                      </m:sub>
                      <m:sup/>
                      <m:e>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p</m:t>
                            </m:r>
                          </m:e>
                          <m:sub>
                            <m:r>
                              <w:rPr>
                                <w:rFonts w:ascii="Cambria Math" w:hAnsi="Cambria Math" w:cs="Times New Roman"/>
                                <w:sz w:val="28"/>
                                <w:szCs w:val="24"/>
                                <w:lang w:val="es-CL"/>
                              </w:rPr>
                              <m:t>ui</m:t>
                            </m:r>
                          </m:sub>
                        </m:sSub>
                        <m:r>
                          <w:rPr>
                            <w:rFonts w:ascii="Cambria Math" w:hAnsi="Cambria Math" w:cs="Times New Roman"/>
                            <w:sz w:val="28"/>
                            <w:szCs w:val="24"/>
                            <w:lang w:val="es-CL"/>
                          </w:rPr>
                          <m:t xml:space="preserve">- </m:t>
                        </m:r>
                        <m:sSub>
                          <m:sSubPr>
                            <m:ctrlPr>
                              <w:rPr>
                                <w:rFonts w:ascii="Cambria Math" w:hAnsi="Cambria Math" w:cs="Times New Roman"/>
                                <w:i/>
                                <w:sz w:val="28"/>
                                <w:szCs w:val="24"/>
                                <w:lang w:val="es-CL"/>
                              </w:rPr>
                            </m:ctrlPr>
                          </m:sSubPr>
                          <m:e>
                            <m:acc>
                              <m:accPr>
                                <m:chr m:val="̅"/>
                                <m:ctrlPr>
                                  <w:rPr>
                                    <w:rFonts w:ascii="Cambria Math" w:hAnsi="Cambria Math" w:cs="Times New Roman"/>
                                    <w:i/>
                                    <w:sz w:val="28"/>
                                    <w:szCs w:val="24"/>
                                    <w:lang w:val="es-CL"/>
                                  </w:rPr>
                                </m:ctrlPr>
                              </m:accPr>
                              <m:e>
                                <m:r>
                                  <w:rPr>
                                    <w:rFonts w:ascii="Cambria Math" w:hAnsi="Cambria Math" w:cs="Times New Roman"/>
                                    <w:sz w:val="28"/>
                                    <w:szCs w:val="24"/>
                                    <w:lang w:val="es-CL"/>
                                  </w:rPr>
                                  <m:t>p</m:t>
                                </m:r>
                              </m:e>
                            </m:acc>
                          </m:e>
                          <m:sub>
                            <m:r>
                              <w:rPr>
                                <w:rFonts w:ascii="Cambria Math" w:hAnsi="Cambria Math" w:cs="Times New Roman"/>
                                <w:sz w:val="28"/>
                                <w:szCs w:val="24"/>
                                <w:lang w:val="es-CL"/>
                              </w:rPr>
                              <m:t>u</m:t>
                            </m:r>
                          </m:sub>
                        </m:sSub>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p</m:t>
                            </m:r>
                          </m:e>
                          <m:sub>
                            <m:r>
                              <w:rPr>
                                <w:rFonts w:ascii="Cambria Math" w:hAnsi="Cambria Math" w:cs="Times New Roman"/>
                                <w:sz w:val="28"/>
                                <w:szCs w:val="24"/>
                                <w:lang w:val="es-CL"/>
                              </w:rPr>
                              <m:t>vi</m:t>
                            </m:r>
                          </m:sub>
                        </m:sSub>
                        <m:r>
                          <w:rPr>
                            <w:rFonts w:ascii="Cambria Math" w:hAnsi="Cambria Math" w:cs="Times New Roman"/>
                            <w:sz w:val="28"/>
                            <w:szCs w:val="24"/>
                            <w:lang w:val="es-CL"/>
                          </w:rPr>
                          <m:t xml:space="preserve">- </m:t>
                        </m:r>
                        <m:sSub>
                          <m:sSubPr>
                            <m:ctrlPr>
                              <w:rPr>
                                <w:rFonts w:ascii="Cambria Math" w:hAnsi="Cambria Math" w:cs="Times New Roman"/>
                                <w:i/>
                                <w:sz w:val="28"/>
                                <w:szCs w:val="24"/>
                                <w:lang w:val="es-CL"/>
                              </w:rPr>
                            </m:ctrlPr>
                          </m:sSubPr>
                          <m:e>
                            <m:acc>
                              <m:accPr>
                                <m:chr m:val="̅"/>
                                <m:ctrlPr>
                                  <w:rPr>
                                    <w:rFonts w:ascii="Cambria Math" w:hAnsi="Cambria Math" w:cs="Times New Roman"/>
                                    <w:i/>
                                    <w:sz w:val="28"/>
                                    <w:szCs w:val="24"/>
                                    <w:lang w:val="es-CL"/>
                                  </w:rPr>
                                </m:ctrlPr>
                              </m:accPr>
                              <m:e>
                                <m:r>
                                  <w:rPr>
                                    <w:rFonts w:ascii="Cambria Math" w:hAnsi="Cambria Math" w:cs="Times New Roman"/>
                                    <w:sz w:val="28"/>
                                    <w:szCs w:val="24"/>
                                    <w:lang w:val="es-CL"/>
                                  </w:rPr>
                                  <m:t>p</m:t>
                                </m:r>
                              </m:e>
                            </m:acc>
                          </m:e>
                          <m:sub>
                            <m:r>
                              <w:rPr>
                                <w:rFonts w:ascii="Cambria Math" w:hAnsi="Cambria Math" w:cs="Times New Roman"/>
                                <w:sz w:val="28"/>
                                <w:szCs w:val="24"/>
                                <w:lang w:val="es-CL"/>
                              </w:rPr>
                              <m:t>v</m:t>
                            </m:r>
                          </m:sub>
                        </m:sSub>
                        <m:r>
                          <w:rPr>
                            <w:rFonts w:ascii="Cambria Math" w:hAnsi="Cambria Math" w:cs="Times New Roman"/>
                            <w:sz w:val="28"/>
                            <w:szCs w:val="24"/>
                            <w:lang w:val="es-CL"/>
                          </w:rPr>
                          <m:t>)</m:t>
                        </m:r>
                      </m:e>
                    </m:nary>
                  </m:num>
                  <m:den>
                    <m:rad>
                      <m:radPr>
                        <m:degHide m:val="1"/>
                        <m:ctrlPr>
                          <w:rPr>
                            <w:rFonts w:ascii="Cambria Math" w:hAnsi="Cambria Math" w:cs="Times New Roman"/>
                            <w:i/>
                            <w:sz w:val="28"/>
                            <w:szCs w:val="24"/>
                            <w:lang w:val="es-CL"/>
                          </w:rPr>
                        </m:ctrlPr>
                      </m:radPr>
                      <m:deg/>
                      <m:e>
                        <m:nary>
                          <m:naryPr>
                            <m:chr m:val="∑"/>
                            <m:limLoc m:val="undOvr"/>
                            <m:supHide m:val="1"/>
                            <m:ctrlPr>
                              <w:rPr>
                                <w:rFonts w:ascii="Cambria Math" w:hAnsi="Cambria Math" w:cs="Times New Roman"/>
                                <w:i/>
                                <w:sz w:val="28"/>
                                <w:szCs w:val="24"/>
                                <w:lang w:val="es-CL"/>
                              </w:rPr>
                            </m:ctrlPr>
                          </m:naryPr>
                          <m:sub>
                            <m:r>
                              <w:rPr>
                                <w:rFonts w:ascii="Cambria Math" w:hAnsi="Cambria Math" w:cs="Times New Roman"/>
                                <w:sz w:val="28"/>
                                <w:szCs w:val="24"/>
                                <w:lang w:val="es-CL"/>
                              </w:rPr>
                              <m:t>i</m:t>
                            </m:r>
                            <m:sSub>
                              <m:sSubPr>
                                <m:ctrlPr>
                                  <w:rPr>
                                    <w:rFonts w:ascii="Cambria Math" w:hAnsi="Cambria Math" w:cs="Times New Roman"/>
                                    <w:i/>
                                    <w:sz w:val="28"/>
                                    <w:szCs w:val="24"/>
                                    <w:lang w:val="es-CL"/>
                                  </w:rPr>
                                </m:ctrlPr>
                              </m:sSubPr>
                              <m:e>
                                <m:r>
                                  <m:rPr>
                                    <m:sty m:val="p"/>
                                  </m:rPr>
                                  <w:rPr>
                                    <w:rFonts w:ascii="Cambria Math" w:hAnsi="Cambria Math" w:cs="Times New Roman"/>
                                    <w:sz w:val="28"/>
                                    <w:szCs w:val="24"/>
                                    <w:lang w:val="es-CL"/>
                                  </w:rPr>
                                  <w:sym w:font="Symbol" w:char="F0CE"/>
                                </m:r>
                                <m:r>
                                  <w:rPr>
                                    <w:rFonts w:ascii="Cambria Math" w:hAnsi="Cambria Math" w:cs="Times New Roman"/>
                                    <w:sz w:val="28"/>
                                    <w:szCs w:val="24"/>
                                    <w:lang w:val="es-CL"/>
                                  </w:rPr>
                                  <m:t>I</m:t>
                                </m:r>
                              </m:e>
                              <m:sub>
                                <m:r>
                                  <w:rPr>
                                    <w:rFonts w:ascii="Cambria Math" w:hAnsi="Cambria Math" w:cs="Times New Roman"/>
                                    <w:sz w:val="28"/>
                                    <w:szCs w:val="24"/>
                                    <w:lang w:val="es-CL"/>
                                  </w:rPr>
                                  <m:t>u</m:t>
                                </m:r>
                              </m:sub>
                            </m:sSub>
                            <m:nary>
                              <m:naryPr>
                                <m:chr m:val="⋂"/>
                                <m:limLoc m:val="undOvr"/>
                                <m:subHide m:val="1"/>
                                <m:supHide m:val="1"/>
                                <m:ctrlPr>
                                  <w:rPr>
                                    <w:rFonts w:ascii="Cambria Math" w:hAnsi="Cambria Math" w:cs="Times New Roman"/>
                                    <w:i/>
                                    <w:sz w:val="28"/>
                                    <w:szCs w:val="24"/>
                                    <w:lang w:val="es-CL"/>
                                  </w:rPr>
                                </m:ctrlPr>
                              </m:naryPr>
                              <m:sub/>
                              <m:sup/>
                              <m:e>
                                <m:sSub>
                                  <m:sSubPr>
                                    <m:ctrlPr>
                                      <w:rPr>
                                        <w:rFonts w:ascii="Cambria Math" w:hAnsi="Cambria Math" w:cs="Times New Roman"/>
                                        <w:i/>
                                        <w:sz w:val="28"/>
                                        <w:szCs w:val="24"/>
                                        <w:lang w:val="es-CL"/>
                                      </w:rPr>
                                    </m:ctrlPr>
                                  </m:sSubPr>
                                  <m:e>
                                    <m:r>
                                      <w:rPr>
                                        <w:rFonts w:ascii="Cambria Math" w:hAnsi="Cambria Math" w:cs="Times New Roman"/>
                                        <w:sz w:val="28"/>
                                        <w:szCs w:val="24"/>
                                        <w:lang w:val="es-CL"/>
                                      </w:rPr>
                                      <m:t>I</m:t>
                                    </m:r>
                                  </m:e>
                                  <m:sub>
                                    <m:r>
                                      <w:rPr>
                                        <w:rFonts w:ascii="Cambria Math" w:hAnsi="Cambria Math" w:cs="Times New Roman"/>
                                        <w:sz w:val="28"/>
                                        <w:szCs w:val="24"/>
                                        <w:lang w:val="es-CL"/>
                                      </w:rPr>
                                      <m:t>v</m:t>
                                    </m:r>
                                  </m:sub>
                                </m:sSub>
                              </m:e>
                            </m:nary>
                          </m:sub>
                          <m:sup/>
                          <m:e>
                            <m:sSup>
                              <m:sSupPr>
                                <m:ctrlPr>
                                  <w:rPr>
                                    <w:rFonts w:ascii="Cambria Math" w:hAnsi="Cambria Math" w:cs="Times New Roman"/>
                                    <w:i/>
                                    <w:sz w:val="28"/>
                                    <w:szCs w:val="24"/>
                                    <w:lang w:val="es-CL"/>
                                  </w:rPr>
                                </m:ctrlPr>
                              </m:sSupPr>
                              <m:e>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p</m:t>
                                    </m:r>
                                  </m:e>
                                  <m:sub>
                                    <m:r>
                                      <w:rPr>
                                        <w:rFonts w:ascii="Cambria Math" w:hAnsi="Cambria Math" w:cs="Times New Roman"/>
                                        <w:sz w:val="28"/>
                                        <w:szCs w:val="24"/>
                                        <w:lang w:val="es-CL"/>
                                      </w:rPr>
                                      <m:t>ui</m:t>
                                    </m:r>
                                  </m:sub>
                                </m:sSub>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acc>
                                      <m:accPr>
                                        <m:chr m:val="̅"/>
                                        <m:ctrlPr>
                                          <w:rPr>
                                            <w:rFonts w:ascii="Cambria Math" w:hAnsi="Cambria Math" w:cs="Times New Roman"/>
                                            <w:i/>
                                            <w:sz w:val="28"/>
                                            <w:szCs w:val="24"/>
                                            <w:lang w:val="es-CL"/>
                                          </w:rPr>
                                        </m:ctrlPr>
                                      </m:accPr>
                                      <m:e>
                                        <m:r>
                                          <w:rPr>
                                            <w:rFonts w:ascii="Cambria Math" w:hAnsi="Cambria Math" w:cs="Times New Roman"/>
                                            <w:sz w:val="28"/>
                                            <w:szCs w:val="24"/>
                                            <w:lang w:val="es-CL"/>
                                          </w:rPr>
                                          <m:t>p</m:t>
                                        </m:r>
                                      </m:e>
                                    </m:acc>
                                  </m:e>
                                  <m:sub>
                                    <m:r>
                                      <w:rPr>
                                        <w:rFonts w:ascii="Cambria Math" w:hAnsi="Cambria Math" w:cs="Times New Roman"/>
                                        <w:sz w:val="28"/>
                                        <w:szCs w:val="24"/>
                                        <w:lang w:val="es-CL"/>
                                      </w:rPr>
                                      <m:t>u</m:t>
                                    </m:r>
                                  </m:sub>
                                </m:sSub>
                                <m:r>
                                  <w:rPr>
                                    <w:rFonts w:ascii="Cambria Math" w:hAnsi="Cambria Math" w:cs="Times New Roman"/>
                                    <w:sz w:val="28"/>
                                    <w:szCs w:val="24"/>
                                    <w:lang w:val="es-CL"/>
                                  </w:rPr>
                                  <m:t>)</m:t>
                                </m:r>
                              </m:e>
                              <m:sup>
                                <m:r>
                                  <w:rPr>
                                    <w:rFonts w:ascii="Cambria Math" w:hAnsi="Cambria Math" w:cs="Times New Roman"/>
                                    <w:sz w:val="28"/>
                                    <w:szCs w:val="24"/>
                                    <w:lang w:val="es-CL"/>
                                  </w:rPr>
                                  <m:t>2</m:t>
                                </m:r>
                              </m:sup>
                            </m:sSup>
                          </m:e>
                        </m:nary>
                      </m:e>
                    </m:rad>
                    <m:rad>
                      <m:radPr>
                        <m:degHide m:val="1"/>
                        <m:ctrlPr>
                          <w:rPr>
                            <w:rFonts w:ascii="Cambria Math" w:hAnsi="Cambria Math" w:cs="Times New Roman"/>
                            <w:i/>
                            <w:sz w:val="28"/>
                            <w:szCs w:val="24"/>
                            <w:lang w:val="es-CL"/>
                          </w:rPr>
                        </m:ctrlPr>
                      </m:radPr>
                      <m:deg/>
                      <m:e>
                        <m:nary>
                          <m:naryPr>
                            <m:chr m:val="∑"/>
                            <m:limLoc m:val="undOvr"/>
                            <m:supHide m:val="1"/>
                            <m:ctrlPr>
                              <w:rPr>
                                <w:rFonts w:ascii="Cambria Math" w:hAnsi="Cambria Math" w:cs="Times New Roman"/>
                                <w:i/>
                                <w:sz w:val="28"/>
                                <w:szCs w:val="24"/>
                                <w:lang w:val="es-CL"/>
                              </w:rPr>
                            </m:ctrlPr>
                          </m:naryPr>
                          <m:sub>
                            <m:r>
                              <w:rPr>
                                <w:rFonts w:ascii="Cambria Math" w:hAnsi="Cambria Math" w:cs="Times New Roman"/>
                                <w:sz w:val="28"/>
                                <w:szCs w:val="24"/>
                                <w:lang w:val="es-CL"/>
                              </w:rPr>
                              <m:t>i</m:t>
                            </m:r>
                            <m:sSub>
                              <m:sSubPr>
                                <m:ctrlPr>
                                  <w:rPr>
                                    <w:rFonts w:ascii="Cambria Math" w:hAnsi="Cambria Math" w:cs="Times New Roman"/>
                                    <w:i/>
                                    <w:sz w:val="28"/>
                                    <w:szCs w:val="24"/>
                                    <w:lang w:val="es-CL"/>
                                  </w:rPr>
                                </m:ctrlPr>
                              </m:sSubPr>
                              <m:e>
                                <m:r>
                                  <m:rPr>
                                    <m:sty m:val="p"/>
                                  </m:rPr>
                                  <w:rPr>
                                    <w:rFonts w:ascii="Cambria Math" w:hAnsi="Cambria Math" w:cs="Times New Roman"/>
                                    <w:sz w:val="28"/>
                                    <w:szCs w:val="24"/>
                                    <w:lang w:val="es-CL"/>
                                  </w:rPr>
                                  <w:sym w:font="Symbol" w:char="F0CE"/>
                                </m:r>
                                <m:r>
                                  <w:rPr>
                                    <w:rFonts w:ascii="Cambria Math" w:hAnsi="Cambria Math" w:cs="Times New Roman"/>
                                    <w:sz w:val="28"/>
                                    <w:szCs w:val="24"/>
                                    <w:lang w:val="es-CL"/>
                                  </w:rPr>
                                  <m:t>I</m:t>
                                </m:r>
                              </m:e>
                              <m:sub>
                                <m:r>
                                  <w:rPr>
                                    <w:rFonts w:ascii="Cambria Math" w:hAnsi="Cambria Math" w:cs="Times New Roman"/>
                                    <w:sz w:val="28"/>
                                    <w:szCs w:val="24"/>
                                    <w:lang w:val="es-CL"/>
                                  </w:rPr>
                                  <m:t>u</m:t>
                                </m:r>
                              </m:sub>
                            </m:sSub>
                            <m:nary>
                              <m:naryPr>
                                <m:chr m:val="⋂"/>
                                <m:limLoc m:val="undOvr"/>
                                <m:subHide m:val="1"/>
                                <m:supHide m:val="1"/>
                                <m:ctrlPr>
                                  <w:rPr>
                                    <w:rFonts w:ascii="Cambria Math" w:hAnsi="Cambria Math" w:cs="Times New Roman"/>
                                    <w:i/>
                                    <w:sz w:val="28"/>
                                    <w:szCs w:val="24"/>
                                    <w:lang w:val="es-CL"/>
                                  </w:rPr>
                                </m:ctrlPr>
                              </m:naryPr>
                              <m:sub/>
                              <m:sup/>
                              <m:e>
                                <m:sSub>
                                  <m:sSubPr>
                                    <m:ctrlPr>
                                      <w:rPr>
                                        <w:rFonts w:ascii="Cambria Math" w:hAnsi="Cambria Math" w:cs="Times New Roman"/>
                                        <w:i/>
                                        <w:sz w:val="28"/>
                                        <w:szCs w:val="24"/>
                                        <w:lang w:val="es-CL"/>
                                      </w:rPr>
                                    </m:ctrlPr>
                                  </m:sSubPr>
                                  <m:e>
                                    <m:r>
                                      <w:rPr>
                                        <w:rFonts w:ascii="Cambria Math" w:hAnsi="Cambria Math" w:cs="Times New Roman"/>
                                        <w:sz w:val="28"/>
                                        <w:szCs w:val="24"/>
                                        <w:lang w:val="es-CL"/>
                                      </w:rPr>
                                      <m:t>I</m:t>
                                    </m:r>
                                  </m:e>
                                  <m:sub>
                                    <m:r>
                                      <w:rPr>
                                        <w:rFonts w:ascii="Cambria Math" w:hAnsi="Cambria Math" w:cs="Times New Roman"/>
                                        <w:sz w:val="28"/>
                                        <w:szCs w:val="24"/>
                                        <w:lang w:val="es-CL"/>
                                      </w:rPr>
                                      <m:t>v</m:t>
                                    </m:r>
                                  </m:sub>
                                </m:sSub>
                              </m:e>
                            </m:nary>
                          </m:sub>
                          <m:sup/>
                          <m:e>
                            <m:sSup>
                              <m:sSupPr>
                                <m:ctrlPr>
                                  <w:rPr>
                                    <w:rFonts w:ascii="Cambria Math" w:hAnsi="Cambria Math" w:cs="Times New Roman"/>
                                    <w:i/>
                                    <w:sz w:val="28"/>
                                    <w:szCs w:val="24"/>
                                    <w:lang w:val="es-CL"/>
                                  </w:rPr>
                                </m:ctrlPr>
                              </m:sSupPr>
                              <m:e>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p</m:t>
                                    </m:r>
                                  </m:e>
                                  <m:sub>
                                    <m:r>
                                      <w:rPr>
                                        <w:rFonts w:ascii="Cambria Math" w:hAnsi="Cambria Math" w:cs="Times New Roman"/>
                                        <w:sz w:val="28"/>
                                        <w:szCs w:val="24"/>
                                        <w:lang w:val="es-CL"/>
                                      </w:rPr>
                                      <m:t>vi</m:t>
                                    </m:r>
                                  </m:sub>
                                </m:sSub>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acc>
                                      <m:accPr>
                                        <m:chr m:val="̅"/>
                                        <m:ctrlPr>
                                          <w:rPr>
                                            <w:rFonts w:ascii="Cambria Math" w:hAnsi="Cambria Math" w:cs="Times New Roman"/>
                                            <w:i/>
                                            <w:sz w:val="28"/>
                                            <w:szCs w:val="24"/>
                                            <w:lang w:val="es-CL"/>
                                          </w:rPr>
                                        </m:ctrlPr>
                                      </m:accPr>
                                      <m:e>
                                        <m:r>
                                          <w:rPr>
                                            <w:rFonts w:ascii="Cambria Math" w:hAnsi="Cambria Math" w:cs="Times New Roman"/>
                                            <w:sz w:val="28"/>
                                            <w:szCs w:val="24"/>
                                            <w:lang w:val="es-CL"/>
                                          </w:rPr>
                                          <m:t>p</m:t>
                                        </m:r>
                                      </m:e>
                                    </m:acc>
                                  </m:e>
                                  <m:sub>
                                    <m:r>
                                      <w:rPr>
                                        <w:rFonts w:ascii="Cambria Math" w:hAnsi="Cambria Math" w:cs="Times New Roman"/>
                                        <w:sz w:val="28"/>
                                        <w:szCs w:val="24"/>
                                        <w:lang w:val="es-CL"/>
                                      </w:rPr>
                                      <m:t>v</m:t>
                                    </m:r>
                                  </m:sub>
                                </m:sSub>
                                <m:r>
                                  <w:rPr>
                                    <w:rFonts w:ascii="Cambria Math" w:hAnsi="Cambria Math" w:cs="Times New Roman"/>
                                    <w:sz w:val="28"/>
                                    <w:szCs w:val="24"/>
                                    <w:lang w:val="es-CL"/>
                                  </w:rPr>
                                  <m:t>)</m:t>
                                </m:r>
                              </m:e>
                              <m:sup>
                                <m:r>
                                  <w:rPr>
                                    <w:rFonts w:ascii="Cambria Math" w:hAnsi="Cambria Math" w:cs="Times New Roman"/>
                                    <w:sz w:val="28"/>
                                    <w:szCs w:val="24"/>
                                    <w:lang w:val="es-CL"/>
                                  </w:rPr>
                                  <m:t>2</m:t>
                                </m:r>
                              </m:sup>
                            </m:sSup>
                          </m:e>
                        </m:nary>
                      </m:e>
                    </m:rad>
                  </m:den>
                </m:f>
              </m:oMath>
            </m:oMathPara>
          </w:p>
        </w:tc>
      </w:tr>
    </w:tbl>
    <w:p w14:paraId="3C9FE90B" w14:textId="663DE343" w:rsidR="001D78B0" w:rsidRPr="00415378" w:rsidRDefault="00415378" w:rsidP="00415378">
      <w:pPr>
        <w:pStyle w:val="Epgrafe"/>
        <w:jc w:val="center"/>
        <w:rPr>
          <w:rFonts w:ascii="Times New Roman" w:hAnsi="Times New Roman" w:cs="Times New Roman"/>
          <w:b w:val="0"/>
          <w:color w:val="auto"/>
          <w:sz w:val="36"/>
          <w:szCs w:val="24"/>
          <w:lang w:val="es-CL"/>
        </w:rPr>
      </w:pPr>
      <w:r>
        <w:rPr>
          <w:rFonts w:ascii="Times New Roman" w:hAnsi="Times New Roman" w:cs="Times New Roman"/>
          <w:b w:val="0"/>
          <w:color w:val="auto"/>
          <w:sz w:val="24"/>
        </w:rPr>
        <w:t xml:space="preserve">      </w:t>
      </w:r>
      <w:bookmarkStart w:id="35" w:name="_Ref510435842"/>
      <w:r w:rsidRPr="00415378">
        <w:rPr>
          <w:rFonts w:ascii="Times New Roman" w:hAnsi="Times New Roman" w:cs="Times New Roman"/>
          <w:b w:val="0"/>
          <w:color w:val="auto"/>
          <w:sz w:val="24"/>
        </w:rPr>
        <w:t xml:space="preserve">Formula </w:t>
      </w:r>
      <w:r w:rsidRPr="00415378">
        <w:rPr>
          <w:rFonts w:ascii="Times New Roman" w:hAnsi="Times New Roman" w:cs="Times New Roman"/>
          <w:b w:val="0"/>
          <w:color w:val="auto"/>
          <w:sz w:val="24"/>
        </w:rPr>
        <w:fldChar w:fldCharType="begin"/>
      </w:r>
      <w:r w:rsidRPr="00415378">
        <w:rPr>
          <w:rFonts w:ascii="Times New Roman" w:hAnsi="Times New Roman" w:cs="Times New Roman"/>
          <w:b w:val="0"/>
          <w:color w:val="auto"/>
          <w:sz w:val="24"/>
        </w:rPr>
        <w:instrText xml:space="preserve"> SEQ ( \* ARABIC </w:instrText>
      </w:r>
      <w:r w:rsidRPr="00415378">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4</w:t>
      </w:r>
      <w:r w:rsidRPr="00415378">
        <w:rPr>
          <w:rFonts w:ascii="Times New Roman" w:hAnsi="Times New Roman" w:cs="Times New Roman"/>
          <w:b w:val="0"/>
          <w:color w:val="auto"/>
          <w:sz w:val="24"/>
        </w:rPr>
        <w:fldChar w:fldCharType="end"/>
      </w:r>
      <w:bookmarkEnd w:id="35"/>
      <w:r w:rsidRPr="00415378">
        <w:rPr>
          <w:rFonts w:ascii="Times New Roman" w:hAnsi="Times New Roman" w:cs="Times New Roman"/>
          <w:b w:val="0"/>
          <w:color w:val="auto"/>
          <w:sz w:val="24"/>
        </w:rPr>
        <w:t>: Coeficiente de Correlación de Pearson</w:t>
      </w:r>
      <w:r>
        <w:rPr>
          <w:rFonts w:ascii="Times New Roman" w:hAnsi="Times New Roman" w:cs="Times New Roman"/>
          <w:b w:val="0"/>
          <w:color w:val="auto"/>
          <w:sz w:val="24"/>
        </w:rPr>
        <w:t xml:space="preserve"> para Usuarios</w:t>
      </w:r>
      <w:r w:rsidRPr="00415378">
        <w:rPr>
          <w:rFonts w:ascii="Times New Roman" w:hAnsi="Times New Roman" w:cs="Times New Roman"/>
          <w:b w:val="0"/>
          <w:color w:val="auto"/>
          <w:sz w:val="24"/>
        </w:rPr>
        <w:t>.</w:t>
      </w:r>
    </w:p>
    <w:p w14:paraId="44E675D6" w14:textId="77777777" w:rsidR="003D0F57" w:rsidRPr="00E400E6" w:rsidRDefault="003D0F57" w:rsidP="00FB5B71">
      <w:pPr>
        <w:spacing w:line="360" w:lineRule="auto"/>
        <w:rPr>
          <w:rFonts w:ascii="Times New Roman" w:eastAsiaTheme="minorEastAsia" w:hAnsi="Times New Roman" w:cs="Times New Roman"/>
          <w:sz w:val="28"/>
          <w:szCs w:val="24"/>
          <w:lang w:val="es-CL"/>
        </w:rPr>
      </w:pPr>
    </w:p>
    <w:p w14:paraId="72424304" w14:textId="77777777" w:rsidR="003D0F57" w:rsidRDefault="00714E49" w:rsidP="00FB5B71">
      <w:pPr>
        <w:spacing w:line="360" w:lineRule="auto"/>
        <w:ind w:left="705"/>
        <w:rPr>
          <w:rFonts w:ascii="Times New Roman" w:eastAsiaTheme="minorEastAsia" w:hAnsi="Times New Roman" w:cs="Times New Roman"/>
          <w:sz w:val="24"/>
          <w:szCs w:val="24"/>
          <w:lang w:val="es-CL"/>
        </w:rPr>
      </w:pPr>
      <w:r>
        <w:rPr>
          <w:rFonts w:ascii="Times New Roman" w:eastAsiaTheme="minorEastAsia" w:hAnsi="Times New Roman" w:cs="Times New Roman"/>
          <w:sz w:val="24"/>
          <w:szCs w:val="24"/>
          <w:lang w:val="es-CL"/>
        </w:rPr>
        <w:t xml:space="preserve">Análogamente, la similitud entre </w:t>
      </w:r>
      <w:r w:rsidR="00C46468">
        <w:rPr>
          <w:rFonts w:ascii="Times New Roman" w:eastAsiaTheme="minorEastAsia" w:hAnsi="Times New Roman" w:cs="Times New Roman"/>
          <w:sz w:val="24"/>
          <w:szCs w:val="24"/>
          <w:lang w:val="es-CL"/>
        </w:rPr>
        <w:t xml:space="preserve">dos </w:t>
      </w:r>
      <w:r>
        <w:rPr>
          <w:rFonts w:ascii="Times New Roman" w:eastAsiaTheme="minorEastAsia" w:hAnsi="Times New Roman" w:cs="Times New Roman"/>
          <w:sz w:val="24"/>
          <w:szCs w:val="24"/>
          <w:lang w:val="es-CL"/>
        </w:rPr>
        <w:t xml:space="preserve">ítems </w:t>
      </w:r>
      <w:r w:rsidRPr="00C843F9">
        <w:rPr>
          <w:rFonts w:ascii="Times New Roman" w:hAnsi="Times New Roman" w:cs="Times New Roman"/>
          <w:i/>
          <w:sz w:val="24"/>
          <w:szCs w:val="24"/>
          <w:lang w:val="es-CL"/>
        </w:rPr>
        <w:t>“i”</w:t>
      </w:r>
      <w:r w:rsidRPr="00C843F9">
        <w:rPr>
          <w:rFonts w:ascii="Times New Roman" w:eastAsiaTheme="minorEastAsia" w:hAnsi="Times New Roman" w:cs="Times New Roman"/>
          <w:i/>
          <w:sz w:val="24"/>
          <w:szCs w:val="24"/>
          <w:lang w:val="es-CL"/>
        </w:rPr>
        <w:t xml:space="preserve"> </w:t>
      </w:r>
      <w:r w:rsidRPr="00C843F9">
        <w:rPr>
          <w:rFonts w:ascii="Times New Roman" w:eastAsiaTheme="minorEastAsia" w:hAnsi="Times New Roman" w:cs="Times New Roman"/>
          <w:sz w:val="24"/>
          <w:szCs w:val="24"/>
          <w:lang w:val="es-CL"/>
        </w:rPr>
        <w:t>y</w:t>
      </w:r>
      <w:r w:rsidRPr="00C843F9">
        <w:rPr>
          <w:rFonts w:ascii="Times New Roman" w:eastAsiaTheme="minorEastAsia" w:hAnsi="Times New Roman" w:cs="Times New Roman"/>
          <w:i/>
          <w:sz w:val="24"/>
          <w:szCs w:val="24"/>
          <w:lang w:val="es-CL"/>
        </w:rPr>
        <w:t xml:space="preserve"> </w:t>
      </w:r>
      <w:r w:rsidRPr="00C843F9">
        <w:rPr>
          <w:rFonts w:ascii="Times New Roman" w:hAnsi="Times New Roman" w:cs="Times New Roman"/>
          <w:i/>
          <w:sz w:val="24"/>
          <w:szCs w:val="24"/>
          <w:lang w:val="es-CL"/>
        </w:rPr>
        <w:t>“j”</w:t>
      </w:r>
      <w:r>
        <w:rPr>
          <w:rFonts w:ascii="Times New Roman" w:eastAsiaTheme="minorEastAsia" w:hAnsi="Times New Roman" w:cs="Times New Roman"/>
          <w:sz w:val="24"/>
          <w:szCs w:val="24"/>
          <w:lang w:val="es-CL"/>
        </w:rPr>
        <w:t xml:space="preserve"> se calcula de la siguiente manera:</w:t>
      </w:r>
    </w:p>
    <w:tbl>
      <w:tblPr>
        <w:tblStyle w:val="Tablaconcuadrcula"/>
        <w:tblW w:w="0" w:type="auto"/>
        <w:tblInd w:w="15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2"/>
      </w:tblGrid>
      <w:tr w:rsidR="00415378" w14:paraId="590A7A2D" w14:textId="77777777" w:rsidTr="00415378">
        <w:tc>
          <w:tcPr>
            <w:tcW w:w="5782" w:type="dxa"/>
          </w:tcPr>
          <w:p w14:paraId="1C2CE8CF" w14:textId="28CEC5E9" w:rsidR="00415378" w:rsidRPr="00415378" w:rsidRDefault="00415378" w:rsidP="00415378">
            <w:pPr>
              <w:spacing w:line="360" w:lineRule="auto"/>
              <w:rPr>
                <w:rFonts w:ascii="Times New Roman" w:eastAsiaTheme="minorEastAsia" w:hAnsi="Times New Roman" w:cs="Times New Roman"/>
                <w:i/>
                <w:sz w:val="24"/>
                <w:szCs w:val="24"/>
                <w:lang w:val="es-CL"/>
              </w:rPr>
            </w:pPr>
            <m:oMathPara>
              <m:oMath>
                <m:r>
                  <w:rPr>
                    <w:rFonts w:ascii="Cambria Math" w:eastAsiaTheme="minorEastAsia" w:hAnsi="Cambria Math" w:cs="Times New Roman"/>
                    <w:sz w:val="28"/>
                    <w:szCs w:val="24"/>
                    <w:lang w:val="es-CL"/>
                  </w:rPr>
                  <m:t>s</m:t>
                </m:r>
                <m:r>
                  <w:rPr>
                    <w:rFonts w:ascii="Cambria Math" w:hAnsi="Cambria Math" w:cs="Times New Roman"/>
                    <w:sz w:val="28"/>
                    <w:szCs w:val="24"/>
                    <w:lang w:val="es-CL"/>
                  </w:rPr>
                  <m:t>im</m:t>
                </m:r>
                <m:d>
                  <m:dPr>
                    <m:ctrlPr>
                      <w:rPr>
                        <w:rFonts w:ascii="Cambria Math" w:hAnsi="Cambria Math" w:cs="Times New Roman"/>
                        <w:i/>
                        <w:sz w:val="28"/>
                        <w:szCs w:val="24"/>
                        <w:lang w:val="es-CL"/>
                      </w:rPr>
                    </m:ctrlPr>
                  </m:dPr>
                  <m:e>
                    <m:r>
                      <w:rPr>
                        <w:rFonts w:ascii="Cambria Math" w:hAnsi="Cambria Math" w:cs="Times New Roman"/>
                        <w:sz w:val="28"/>
                        <w:szCs w:val="24"/>
                        <w:lang w:val="es-CL"/>
                      </w:rPr>
                      <m:t>i,j</m:t>
                    </m:r>
                  </m:e>
                </m:d>
                <m:r>
                  <w:rPr>
                    <w:rFonts w:ascii="Cambria Math" w:hAnsi="Cambria Math" w:cs="Times New Roman"/>
                    <w:sz w:val="28"/>
                    <w:szCs w:val="24"/>
                    <w:lang w:val="es-CL"/>
                  </w:rPr>
                  <m:t>=</m:t>
                </m:r>
                <m:f>
                  <m:fPr>
                    <m:ctrlPr>
                      <w:rPr>
                        <w:rFonts w:ascii="Cambria Math" w:hAnsi="Cambria Math" w:cs="Times New Roman"/>
                        <w:i/>
                        <w:sz w:val="28"/>
                        <w:szCs w:val="24"/>
                        <w:lang w:val="es-CL"/>
                      </w:rPr>
                    </m:ctrlPr>
                  </m:fPr>
                  <m:num>
                    <m:nary>
                      <m:naryPr>
                        <m:chr m:val="∑"/>
                        <m:limLoc m:val="undOvr"/>
                        <m:supHide m:val="1"/>
                        <m:ctrlPr>
                          <w:rPr>
                            <w:rFonts w:ascii="Cambria Math" w:hAnsi="Cambria Math" w:cs="Times New Roman"/>
                            <w:i/>
                            <w:sz w:val="28"/>
                            <w:szCs w:val="24"/>
                            <w:lang w:val="es-CL"/>
                          </w:rPr>
                        </m:ctrlPr>
                      </m:naryPr>
                      <m:sub>
                        <m:r>
                          <w:rPr>
                            <w:rFonts w:ascii="Cambria Math" w:hAnsi="Cambria Math" w:cs="Times New Roman"/>
                            <w:sz w:val="28"/>
                            <w:szCs w:val="24"/>
                            <w:lang w:val="es-CL"/>
                          </w:rPr>
                          <m:t>u</m:t>
                        </m:r>
                        <m:r>
                          <w:rPr>
                            <w:rFonts w:ascii="Cambria Math" w:hAnsi="Cambria Math" w:cs="Times New Roman"/>
                            <w:i/>
                            <w:sz w:val="28"/>
                            <w:szCs w:val="24"/>
                            <w:lang w:val="es-CL"/>
                          </w:rPr>
                          <w:sym w:font="Symbol" w:char="F0CE"/>
                        </m:r>
                        <m:r>
                          <w:rPr>
                            <w:rFonts w:ascii="Cambria Math" w:hAnsi="Cambria Math" w:cs="Times New Roman"/>
                            <w:sz w:val="28"/>
                            <w:szCs w:val="24"/>
                            <w:lang w:val="es-CL"/>
                          </w:rPr>
                          <m:t>U</m:t>
                        </m:r>
                      </m:sub>
                      <m:sup/>
                      <m:e>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r</m:t>
                            </m:r>
                          </m:e>
                          <m:sub>
                            <m:r>
                              <w:rPr>
                                <w:rFonts w:ascii="Cambria Math" w:hAnsi="Cambria Math" w:cs="Times New Roman"/>
                                <w:sz w:val="28"/>
                                <w:szCs w:val="24"/>
                                <w:lang w:val="es-CL"/>
                              </w:rPr>
                              <m:t>ui</m:t>
                            </m:r>
                          </m:sub>
                        </m:sSub>
                        <m:r>
                          <w:rPr>
                            <w:rFonts w:ascii="Cambria Math" w:hAnsi="Cambria Math" w:cs="Times New Roman"/>
                            <w:sz w:val="28"/>
                            <w:szCs w:val="24"/>
                            <w:lang w:val="es-CL"/>
                          </w:rPr>
                          <m:t xml:space="preserve">- </m:t>
                        </m:r>
                        <m:sSub>
                          <m:sSubPr>
                            <m:ctrlPr>
                              <w:rPr>
                                <w:rFonts w:ascii="Cambria Math" w:hAnsi="Cambria Math" w:cs="Times New Roman"/>
                                <w:i/>
                                <w:sz w:val="28"/>
                                <w:szCs w:val="24"/>
                                <w:lang w:val="es-CL"/>
                              </w:rPr>
                            </m:ctrlPr>
                          </m:sSubPr>
                          <m:e>
                            <m:acc>
                              <m:accPr>
                                <m:chr m:val="̅"/>
                                <m:ctrlPr>
                                  <w:rPr>
                                    <w:rFonts w:ascii="Cambria Math" w:hAnsi="Cambria Math" w:cs="Times New Roman"/>
                                    <w:i/>
                                    <w:sz w:val="28"/>
                                    <w:szCs w:val="24"/>
                                    <w:lang w:val="es-CL"/>
                                  </w:rPr>
                                </m:ctrlPr>
                              </m:accPr>
                              <m:e>
                                <m:r>
                                  <w:rPr>
                                    <w:rFonts w:ascii="Cambria Math" w:hAnsi="Cambria Math" w:cs="Times New Roman"/>
                                    <w:sz w:val="28"/>
                                    <w:szCs w:val="24"/>
                                    <w:lang w:val="es-CL"/>
                                  </w:rPr>
                                  <m:t>r</m:t>
                                </m:r>
                              </m:e>
                            </m:acc>
                          </m:e>
                          <m:sub>
                            <m:r>
                              <w:rPr>
                                <w:rFonts w:ascii="Cambria Math" w:hAnsi="Cambria Math" w:cs="Times New Roman"/>
                                <w:sz w:val="28"/>
                                <w:szCs w:val="24"/>
                                <w:lang w:val="es-CL"/>
                              </w:rPr>
                              <m:t>i</m:t>
                            </m:r>
                          </m:sub>
                        </m:sSub>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r</m:t>
                            </m:r>
                          </m:e>
                          <m:sub>
                            <m:r>
                              <w:rPr>
                                <w:rFonts w:ascii="Cambria Math" w:hAnsi="Cambria Math" w:cs="Times New Roman"/>
                                <w:sz w:val="28"/>
                                <w:szCs w:val="24"/>
                                <w:lang w:val="es-CL"/>
                              </w:rPr>
                              <m:t>uj</m:t>
                            </m:r>
                          </m:sub>
                        </m:sSub>
                        <m:r>
                          <w:rPr>
                            <w:rFonts w:ascii="Cambria Math" w:hAnsi="Cambria Math" w:cs="Times New Roman"/>
                            <w:sz w:val="28"/>
                            <w:szCs w:val="24"/>
                            <w:lang w:val="es-CL"/>
                          </w:rPr>
                          <m:t xml:space="preserve">- </m:t>
                        </m:r>
                        <m:sSub>
                          <m:sSubPr>
                            <m:ctrlPr>
                              <w:rPr>
                                <w:rFonts w:ascii="Cambria Math" w:hAnsi="Cambria Math" w:cs="Times New Roman"/>
                                <w:i/>
                                <w:sz w:val="28"/>
                                <w:szCs w:val="24"/>
                                <w:lang w:val="es-CL"/>
                              </w:rPr>
                            </m:ctrlPr>
                          </m:sSubPr>
                          <m:e>
                            <m:acc>
                              <m:accPr>
                                <m:chr m:val="̅"/>
                                <m:ctrlPr>
                                  <w:rPr>
                                    <w:rFonts w:ascii="Cambria Math" w:hAnsi="Cambria Math" w:cs="Times New Roman"/>
                                    <w:i/>
                                    <w:sz w:val="28"/>
                                    <w:szCs w:val="24"/>
                                    <w:lang w:val="es-CL"/>
                                  </w:rPr>
                                </m:ctrlPr>
                              </m:accPr>
                              <m:e>
                                <m:r>
                                  <w:rPr>
                                    <w:rFonts w:ascii="Cambria Math" w:hAnsi="Cambria Math" w:cs="Times New Roman"/>
                                    <w:sz w:val="28"/>
                                    <w:szCs w:val="24"/>
                                    <w:lang w:val="es-CL"/>
                                  </w:rPr>
                                  <m:t>r</m:t>
                                </m:r>
                              </m:e>
                            </m:acc>
                          </m:e>
                          <m:sub>
                            <m:r>
                              <w:rPr>
                                <w:rFonts w:ascii="Cambria Math" w:hAnsi="Cambria Math" w:cs="Times New Roman"/>
                                <w:sz w:val="28"/>
                                <w:szCs w:val="24"/>
                                <w:lang w:val="es-CL"/>
                              </w:rPr>
                              <m:t>j</m:t>
                            </m:r>
                          </m:sub>
                        </m:sSub>
                        <m:r>
                          <w:rPr>
                            <w:rFonts w:ascii="Cambria Math" w:hAnsi="Cambria Math" w:cs="Times New Roman"/>
                            <w:sz w:val="28"/>
                            <w:szCs w:val="24"/>
                            <w:lang w:val="es-CL"/>
                          </w:rPr>
                          <m:t>)</m:t>
                        </m:r>
                      </m:e>
                    </m:nary>
                  </m:num>
                  <m:den>
                    <m:rad>
                      <m:radPr>
                        <m:degHide m:val="1"/>
                        <m:ctrlPr>
                          <w:rPr>
                            <w:rFonts w:ascii="Cambria Math" w:hAnsi="Cambria Math" w:cs="Times New Roman"/>
                            <w:i/>
                            <w:sz w:val="28"/>
                            <w:szCs w:val="24"/>
                            <w:lang w:val="es-CL"/>
                          </w:rPr>
                        </m:ctrlPr>
                      </m:radPr>
                      <m:deg/>
                      <m:e>
                        <m:nary>
                          <m:naryPr>
                            <m:chr m:val="∑"/>
                            <m:limLoc m:val="undOvr"/>
                            <m:supHide m:val="1"/>
                            <m:ctrlPr>
                              <w:rPr>
                                <w:rFonts w:ascii="Cambria Math" w:hAnsi="Cambria Math" w:cs="Times New Roman"/>
                                <w:i/>
                                <w:sz w:val="28"/>
                                <w:szCs w:val="24"/>
                                <w:lang w:val="es-CL"/>
                              </w:rPr>
                            </m:ctrlPr>
                          </m:naryPr>
                          <m:sub>
                            <m:r>
                              <w:rPr>
                                <w:rFonts w:ascii="Cambria Math" w:hAnsi="Cambria Math" w:cs="Times New Roman"/>
                                <w:sz w:val="28"/>
                                <w:szCs w:val="24"/>
                                <w:lang w:val="es-CL"/>
                              </w:rPr>
                              <m:t>u</m:t>
                            </m:r>
                            <m:r>
                              <w:rPr>
                                <w:rFonts w:ascii="Cambria Math" w:hAnsi="Cambria Math" w:cs="Times New Roman"/>
                                <w:i/>
                                <w:sz w:val="28"/>
                                <w:szCs w:val="24"/>
                                <w:lang w:val="es-CL"/>
                              </w:rPr>
                              <w:sym w:font="Symbol" w:char="F0CE"/>
                            </m:r>
                            <m:r>
                              <w:rPr>
                                <w:rFonts w:ascii="Cambria Math" w:hAnsi="Cambria Math" w:cs="Times New Roman"/>
                                <w:sz w:val="28"/>
                                <w:szCs w:val="24"/>
                                <w:lang w:val="es-CL"/>
                              </w:rPr>
                              <m:t>U</m:t>
                            </m:r>
                          </m:sub>
                          <m:sup/>
                          <m:e>
                            <m:sSup>
                              <m:sSupPr>
                                <m:ctrlPr>
                                  <w:rPr>
                                    <w:rFonts w:ascii="Cambria Math" w:hAnsi="Cambria Math" w:cs="Times New Roman"/>
                                    <w:i/>
                                    <w:sz w:val="28"/>
                                    <w:szCs w:val="24"/>
                                    <w:lang w:val="es-CL"/>
                                  </w:rPr>
                                </m:ctrlPr>
                              </m:sSupPr>
                              <m:e>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r</m:t>
                                    </m:r>
                                  </m:e>
                                  <m:sub>
                                    <m:r>
                                      <w:rPr>
                                        <w:rFonts w:ascii="Cambria Math" w:hAnsi="Cambria Math" w:cs="Times New Roman"/>
                                        <w:sz w:val="28"/>
                                        <w:szCs w:val="24"/>
                                        <w:lang w:val="es-CL"/>
                                      </w:rPr>
                                      <m:t>ui</m:t>
                                    </m:r>
                                  </m:sub>
                                </m:sSub>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acc>
                                      <m:accPr>
                                        <m:chr m:val="̅"/>
                                        <m:ctrlPr>
                                          <w:rPr>
                                            <w:rFonts w:ascii="Cambria Math" w:hAnsi="Cambria Math" w:cs="Times New Roman"/>
                                            <w:i/>
                                            <w:sz w:val="28"/>
                                            <w:szCs w:val="24"/>
                                            <w:lang w:val="es-CL"/>
                                          </w:rPr>
                                        </m:ctrlPr>
                                      </m:accPr>
                                      <m:e>
                                        <m:r>
                                          <w:rPr>
                                            <w:rFonts w:ascii="Cambria Math" w:hAnsi="Cambria Math" w:cs="Times New Roman"/>
                                            <w:sz w:val="28"/>
                                            <w:szCs w:val="24"/>
                                            <w:lang w:val="es-CL"/>
                                          </w:rPr>
                                          <m:t>r</m:t>
                                        </m:r>
                                      </m:e>
                                    </m:acc>
                                  </m:e>
                                  <m:sub>
                                    <m:r>
                                      <w:rPr>
                                        <w:rFonts w:ascii="Cambria Math" w:hAnsi="Cambria Math" w:cs="Times New Roman"/>
                                        <w:sz w:val="28"/>
                                        <w:szCs w:val="24"/>
                                        <w:lang w:val="es-CL"/>
                                      </w:rPr>
                                      <m:t>i</m:t>
                                    </m:r>
                                  </m:sub>
                                </m:sSub>
                                <m:r>
                                  <w:rPr>
                                    <w:rFonts w:ascii="Cambria Math" w:hAnsi="Cambria Math" w:cs="Times New Roman"/>
                                    <w:sz w:val="28"/>
                                    <w:szCs w:val="24"/>
                                    <w:lang w:val="es-CL"/>
                                  </w:rPr>
                                  <m:t>)</m:t>
                                </m:r>
                              </m:e>
                              <m:sup>
                                <m:r>
                                  <w:rPr>
                                    <w:rFonts w:ascii="Cambria Math" w:hAnsi="Cambria Math" w:cs="Times New Roman"/>
                                    <w:sz w:val="28"/>
                                    <w:szCs w:val="24"/>
                                    <w:lang w:val="es-CL"/>
                                  </w:rPr>
                                  <m:t>2</m:t>
                                </m:r>
                              </m:sup>
                            </m:sSup>
                          </m:e>
                        </m:nary>
                      </m:e>
                    </m:rad>
                    <m:rad>
                      <m:radPr>
                        <m:degHide m:val="1"/>
                        <m:ctrlPr>
                          <w:rPr>
                            <w:rFonts w:ascii="Cambria Math" w:hAnsi="Cambria Math" w:cs="Times New Roman"/>
                            <w:i/>
                            <w:sz w:val="28"/>
                            <w:szCs w:val="24"/>
                            <w:lang w:val="es-CL"/>
                          </w:rPr>
                        </m:ctrlPr>
                      </m:radPr>
                      <m:deg/>
                      <m:e>
                        <m:nary>
                          <m:naryPr>
                            <m:chr m:val="∑"/>
                            <m:limLoc m:val="undOvr"/>
                            <m:supHide m:val="1"/>
                            <m:ctrlPr>
                              <w:rPr>
                                <w:rFonts w:ascii="Cambria Math" w:hAnsi="Cambria Math" w:cs="Times New Roman"/>
                                <w:i/>
                                <w:sz w:val="28"/>
                                <w:szCs w:val="24"/>
                                <w:lang w:val="es-CL"/>
                              </w:rPr>
                            </m:ctrlPr>
                          </m:naryPr>
                          <m:sub>
                            <m:r>
                              <w:rPr>
                                <w:rFonts w:ascii="Cambria Math" w:hAnsi="Cambria Math" w:cs="Times New Roman"/>
                                <w:sz w:val="28"/>
                                <w:szCs w:val="24"/>
                                <w:lang w:val="es-CL"/>
                              </w:rPr>
                              <m:t>u</m:t>
                            </m:r>
                            <m:r>
                              <w:rPr>
                                <w:rFonts w:ascii="Cambria Math" w:hAnsi="Cambria Math" w:cs="Times New Roman"/>
                                <w:i/>
                                <w:sz w:val="28"/>
                                <w:szCs w:val="24"/>
                                <w:lang w:val="es-CL"/>
                              </w:rPr>
                              <w:sym w:font="Symbol" w:char="F0CE"/>
                            </m:r>
                            <m:r>
                              <w:rPr>
                                <w:rFonts w:ascii="Cambria Math" w:hAnsi="Cambria Math" w:cs="Times New Roman"/>
                                <w:sz w:val="28"/>
                                <w:szCs w:val="24"/>
                                <w:lang w:val="es-CL"/>
                              </w:rPr>
                              <m:t>U</m:t>
                            </m:r>
                          </m:sub>
                          <m:sup/>
                          <m:e>
                            <m:sSup>
                              <m:sSupPr>
                                <m:ctrlPr>
                                  <w:rPr>
                                    <w:rFonts w:ascii="Cambria Math" w:hAnsi="Cambria Math" w:cs="Times New Roman"/>
                                    <w:i/>
                                    <w:sz w:val="28"/>
                                    <w:szCs w:val="24"/>
                                    <w:lang w:val="es-CL"/>
                                  </w:rPr>
                                </m:ctrlPr>
                              </m:sSupPr>
                              <m:e>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r</m:t>
                                    </m:r>
                                  </m:e>
                                  <m:sub>
                                    <m:r>
                                      <w:rPr>
                                        <w:rFonts w:ascii="Cambria Math" w:hAnsi="Cambria Math" w:cs="Times New Roman"/>
                                        <w:sz w:val="28"/>
                                        <w:szCs w:val="24"/>
                                        <w:lang w:val="es-CL"/>
                                      </w:rPr>
                                      <m:t>uj</m:t>
                                    </m:r>
                                  </m:sub>
                                </m:sSub>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acc>
                                      <m:accPr>
                                        <m:chr m:val="̅"/>
                                        <m:ctrlPr>
                                          <w:rPr>
                                            <w:rFonts w:ascii="Cambria Math" w:hAnsi="Cambria Math" w:cs="Times New Roman"/>
                                            <w:i/>
                                            <w:sz w:val="28"/>
                                            <w:szCs w:val="24"/>
                                            <w:lang w:val="es-CL"/>
                                          </w:rPr>
                                        </m:ctrlPr>
                                      </m:accPr>
                                      <m:e>
                                        <m:r>
                                          <w:rPr>
                                            <w:rFonts w:ascii="Cambria Math" w:hAnsi="Cambria Math" w:cs="Times New Roman"/>
                                            <w:sz w:val="28"/>
                                            <w:szCs w:val="24"/>
                                            <w:lang w:val="es-CL"/>
                                          </w:rPr>
                                          <m:t>r</m:t>
                                        </m:r>
                                      </m:e>
                                    </m:acc>
                                  </m:e>
                                  <m:sub>
                                    <m:r>
                                      <w:rPr>
                                        <w:rFonts w:ascii="Cambria Math" w:hAnsi="Cambria Math" w:cs="Times New Roman"/>
                                        <w:sz w:val="28"/>
                                        <w:szCs w:val="24"/>
                                        <w:lang w:val="es-CL"/>
                                      </w:rPr>
                                      <m:t>j</m:t>
                                    </m:r>
                                  </m:sub>
                                </m:sSub>
                                <m:r>
                                  <w:rPr>
                                    <w:rFonts w:ascii="Cambria Math" w:hAnsi="Cambria Math" w:cs="Times New Roman"/>
                                    <w:sz w:val="28"/>
                                    <w:szCs w:val="24"/>
                                    <w:lang w:val="es-CL"/>
                                  </w:rPr>
                                  <m:t>)</m:t>
                                </m:r>
                              </m:e>
                              <m:sup>
                                <m:r>
                                  <w:rPr>
                                    <w:rFonts w:ascii="Cambria Math" w:hAnsi="Cambria Math" w:cs="Times New Roman"/>
                                    <w:sz w:val="28"/>
                                    <w:szCs w:val="24"/>
                                    <w:lang w:val="es-CL"/>
                                  </w:rPr>
                                  <m:t>2</m:t>
                                </m:r>
                              </m:sup>
                            </m:sSup>
                          </m:e>
                        </m:nary>
                      </m:e>
                    </m:rad>
                  </m:den>
                </m:f>
              </m:oMath>
            </m:oMathPara>
          </w:p>
        </w:tc>
      </w:tr>
    </w:tbl>
    <w:p w14:paraId="1F8B339E" w14:textId="33ED0BA7" w:rsidR="00415378" w:rsidRDefault="00415378" w:rsidP="00E667F9">
      <w:pPr>
        <w:pStyle w:val="Epgrafe"/>
        <w:jc w:val="center"/>
        <w:rPr>
          <w:rFonts w:ascii="Times New Roman" w:hAnsi="Times New Roman" w:cs="Times New Roman"/>
          <w:b w:val="0"/>
          <w:color w:val="auto"/>
          <w:sz w:val="24"/>
        </w:rPr>
      </w:pPr>
      <w:r w:rsidRPr="00415378">
        <w:rPr>
          <w:rFonts w:ascii="Times New Roman" w:hAnsi="Times New Roman" w:cs="Times New Roman"/>
          <w:b w:val="0"/>
          <w:color w:val="auto"/>
          <w:sz w:val="24"/>
        </w:rPr>
        <w:t xml:space="preserve">Formula </w:t>
      </w:r>
      <w:r w:rsidRPr="00415378">
        <w:rPr>
          <w:rFonts w:ascii="Times New Roman" w:hAnsi="Times New Roman" w:cs="Times New Roman"/>
          <w:b w:val="0"/>
          <w:color w:val="auto"/>
          <w:sz w:val="24"/>
        </w:rPr>
        <w:fldChar w:fldCharType="begin"/>
      </w:r>
      <w:r w:rsidRPr="00415378">
        <w:rPr>
          <w:rFonts w:ascii="Times New Roman" w:hAnsi="Times New Roman" w:cs="Times New Roman"/>
          <w:b w:val="0"/>
          <w:color w:val="auto"/>
          <w:sz w:val="24"/>
        </w:rPr>
        <w:instrText xml:space="preserve"> SEQ ( \* ARABIC </w:instrText>
      </w:r>
      <w:r w:rsidRPr="00415378">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5</w:t>
      </w:r>
      <w:r w:rsidRPr="00415378">
        <w:rPr>
          <w:rFonts w:ascii="Times New Roman" w:hAnsi="Times New Roman" w:cs="Times New Roman"/>
          <w:b w:val="0"/>
          <w:color w:val="auto"/>
          <w:sz w:val="24"/>
        </w:rPr>
        <w:fldChar w:fldCharType="end"/>
      </w:r>
      <w:r w:rsidRPr="00415378">
        <w:rPr>
          <w:rFonts w:ascii="Times New Roman" w:hAnsi="Times New Roman" w:cs="Times New Roman"/>
          <w:b w:val="0"/>
          <w:color w:val="auto"/>
          <w:sz w:val="24"/>
        </w:rPr>
        <w:t>: Coeficiente de Correlación de Pearson para Ítems.</w:t>
      </w:r>
    </w:p>
    <w:p w14:paraId="27E4C67C" w14:textId="77777777" w:rsidR="00E667F9" w:rsidRPr="00E667F9" w:rsidRDefault="00E667F9" w:rsidP="00E667F9"/>
    <w:p w14:paraId="7F9276E1" w14:textId="0E9F3B19" w:rsidR="00F5619C" w:rsidRPr="00B46374" w:rsidRDefault="00C843F9" w:rsidP="00E667F9">
      <w:pPr>
        <w:spacing w:line="360" w:lineRule="auto"/>
        <w:ind w:left="708"/>
        <w:rPr>
          <w:rFonts w:ascii="Times New Roman" w:eastAsiaTheme="minorEastAsia" w:hAnsi="Times New Roman" w:cs="Times New Roman"/>
          <w:sz w:val="24"/>
          <w:szCs w:val="24"/>
          <w:lang w:val="es-CL"/>
        </w:rPr>
      </w:pPr>
      <w:r>
        <w:rPr>
          <w:rFonts w:ascii="Times New Roman" w:eastAsiaTheme="minorEastAsia" w:hAnsi="Times New Roman" w:cs="Times New Roman"/>
          <w:sz w:val="24"/>
          <w:szCs w:val="24"/>
          <w:lang w:val="es-CL"/>
        </w:rPr>
        <w:t xml:space="preserve">Donde </w:t>
      </w:r>
      <w:r w:rsidRPr="00C843F9">
        <w:rPr>
          <w:rFonts w:ascii="Cambria Math" w:hAnsi="Cambria Math" w:cs="Times New Roman"/>
          <w:i/>
          <w:sz w:val="28"/>
          <w:szCs w:val="24"/>
          <w:lang w:val="es-CL"/>
        </w:rPr>
        <w:t xml:space="preserve">U </w:t>
      </w:r>
      <w:r>
        <w:rPr>
          <w:rFonts w:ascii="Times New Roman" w:eastAsiaTheme="minorEastAsia" w:hAnsi="Times New Roman" w:cs="Times New Roman"/>
          <w:sz w:val="24"/>
          <w:szCs w:val="24"/>
          <w:lang w:val="es-CL"/>
        </w:rPr>
        <w:t xml:space="preserve">es el conjunto de usuarios que han entregado un rating para los ítems </w:t>
      </w:r>
      <w:r w:rsidRPr="00C843F9">
        <w:rPr>
          <w:rFonts w:ascii="Times New Roman" w:hAnsi="Times New Roman" w:cs="Times New Roman"/>
          <w:i/>
          <w:sz w:val="24"/>
          <w:szCs w:val="24"/>
          <w:lang w:val="es-CL"/>
        </w:rPr>
        <w:t>“i”</w:t>
      </w:r>
      <w:r>
        <w:rPr>
          <w:rFonts w:ascii="Times New Roman" w:eastAsiaTheme="minorEastAsia" w:hAnsi="Times New Roman" w:cs="Times New Roman"/>
          <w:sz w:val="24"/>
          <w:szCs w:val="24"/>
          <w:lang w:val="es-CL"/>
        </w:rPr>
        <w:t xml:space="preserve"> y </w:t>
      </w:r>
      <w:r w:rsidRPr="00C843F9">
        <w:rPr>
          <w:rFonts w:ascii="Times New Roman" w:hAnsi="Times New Roman" w:cs="Times New Roman"/>
          <w:i/>
          <w:sz w:val="24"/>
          <w:szCs w:val="24"/>
          <w:lang w:val="es-CL"/>
        </w:rPr>
        <w:t>“j”</w:t>
      </w:r>
      <w:r>
        <w:rPr>
          <w:rFonts w:ascii="Cambria Math" w:hAnsi="Cambria Math" w:cs="Times New Roman"/>
          <w:sz w:val="24"/>
          <w:szCs w:val="24"/>
          <w:lang w:val="es-CL"/>
        </w:rPr>
        <w:t xml:space="preserve">, </w:t>
      </w:r>
      <m:oMath>
        <m:sSub>
          <m:sSubPr>
            <m:ctrlPr>
              <w:rPr>
                <w:rFonts w:ascii="Cambria Math" w:hAnsi="Cambria Math" w:cs="Times New Roman"/>
                <w:i/>
                <w:sz w:val="28"/>
                <w:szCs w:val="24"/>
                <w:lang w:val="es-CL"/>
              </w:rPr>
            </m:ctrlPr>
          </m:sSubPr>
          <m:e>
            <m:r>
              <w:rPr>
                <w:rFonts w:ascii="Cambria Math" w:hAnsi="Cambria Math" w:cs="Times New Roman"/>
                <w:sz w:val="28"/>
                <w:szCs w:val="24"/>
                <w:lang w:val="es-CL"/>
              </w:rPr>
              <m:t>r</m:t>
            </m:r>
          </m:e>
          <m:sub>
            <m:r>
              <w:rPr>
                <w:rFonts w:ascii="Cambria Math" w:hAnsi="Cambria Math" w:cs="Times New Roman"/>
                <w:sz w:val="28"/>
                <w:szCs w:val="24"/>
                <w:lang w:val="es-CL"/>
              </w:rPr>
              <m:t>ui</m:t>
            </m:r>
          </m:sub>
        </m:sSub>
      </m:oMath>
      <w:r>
        <w:rPr>
          <w:rFonts w:ascii="Cambria Math" w:eastAsiaTheme="minorEastAsia" w:hAnsi="Cambria Math" w:cs="Times New Roman"/>
          <w:sz w:val="28"/>
          <w:szCs w:val="24"/>
          <w:lang w:val="es-CL"/>
        </w:rPr>
        <w:t xml:space="preserve"> </w:t>
      </w:r>
      <w:r w:rsidRPr="00C843F9">
        <w:rPr>
          <w:rFonts w:ascii="Times New Roman" w:eastAsiaTheme="minorEastAsia" w:hAnsi="Times New Roman" w:cs="Times New Roman"/>
          <w:sz w:val="24"/>
          <w:szCs w:val="24"/>
          <w:lang w:val="es-CL"/>
        </w:rPr>
        <w:t>es el rating del usuario</w:t>
      </w:r>
      <w:r>
        <w:rPr>
          <w:rFonts w:ascii="Cambria Math" w:eastAsiaTheme="minorEastAsia" w:hAnsi="Cambria Math" w:cs="Times New Roman"/>
          <w:sz w:val="28"/>
          <w:szCs w:val="24"/>
          <w:lang w:val="es-CL"/>
        </w:rPr>
        <w:t xml:space="preserve"> </w:t>
      </w:r>
      <w:r w:rsidRPr="00C843F9">
        <w:rPr>
          <w:rFonts w:ascii="Times New Roman" w:eastAsiaTheme="minorEastAsia" w:hAnsi="Times New Roman" w:cs="Times New Roman"/>
          <w:i/>
          <w:sz w:val="24"/>
          <w:szCs w:val="24"/>
          <w:lang w:val="es-CL"/>
        </w:rPr>
        <w:t>“u”</w:t>
      </w:r>
      <w:r w:rsidRPr="00C843F9">
        <w:rPr>
          <w:rFonts w:ascii="Cambria Math" w:eastAsiaTheme="minorEastAsia" w:hAnsi="Cambria Math" w:cs="Times New Roman"/>
          <w:sz w:val="24"/>
          <w:szCs w:val="24"/>
          <w:lang w:val="es-CL"/>
        </w:rPr>
        <w:t xml:space="preserve"> </w:t>
      </w:r>
      <w:r w:rsidRPr="00C843F9">
        <w:rPr>
          <w:rFonts w:ascii="Times New Roman" w:eastAsiaTheme="minorEastAsia" w:hAnsi="Times New Roman" w:cs="Times New Roman"/>
          <w:sz w:val="24"/>
          <w:szCs w:val="24"/>
          <w:lang w:val="es-CL"/>
        </w:rPr>
        <w:t>para el ítem</w:t>
      </w:r>
      <w:r>
        <w:rPr>
          <w:rFonts w:ascii="Cambria Math" w:eastAsiaTheme="minorEastAsia" w:hAnsi="Cambria Math" w:cs="Times New Roman"/>
          <w:sz w:val="28"/>
          <w:szCs w:val="24"/>
          <w:lang w:val="es-CL"/>
        </w:rPr>
        <w:t xml:space="preserve"> </w:t>
      </w:r>
      <w:r w:rsidRPr="00C843F9">
        <w:rPr>
          <w:rFonts w:ascii="Times New Roman" w:eastAsiaTheme="minorEastAsia" w:hAnsi="Times New Roman" w:cs="Times New Roman"/>
          <w:i/>
          <w:sz w:val="24"/>
          <w:szCs w:val="28"/>
          <w:lang w:val="es-CL"/>
        </w:rPr>
        <w:t>“i”</w:t>
      </w:r>
      <w:r w:rsidRPr="00C843F9">
        <w:rPr>
          <w:rFonts w:ascii="Cambria Math" w:eastAsiaTheme="minorEastAsia" w:hAnsi="Cambria Math" w:cs="Times New Roman"/>
          <w:szCs w:val="24"/>
          <w:lang w:val="es-CL"/>
        </w:rPr>
        <w:t xml:space="preserve"> </w:t>
      </w:r>
      <w:r w:rsidRPr="00C843F9">
        <w:rPr>
          <w:rFonts w:ascii="Times New Roman" w:eastAsiaTheme="minorEastAsia" w:hAnsi="Times New Roman" w:cs="Times New Roman"/>
          <w:sz w:val="24"/>
          <w:szCs w:val="24"/>
          <w:lang w:val="es-CL"/>
        </w:rPr>
        <w:t xml:space="preserve">y </w:t>
      </w:r>
      <m:oMath>
        <m:sSub>
          <m:sSubPr>
            <m:ctrlPr>
              <w:rPr>
                <w:rFonts w:ascii="Cambria Math" w:hAnsi="Cambria Math" w:cs="Times New Roman"/>
                <w:i/>
                <w:sz w:val="28"/>
                <w:szCs w:val="24"/>
                <w:lang w:val="es-CL"/>
              </w:rPr>
            </m:ctrlPr>
          </m:sSubPr>
          <m:e>
            <m:acc>
              <m:accPr>
                <m:chr m:val="̅"/>
                <m:ctrlPr>
                  <w:rPr>
                    <w:rFonts w:ascii="Cambria Math" w:hAnsi="Cambria Math" w:cs="Times New Roman"/>
                    <w:i/>
                    <w:sz w:val="28"/>
                    <w:szCs w:val="24"/>
                    <w:lang w:val="es-CL"/>
                  </w:rPr>
                </m:ctrlPr>
              </m:accPr>
              <m:e>
                <m:r>
                  <w:rPr>
                    <w:rFonts w:ascii="Cambria Math" w:hAnsi="Cambria Math" w:cs="Times New Roman"/>
                    <w:sz w:val="28"/>
                    <w:szCs w:val="24"/>
                    <w:lang w:val="es-CL"/>
                  </w:rPr>
                  <m:t>r</m:t>
                </m:r>
              </m:e>
            </m:acc>
          </m:e>
          <m:sub>
            <m:r>
              <w:rPr>
                <w:rFonts w:ascii="Cambria Math" w:hAnsi="Cambria Math" w:cs="Times New Roman"/>
                <w:sz w:val="28"/>
                <w:szCs w:val="24"/>
                <w:lang w:val="es-CL"/>
              </w:rPr>
              <m:t>i</m:t>
            </m:r>
          </m:sub>
        </m:sSub>
      </m:oMath>
      <w:r>
        <w:rPr>
          <w:rFonts w:ascii="Times New Roman" w:eastAsiaTheme="minorEastAsia" w:hAnsi="Times New Roman" w:cs="Times New Roman"/>
          <w:sz w:val="28"/>
          <w:szCs w:val="24"/>
          <w:lang w:val="es-CL"/>
        </w:rPr>
        <w:t xml:space="preserve"> </w:t>
      </w:r>
      <w:r>
        <w:rPr>
          <w:rFonts w:ascii="Times New Roman" w:eastAsiaTheme="minorEastAsia" w:hAnsi="Times New Roman" w:cs="Times New Roman"/>
          <w:sz w:val="24"/>
          <w:szCs w:val="24"/>
          <w:lang w:val="es-CL"/>
        </w:rPr>
        <w:t xml:space="preserve">es el promedio de ratings para el ítem </w:t>
      </w:r>
      <w:r w:rsidRPr="00C843F9">
        <w:rPr>
          <w:rFonts w:ascii="Times New Roman" w:eastAsiaTheme="minorEastAsia" w:hAnsi="Times New Roman" w:cs="Times New Roman"/>
          <w:i/>
          <w:sz w:val="24"/>
          <w:szCs w:val="24"/>
          <w:lang w:val="es-CL"/>
        </w:rPr>
        <w:t>“i”</w:t>
      </w:r>
      <w:r w:rsidR="00B46374">
        <w:rPr>
          <w:rFonts w:ascii="Times New Roman" w:eastAsiaTheme="minorEastAsia" w:hAnsi="Times New Roman" w:cs="Times New Roman"/>
          <w:i/>
          <w:sz w:val="24"/>
          <w:szCs w:val="24"/>
          <w:lang w:val="es-CL"/>
        </w:rPr>
        <w:t xml:space="preserve"> </w:t>
      </w:r>
      <w:r w:rsidR="00B46374">
        <w:rPr>
          <w:rFonts w:ascii="Times New Roman" w:eastAsiaTheme="minorEastAsia" w:hAnsi="Times New Roman" w:cs="Times New Roman"/>
          <w:sz w:val="24"/>
          <w:szCs w:val="24"/>
          <w:lang w:val="es-CL"/>
        </w:rPr>
        <w:t>de todos los usuarios.</w:t>
      </w:r>
    </w:p>
    <w:p w14:paraId="72882A4A" w14:textId="77777777" w:rsidR="00FD6638" w:rsidRDefault="00C70173" w:rsidP="00FB5B71">
      <w:pPr>
        <w:pStyle w:val="Prrafodelista"/>
        <w:numPr>
          <w:ilvl w:val="0"/>
          <w:numId w:val="9"/>
        </w:numPr>
        <w:spacing w:line="360" w:lineRule="auto"/>
        <w:rPr>
          <w:rFonts w:ascii="Times New Roman" w:hAnsi="Times New Roman" w:cs="Times New Roman"/>
          <w:sz w:val="24"/>
          <w:szCs w:val="24"/>
          <w:lang w:val="es-CL"/>
        </w:rPr>
      </w:pPr>
      <w:r w:rsidRPr="00FD6638">
        <w:rPr>
          <w:rFonts w:ascii="Times New Roman" w:hAnsi="Times New Roman" w:cs="Times New Roman"/>
          <w:b/>
          <w:sz w:val="24"/>
          <w:szCs w:val="24"/>
          <w:lang w:val="es-CL"/>
        </w:rPr>
        <w:t>Distancia Euclidiana:</w:t>
      </w:r>
      <w:r w:rsidR="009037CA">
        <w:rPr>
          <w:rFonts w:ascii="Times New Roman" w:hAnsi="Times New Roman" w:cs="Times New Roman"/>
          <w:sz w:val="24"/>
          <w:szCs w:val="24"/>
          <w:lang w:val="es-CL"/>
        </w:rPr>
        <w:t xml:space="preserve"> </w:t>
      </w:r>
      <w:r w:rsidR="00C372AA">
        <w:rPr>
          <w:rFonts w:ascii="Times New Roman" w:hAnsi="Times New Roman" w:cs="Times New Roman"/>
          <w:sz w:val="24"/>
          <w:szCs w:val="24"/>
          <w:lang w:val="es-CL"/>
        </w:rPr>
        <w:t xml:space="preserve">La distancia euclidiana entre </w:t>
      </w:r>
      <w:r w:rsidR="006E17B6">
        <w:rPr>
          <w:rFonts w:ascii="Times New Roman" w:hAnsi="Times New Roman" w:cs="Times New Roman"/>
          <w:sz w:val="24"/>
          <w:szCs w:val="24"/>
          <w:lang w:val="es-CL"/>
        </w:rPr>
        <w:t>dos</w:t>
      </w:r>
      <w:r w:rsidR="00C372AA">
        <w:rPr>
          <w:rFonts w:ascii="Times New Roman" w:hAnsi="Times New Roman" w:cs="Times New Roman"/>
          <w:sz w:val="24"/>
          <w:szCs w:val="24"/>
          <w:lang w:val="es-CL"/>
        </w:rPr>
        <w:t xml:space="preserve"> vectores de dos dimensiones </w:t>
      </w:r>
      <w:r w:rsidR="00FD6638">
        <w:rPr>
          <w:rFonts w:ascii="Times New Roman" w:hAnsi="Times New Roman" w:cs="Times New Roman"/>
          <w:sz w:val="24"/>
          <w:szCs w:val="24"/>
          <w:lang w:val="es-CL"/>
        </w:rPr>
        <w:t>x= (</w:t>
      </w:r>
      <m:oMath>
        <m:sSub>
          <m:sSubPr>
            <m:ctrlPr>
              <w:rPr>
                <w:rFonts w:ascii="Cambria Math" w:hAnsi="Cambria Math" w:cs="Times New Roman"/>
                <w:sz w:val="24"/>
                <w:szCs w:val="24"/>
                <w:lang w:val="es-CL"/>
              </w:rPr>
            </m:ctrlPr>
          </m:sSubPr>
          <m:e>
            <m:r>
              <m:rPr>
                <m:sty m:val="p"/>
              </m:rPr>
              <w:rPr>
                <w:rFonts w:ascii="Cambria Math" w:hAnsi="Cambria Math" w:cs="Times New Roman"/>
                <w:sz w:val="24"/>
                <w:szCs w:val="24"/>
                <w:lang w:val="es-CL"/>
              </w:rPr>
              <m:t>x</m:t>
            </m:r>
          </m:e>
          <m:sub>
            <m:r>
              <m:rPr>
                <m:sty m:val="p"/>
              </m:rPr>
              <w:rPr>
                <w:rFonts w:ascii="Cambria Math" w:hAnsi="Cambria Math" w:cs="Times New Roman"/>
                <w:sz w:val="24"/>
                <w:szCs w:val="24"/>
                <w:lang w:val="es-CL"/>
              </w:rPr>
              <m:t>1</m:t>
            </m:r>
          </m:sub>
        </m:sSub>
        <m:sSub>
          <m:sSubPr>
            <m:ctrlPr>
              <w:rPr>
                <w:rFonts w:ascii="Cambria Math" w:hAnsi="Cambria Math" w:cs="Times New Roman"/>
                <w:sz w:val="24"/>
                <w:szCs w:val="24"/>
                <w:lang w:val="es-CL"/>
              </w:rPr>
            </m:ctrlPr>
          </m:sSubPr>
          <m:e>
            <m:r>
              <m:rPr>
                <m:sty m:val="p"/>
              </m:rPr>
              <w:rPr>
                <w:rFonts w:ascii="Cambria Math" w:hAnsi="Cambria Math" w:cs="Times New Roman"/>
                <w:sz w:val="24"/>
                <w:szCs w:val="24"/>
                <w:lang w:val="es-CL"/>
              </w:rPr>
              <m:t>,x</m:t>
            </m:r>
          </m:e>
          <m:sub>
            <m:r>
              <m:rPr>
                <m:sty m:val="p"/>
              </m:rPr>
              <w:rPr>
                <w:rFonts w:ascii="Cambria Math" w:hAnsi="Cambria Math" w:cs="Times New Roman"/>
                <w:sz w:val="24"/>
                <w:szCs w:val="24"/>
                <w:lang w:val="es-CL"/>
              </w:rPr>
              <m:t>2</m:t>
            </m:r>
          </m:sub>
        </m:sSub>
      </m:oMath>
      <w:r w:rsidR="00FD6638">
        <w:rPr>
          <w:rFonts w:ascii="Times New Roman" w:hAnsi="Times New Roman" w:cs="Times New Roman"/>
          <w:sz w:val="24"/>
          <w:szCs w:val="24"/>
          <w:lang w:val="es-CL"/>
        </w:rPr>
        <w:t>) e y=(</w:t>
      </w:r>
      <m:oMath>
        <m:sSub>
          <m:sSubPr>
            <m:ctrlPr>
              <w:rPr>
                <w:rFonts w:ascii="Cambria Math" w:hAnsi="Cambria Math" w:cs="Times New Roman"/>
                <w:sz w:val="24"/>
                <w:szCs w:val="24"/>
                <w:lang w:val="es-CL"/>
              </w:rPr>
            </m:ctrlPr>
          </m:sSubPr>
          <m:e>
            <m:r>
              <m:rPr>
                <m:sty m:val="p"/>
              </m:rPr>
              <w:rPr>
                <w:rFonts w:ascii="Cambria Math" w:hAnsi="Cambria Math" w:cs="Times New Roman"/>
                <w:sz w:val="24"/>
                <w:szCs w:val="24"/>
                <w:lang w:val="es-CL"/>
              </w:rPr>
              <m:t>y</m:t>
            </m:r>
          </m:e>
          <m:sub>
            <m:r>
              <m:rPr>
                <m:sty m:val="p"/>
              </m:rPr>
              <w:rPr>
                <w:rFonts w:ascii="Cambria Math" w:hAnsi="Cambria Math" w:cs="Times New Roman"/>
                <w:sz w:val="24"/>
                <w:szCs w:val="24"/>
                <w:lang w:val="es-CL"/>
              </w:rPr>
              <m:t>1</m:t>
            </m:r>
          </m:sub>
        </m:sSub>
        <m:sSub>
          <m:sSubPr>
            <m:ctrlPr>
              <w:rPr>
                <w:rFonts w:ascii="Cambria Math" w:hAnsi="Cambria Math" w:cs="Times New Roman"/>
                <w:sz w:val="24"/>
                <w:szCs w:val="24"/>
                <w:lang w:val="es-CL"/>
              </w:rPr>
            </m:ctrlPr>
          </m:sSubPr>
          <m:e>
            <m:r>
              <m:rPr>
                <m:sty m:val="p"/>
              </m:rPr>
              <w:rPr>
                <w:rFonts w:ascii="Cambria Math" w:hAnsi="Cambria Math" w:cs="Times New Roman"/>
                <w:sz w:val="24"/>
                <w:szCs w:val="24"/>
                <w:lang w:val="es-CL"/>
              </w:rPr>
              <m:t>,y</m:t>
            </m:r>
          </m:e>
          <m:sub>
            <m:r>
              <m:rPr>
                <m:sty m:val="p"/>
              </m:rPr>
              <w:rPr>
                <w:rFonts w:ascii="Cambria Math" w:hAnsi="Cambria Math" w:cs="Times New Roman"/>
                <w:sz w:val="24"/>
                <w:szCs w:val="24"/>
                <w:lang w:val="es-CL"/>
              </w:rPr>
              <m:t>2</m:t>
            </m:r>
          </m:sub>
        </m:sSub>
      </m:oMath>
      <w:r w:rsidR="00FD6638">
        <w:rPr>
          <w:rFonts w:ascii="Times New Roman" w:hAnsi="Times New Roman" w:cs="Times New Roman"/>
          <w:sz w:val="24"/>
          <w:szCs w:val="24"/>
          <w:lang w:val="es-CL"/>
        </w:rPr>
        <w:t xml:space="preserve">) </w:t>
      </w:r>
      <w:r w:rsidR="00C372AA">
        <w:rPr>
          <w:rFonts w:ascii="Times New Roman" w:hAnsi="Times New Roman" w:cs="Times New Roman"/>
          <w:sz w:val="24"/>
          <w:szCs w:val="24"/>
          <w:lang w:val="es-CL"/>
        </w:rPr>
        <w:t xml:space="preserve"> se define como: </w:t>
      </w:r>
    </w:p>
    <w:p w14:paraId="4592C800" w14:textId="77777777" w:rsidR="00F5619C" w:rsidRDefault="00F5619C" w:rsidP="00F5619C">
      <w:pPr>
        <w:pStyle w:val="Prrafodelista"/>
        <w:spacing w:line="360" w:lineRule="auto"/>
        <w:rPr>
          <w:rFonts w:ascii="Times New Roman" w:hAnsi="Times New Roman" w:cs="Times New Roman"/>
          <w:sz w:val="24"/>
          <w:szCs w:val="24"/>
          <w:lang w:val="es-CL"/>
        </w:rPr>
      </w:pPr>
    </w:p>
    <w:tbl>
      <w:tblPr>
        <w:tblStyle w:val="Tablaconcuadrcula"/>
        <w:tblW w:w="850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5378" w14:paraId="6F65A0AF" w14:textId="77777777" w:rsidTr="00E667F9">
        <w:trPr>
          <w:trHeight w:val="723"/>
        </w:trPr>
        <w:tc>
          <w:tcPr>
            <w:tcW w:w="8505" w:type="dxa"/>
          </w:tcPr>
          <w:p w14:paraId="5719F564" w14:textId="51FDF303" w:rsidR="00415378" w:rsidRPr="005E31BD" w:rsidRDefault="00415378" w:rsidP="005E31BD">
            <w:pPr>
              <w:spacing w:line="360" w:lineRule="auto"/>
              <w:ind w:left="360"/>
              <w:rPr>
                <w:rFonts w:ascii="Times New Roman" w:hAnsi="Times New Roman" w:cs="Times New Roman"/>
                <w:sz w:val="24"/>
                <w:szCs w:val="24"/>
                <w:lang w:val="es-CL"/>
              </w:rPr>
            </w:pPr>
            <m:oMath>
              <m:r>
                <w:rPr>
                  <w:rFonts w:ascii="Cambria Math" w:hAnsi="Cambria Math" w:cs="Times New Roman"/>
                  <w:sz w:val="28"/>
                  <w:szCs w:val="24"/>
                  <w:lang w:val="es-CL"/>
                </w:rPr>
                <m:t xml:space="preserve">     d</m:t>
              </m:r>
              <m:d>
                <m:dPr>
                  <m:ctrlPr>
                    <w:rPr>
                      <w:rFonts w:ascii="Cambria Math" w:hAnsi="Cambria Math" w:cs="Times New Roman"/>
                      <w:i/>
                      <w:sz w:val="28"/>
                      <w:szCs w:val="24"/>
                      <w:lang w:val="es-CL"/>
                    </w:rPr>
                  </m:ctrlPr>
                </m:dPr>
                <m:e>
                  <m:r>
                    <w:rPr>
                      <w:rFonts w:ascii="Cambria Math" w:hAnsi="Cambria Math" w:cs="Times New Roman"/>
                      <w:sz w:val="28"/>
                      <w:szCs w:val="24"/>
                      <w:lang w:val="es-CL"/>
                    </w:rPr>
                    <m:t>x,y</m:t>
                  </m:r>
                </m:e>
              </m:d>
              <m:r>
                <w:rPr>
                  <w:rFonts w:ascii="Cambria Math" w:hAnsi="Cambria Math" w:cs="Times New Roman"/>
                  <w:sz w:val="28"/>
                  <w:szCs w:val="24"/>
                  <w:lang w:val="es-CL"/>
                </w:rPr>
                <m:t>=</m:t>
              </m:r>
              <m:rad>
                <m:radPr>
                  <m:degHide m:val="1"/>
                  <m:ctrlPr>
                    <w:rPr>
                      <w:rFonts w:ascii="Cambria Math" w:hAnsi="Cambria Math" w:cs="Times New Roman"/>
                      <w:i/>
                      <w:sz w:val="28"/>
                      <w:szCs w:val="24"/>
                      <w:lang w:val="es-CL"/>
                    </w:rPr>
                  </m:ctrlPr>
                </m:radPr>
                <m:deg/>
                <m:e>
                  <m:sSup>
                    <m:sSupPr>
                      <m:ctrlPr>
                        <w:rPr>
                          <w:rFonts w:ascii="Cambria Math" w:hAnsi="Cambria Math" w:cs="Times New Roman"/>
                          <w:i/>
                          <w:sz w:val="28"/>
                          <w:szCs w:val="24"/>
                          <w:lang w:val="es-CL"/>
                        </w:rPr>
                      </m:ctrlPr>
                    </m:sSupPr>
                    <m:e>
                      <m:d>
                        <m:dPr>
                          <m:ctrlPr>
                            <w:rPr>
                              <w:rFonts w:ascii="Cambria Math" w:hAnsi="Cambria Math" w:cs="Times New Roman"/>
                              <w:i/>
                              <w:sz w:val="28"/>
                              <w:szCs w:val="24"/>
                              <w:lang w:val="es-CL"/>
                            </w:rPr>
                          </m:ctrlPr>
                        </m:dPr>
                        <m:e>
                          <m:sSub>
                            <m:sSubPr>
                              <m:ctrlPr>
                                <w:rPr>
                                  <w:rFonts w:ascii="Cambria Math" w:hAnsi="Cambria Math" w:cs="Times New Roman"/>
                                  <w:i/>
                                  <w:sz w:val="28"/>
                                  <w:szCs w:val="24"/>
                                  <w:lang w:val="es-CL"/>
                                </w:rPr>
                              </m:ctrlPr>
                            </m:sSubPr>
                            <m:e>
                              <m:r>
                                <w:rPr>
                                  <w:rFonts w:ascii="Cambria Math" w:hAnsi="Cambria Math" w:cs="Times New Roman"/>
                                  <w:sz w:val="28"/>
                                  <w:szCs w:val="24"/>
                                  <w:lang w:val="es-CL"/>
                                </w:rPr>
                                <m:t>X</m:t>
                              </m:r>
                            </m:e>
                            <m:sub>
                              <m:r>
                                <w:rPr>
                                  <w:rFonts w:ascii="Cambria Math" w:hAnsi="Cambria Math" w:cs="Times New Roman"/>
                                  <w:sz w:val="28"/>
                                  <w:szCs w:val="24"/>
                                  <w:lang w:val="es-CL"/>
                                </w:rPr>
                                <m:t>1</m:t>
                              </m:r>
                            </m:sub>
                          </m:sSub>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Y</m:t>
                              </m:r>
                            </m:e>
                            <m:sub>
                              <m:r>
                                <w:rPr>
                                  <w:rFonts w:ascii="Cambria Math" w:hAnsi="Cambria Math" w:cs="Times New Roman"/>
                                  <w:sz w:val="28"/>
                                  <w:szCs w:val="24"/>
                                  <w:lang w:val="es-CL"/>
                                </w:rPr>
                                <m:t>1</m:t>
                              </m:r>
                            </m:sub>
                          </m:sSub>
                        </m:e>
                      </m:d>
                    </m:e>
                    <m:sup>
                      <m:r>
                        <w:rPr>
                          <w:rFonts w:ascii="Cambria Math" w:hAnsi="Cambria Math" w:cs="Times New Roman"/>
                          <w:sz w:val="28"/>
                          <w:szCs w:val="24"/>
                          <w:lang w:val="es-CL"/>
                        </w:rPr>
                        <m:t>2</m:t>
                      </m:r>
                    </m:sup>
                  </m:sSup>
                  <m:r>
                    <w:rPr>
                      <w:rFonts w:ascii="Cambria Math" w:hAnsi="Cambria Math" w:cs="Times New Roman"/>
                      <w:sz w:val="28"/>
                      <w:szCs w:val="24"/>
                      <w:lang w:val="es-CL"/>
                    </w:rPr>
                    <m:t>+</m:t>
                  </m:r>
                  <m:sSup>
                    <m:sSupPr>
                      <m:ctrlPr>
                        <w:rPr>
                          <w:rFonts w:ascii="Cambria Math" w:hAnsi="Cambria Math" w:cs="Times New Roman"/>
                          <w:i/>
                          <w:sz w:val="28"/>
                          <w:szCs w:val="24"/>
                          <w:lang w:val="es-CL"/>
                        </w:rPr>
                      </m:ctrlPr>
                    </m:sSupPr>
                    <m:e>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X</m:t>
                          </m:r>
                        </m:e>
                        <m:sub>
                          <m:r>
                            <w:rPr>
                              <w:rFonts w:ascii="Cambria Math" w:hAnsi="Cambria Math" w:cs="Times New Roman"/>
                              <w:sz w:val="28"/>
                              <w:szCs w:val="24"/>
                              <w:lang w:val="es-CL"/>
                            </w:rPr>
                            <m:t>2</m:t>
                          </m:r>
                        </m:sub>
                      </m:sSub>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Y</m:t>
                          </m:r>
                        </m:e>
                        <m:sub>
                          <m:r>
                            <w:rPr>
                              <w:rFonts w:ascii="Cambria Math" w:hAnsi="Cambria Math" w:cs="Times New Roman"/>
                              <w:sz w:val="28"/>
                              <w:szCs w:val="24"/>
                              <w:lang w:val="es-CL"/>
                            </w:rPr>
                            <m:t>2</m:t>
                          </m:r>
                        </m:sub>
                      </m:sSub>
                      <m:r>
                        <w:rPr>
                          <w:rFonts w:ascii="Cambria Math" w:hAnsi="Cambria Math" w:cs="Times New Roman"/>
                          <w:sz w:val="28"/>
                          <w:szCs w:val="24"/>
                          <w:lang w:val="es-CL"/>
                        </w:rPr>
                        <m:t>)</m:t>
                      </m:r>
                    </m:e>
                    <m:sup>
                      <m:r>
                        <w:rPr>
                          <w:rFonts w:ascii="Cambria Math" w:hAnsi="Cambria Math" w:cs="Times New Roman"/>
                          <w:sz w:val="28"/>
                          <w:szCs w:val="24"/>
                          <w:lang w:val="es-CL"/>
                        </w:rPr>
                        <m:t>2</m:t>
                      </m:r>
                    </m:sup>
                  </m:sSup>
                </m:e>
              </m:rad>
            </m:oMath>
            <w:r w:rsidRPr="00F5619C">
              <w:rPr>
                <w:rFonts w:ascii="Times New Roman" w:eastAsiaTheme="minorEastAsia" w:hAnsi="Times New Roman" w:cs="Times New Roman"/>
                <w:sz w:val="28"/>
                <w:szCs w:val="24"/>
                <w:lang w:val="es-CL"/>
              </w:rPr>
              <w:t xml:space="preserve">= </w:t>
            </w:r>
            <m:oMath>
              <m:rad>
                <m:radPr>
                  <m:degHide m:val="1"/>
                  <m:ctrlPr>
                    <w:rPr>
                      <w:rFonts w:ascii="Cambria Math" w:hAnsi="Cambria Math" w:cs="Times New Roman"/>
                      <w:i/>
                      <w:sz w:val="28"/>
                      <w:szCs w:val="24"/>
                      <w:lang w:val="es-CL"/>
                    </w:rPr>
                  </m:ctrlPr>
                </m:radPr>
                <m:deg/>
                <m:e>
                  <m:nary>
                    <m:naryPr>
                      <m:chr m:val="∑"/>
                      <m:limLoc m:val="undOvr"/>
                      <m:ctrlPr>
                        <w:rPr>
                          <w:rFonts w:ascii="Cambria Math" w:hAnsi="Cambria Math" w:cs="Times New Roman"/>
                          <w:i/>
                          <w:sz w:val="28"/>
                          <w:szCs w:val="24"/>
                          <w:lang w:val="es-CL"/>
                        </w:rPr>
                      </m:ctrlPr>
                    </m:naryPr>
                    <m:sub>
                      <m:r>
                        <w:rPr>
                          <w:rFonts w:ascii="Cambria Math" w:hAnsi="Cambria Math" w:cs="Times New Roman"/>
                          <w:sz w:val="28"/>
                          <w:szCs w:val="24"/>
                          <w:lang w:val="es-CL"/>
                        </w:rPr>
                        <m:t>i=1</m:t>
                      </m:r>
                    </m:sub>
                    <m:sup>
                      <m:r>
                        <w:rPr>
                          <w:rFonts w:ascii="Cambria Math" w:hAnsi="Cambria Math" w:cs="Times New Roman"/>
                          <w:sz w:val="28"/>
                          <w:szCs w:val="24"/>
                          <w:lang w:val="es-CL"/>
                        </w:rPr>
                        <m:t>2</m:t>
                      </m:r>
                    </m:sup>
                    <m:e>
                      <m:sSup>
                        <m:sSupPr>
                          <m:ctrlPr>
                            <w:rPr>
                              <w:rFonts w:ascii="Cambria Math" w:hAnsi="Cambria Math" w:cs="Times New Roman"/>
                              <w:i/>
                              <w:sz w:val="28"/>
                              <w:szCs w:val="24"/>
                              <w:lang w:val="es-CL"/>
                            </w:rPr>
                          </m:ctrlPr>
                        </m:sSupPr>
                        <m:e>
                          <m:d>
                            <m:dPr>
                              <m:ctrlPr>
                                <w:rPr>
                                  <w:rFonts w:ascii="Cambria Math" w:hAnsi="Cambria Math" w:cs="Times New Roman"/>
                                  <w:i/>
                                  <w:sz w:val="28"/>
                                  <w:szCs w:val="24"/>
                                  <w:lang w:val="es-CL"/>
                                </w:rPr>
                              </m:ctrlPr>
                            </m:dPr>
                            <m:e>
                              <m:sSub>
                                <m:sSubPr>
                                  <m:ctrlPr>
                                    <w:rPr>
                                      <w:rFonts w:ascii="Cambria Math" w:hAnsi="Cambria Math" w:cs="Times New Roman"/>
                                      <w:i/>
                                      <w:sz w:val="28"/>
                                      <w:szCs w:val="24"/>
                                      <w:lang w:val="es-CL"/>
                                    </w:rPr>
                                  </m:ctrlPr>
                                </m:sSubPr>
                                <m:e>
                                  <m:r>
                                    <w:rPr>
                                      <w:rFonts w:ascii="Cambria Math" w:hAnsi="Cambria Math" w:cs="Times New Roman"/>
                                      <w:sz w:val="28"/>
                                      <w:szCs w:val="24"/>
                                      <w:lang w:val="es-CL"/>
                                    </w:rPr>
                                    <m:t>X</m:t>
                                  </m:r>
                                </m:e>
                                <m:sub>
                                  <m:r>
                                    <w:rPr>
                                      <w:rFonts w:ascii="Cambria Math" w:hAnsi="Cambria Math" w:cs="Times New Roman"/>
                                      <w:sz w:val="28"/>
                                      <w:szCs w:val="24"/>
                                      <w:lang w:val="es-CL"/>
                                    </w:rPr>
                                    <m:t>i</m:t>
                                  </m:r>
                                </m:sub>
                              </m:sSub>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Y</m:t>
                                  </m:r>
                                </m:e>
                                <m:sub>
                                  <m:r>
                                    <w:rPr>
                                      <w:rFonts w:ascii="Cambria Math" w:hAnsi="Cambria Math" w:cs="Times New Roman"/>
                                      <w:sz w:val="28"/>
                                      <w:szCs w:val="24"/>
                                      <w:lang w:val="es-CL"/>
                                    </w:rPr>
                                    <m:t>i</m:t>
                                  </m:r>
                                </m:sub>
                              </m:sSub>
                            </m:e>
                          </m:d>
                        </m:e>
                        <m:sup>
                          <m:r>
                            <w:rPr>
                              <w:rFonts w:ascii="Cambria Math" w:hAnsi="Cambria Math" w:cs="Times New Roman"/>
                              <w:sz w:val="28"/>
                              <w:szCs w:val="24"/>
                              <w:lang w:val="es-CL"/>
                            </w:rPr>
                            <m:t>2</m:t>
                          </m:r>
                        </m:sup>
                      </m:sSup>
                      <m:r>
                        <w:rPr>
                          <w:rFonts w:ascii="Cambria Math" w:hAnsi="Cambria Math" w:cs="Times New Roman"/>
                          <w:sz w:val="28"/>
                          <w:szCs w:val="24"/>
                          <w:lang w:val="es-CL"/>
                        </w:rPr>
                        <m:t xml:space="preserve"> </m:t>
                      </m:r>
                    </m:e>
                  </m:nary>
                </m:e>
              </m:rad>
            </m:oMath>
          </w:p>
        </w:tc>
      </w:tr>
    </w:tbl>
    <w:p w14:paraId="1CC7DEC5" w14:textId="5D578ED0" w:rsidR="00F5619C" w:rsidRPr="00415378" w:rsidRDefault="00415378" w:rsidP="00415378">
      <w:pPr>
        <w:pStyle w:val="Epgrafe"/>
        <w:jc w:val="center"/>
        <w:rPr>
          <w:rFonts w:ascii="Times New Roman" w:hAnsi="Times New Roman" w:cs="Times New Roman"/>
          <w:b w:val="0"/>
          <w:color w:val="auto"/>
          <w:sz w:val="36"/>
          <w:szCs w:val="24"/>
          <w:lang w:val="es-CL"/>
        </w:rPr>
      </w:pPr>
      <w:r>
        <w:rPr>
          <w:rFonts w:ascii="Times New Roman" w:hAnsi="Times New Roman" w:cs="Times New Roman"/>
          <w:b w:val="0"/>
          <w:color w:val="auto"/>
          <w:sz w:val="24"/>
        </w:rPr>
        <w:t>Formula</w:t>
      </w:r>
      <w:r w:rsidRPr="00415378">
        <w:rPr>
          <w:rFonts w:ascii="Times New Roman" w:hAnsi="Times New Roman" w:cs="Times New Roman"/>
          <w:b w:val="0"/>
          <w:color w:val="auto"/>
          <w:sz w:val="24"/>
        </w:rPr>
        <w:t xml:space="preserve"> </w:t>
      </w:r>
      <w:r w:rsidRPr="00415378">
        <w:rPr>
          <w:rFonts w:ascii="Times New Roman" w:hAnsi="Times New Roman" w:cs="Times New Roman"/>
          <w:b w:val="0"/>
          <w:color w:val="auto"/>
          <w:sz w:val="24"/>
        </w:rPr>
        <w:fldChar w:fldCharType="begin"/>
      </w:r>
      <w:r w:rsidRPr="00415378">
        <w:rPr>
          <w:rFonts w:ascii="Times New Roman" w:hAnsi="Times New Roman" w:cs="Times New Roman"/>
          <w:b w:val="0"/>
          <w:color w:val="auto"/>
          <w:sz w:val="24"/>
        </w:rPr>
        <w:instrText xml:space="preserve"> SEQ ( \* ARABIC </w:instrText>
      </w:r>
      <w:r w:rsidRPr="00415378">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6</w:t>
      </w:r>
      <w:r w:rsidRPr="00415378">
        <w:rPr>
          <w:rFonts w:ascii="Times New Roman" w:hAnsi="Times New Roman" w:cs="Times New Roman"/>
          <w:b w:val="0"/>
          <w:color w:val="auto"/>
          <w:sz w:val="24"/>
        </w:rPr>
        <w:fldChar w:fldCharType="end"/>
      </w:r>
      <w:r>
        <w:rPr>
          <w:rFonts w:ascii="Times New Roman" w:hAnsi="Times New Roman" w:cs="Times New Roman"/>
          <w:b w:val="0"/>
          <w:color w:val="auto"/>
          <w:sz w:val="24"/>
        </w:rPr>
        <w:t>: Distancia Euclidiana.</w:t>
      </w:r>
    </w:p>
    <w:p w14:paraId="4DAA2F65" w14:textId="77777777" w:rsidR="00097165" w:rsidRDefault="00FD6638" w:rsidP="00F5619C">
      <w:pPr>
        <w:pStyle w:val="Prrafodelista"/>
        <w:spacing w:line="360" w:lineRule="auto"/>
        <w:ind w:left="708"/>
        <w:rPr>
          <w:rFonts w:ascii="Times New Roman" w:eastAsiaTheme="minorEastAsia" w:hAnsi="Times New Roman" w:cs="Times New Roman"/>
          <w:sz w:val="24"/>
          <w:szCs w:val="24"/>
          <w:lang w:val="es-CL"/>
        </w:rPr>
      </w:pPr>
      <w:r w:rsidRPr="00853E71">
        <w:rPr>
          <w:rFonts w:ascii="Times New Roman" w:hAnsi="Times New Roman" w:cs="Times New Roman"/>
          <w:sz w:val="24"/>
          <w:szCs w:val="24"/>
          <w:lang w:val="es-CL"/>
        </w:rPr>
        <w:t xml:space="preserve">Donde </w:t>
      </w:r>
      <m:oMath>
        <m:sSub>
          <m:sSubPr>
            <m:ctrlPr>
              <w:rPr>
                <w:rFonts w:ascii="Cambria Math" w:hAnsi="Cambria Math" w:cs="Times New Roman"/>
                <w:sz w:val="24"/>
                <w:szCs w:val="24"/>
                <w:lang w:val="es-CL"/>
              </w:rPr>
            </m:ctrlPr>
          </m:sSubPr>
          <m:e>
            <m:r>
              <m:rPr>
                <m:sty m:val="p"/>
              </m:rPr>
              <w:rPr>
                <w:rFonts w:ascii="Cambria Math" w:hAnsi="Cambria Math" w:cs="Times New Roman"/>
                <w:sz w:val="24"/>
                <w:szCs w:val="24"/>
                <w:lang w:val="es-CL"/>
              </w:rPr>
              <m:t>x</m:t>
            </m:r>
          </m:e>
          <m:sub>
            <m:r>
              <m:rPr>
                <m:sty m:val="p"/>
              </m:rPr>
              <w:rPr>
                <w:rFonts w:ascii="Cambria Math" w:hAnsi="Cambria Math" w:cs="Times New Roman"/>
                <w:sz w:val="24"/>
                <w:szCs w:val="24"/>
                <w:lang w:val="es-CL"/>
              </w:rPr>
              <m:t>i</m:t>
            </m:r>
          </m:sub>
        </m:sSub>
      </m:oMath>
      <w:r w:rsidR="00853E71" w:rsidRPr="00853E71">
        <w:rPr>
          <w:rFonts w:ascii="Times New Roman" w:hAnsi="Times New Roman" w:cs="Times New Roman"/>
          <w:sz w:val="24"/>
          <w:szCs w:val="24"/>
          <w:lang w:val="es-CL"/>
        </w:rPr>
        <w:t xml:space="preserve"> e </w:t>
      </w:r>
      <m:oMath>
        <m:sSub>
          <m:sSubPr>
            <m:ctrlPr>
              <w:rPr>
                <w:rFonts w:ascii="Cambria Math" w:hAnsi="Cambria Math" w:cs="Times New Roman"/>
                <w:szCs w:val="24"/>
                <w:lang w:val="es-CL"/>
              </w:rPr>
            </m:ctrlPr>
          </m:sSubPr>
          <m:e>
            <m:r>
              <w:rPr>
                <w:rFonts w:ascii="Cambria Math" w:hAnsi="Cambria Math" w:cs="Times New Roman"/>
                <w:szCs w:val="24"/>
                <w:lang w:val="es-CL"/>
              </w:rPr>
              <m:t>y</m:t>
            </m:r>
          </m:e>
          <m:sub>
            <m:r>
              <w:rPr>
                <w:rFonts w:ascii="Cambria Math" w:hAnsi="Cambria Math" w:cs="Times New Roman"/>
                <w:szCs w:val="24"/>
                <w:lang w:val="es-CL"/>
              </w:rPr>
              <m:t>i</m:t>
            </m:r>
          </m:sub>
        </m:sSub>
      </m:oMath>
      <w:r w:rsidR="00853E71">
        <w:rPr>
          <w:rFonts w:ascii="Times New Roman" w:eastAsiaTheme="minorEastAsia" w:hAnsi="Times New Roman" w:cs="Times New Roman"/>
          <w:sz w:val="24"/>
          <w:szCs w:val="24"/>
          <w:lang w:val="es-CL"/>
        </w:rPr>
        <w:t xml:space="preserve"> son los ratings otorgados por dos usuarios diferentes para los ítems que tienen en común. </w:t>
      </w:r>
      <w:r w:rsidR="006E17B6">
        <w:rPr>
          <w:rFonts w:ascii="Times New Roman" w:eastAsiaTheme="minorEastAsia" w:hAnsi="Times New Roman" w:cs="Times New Roman"/>
          <w:sz w:val="24"/>
          <w:szCs w:val="24"/>
          <w:lang w:val="es-CL"/>
        </w:rPr>
        <w:t>A diferencia del coeficiente de correlación de Pearson, en esta me</w:t>
      </w:r>
      <w:r w:rsidR="007C3A6B">
        <w:rPr>
          <w:rFonts w:ascii="Times New Roman" w:eastAsiaTheme="minorEastAsia" w:hAnsi="Times New Roman" w:cs="Times New Roman"/>
          <w:sz w:val="24"/>
          <w:szCs w:val="24"/>
          <w:lang w:val="es-CL"/>
        </w:rPr>
        <w:t>dida un mayor valor (distancia)</w:t>
      </w:r>
      <w:r w:rsidR="006E17B6">
        <w:rPr>
          <w:rFonts w:ascii="Times New Roman" w:eastAsiaTheme="minorEastAsia" w:hAnsi="Times New Roman" w:cs="Times New Roman"/>
          <w:sz w:val="24"/>
          <w:szCs w:val="24"/>
          <w:lang w:val="es-CL"/>
        </w:rPr>
        <w:t xml:space="preserve"> entre los vectores señala menor similitud y una menor distancia representa una mayor similitud. </w:t>
      </w:r>
    </w:p>
    <w:p w14:paraId="16609402" w14:textId="77777777" w:rsidR="005E31BD" w:rsidRDefault="005E31BD" w:rsidP="00F5619C">
      <w:pPr>
        <w:pStyle w:val="Prrafodelista"/>
        <w:spacing w:line="360" w:lineRule="auto"/>
        <w:ind w:left="708"/>
        <w:rPr>
          <w:rFonts w:ascii="Times New Roman" w:eastAsiaTheme="minorEastAsia" w:hAnsi="Times New Roman" w:cs="Times New Roman"/>
          <w:sz w:val="24"/>
          <w:szCs w:val="24"/>
          <w:lang w:val="es-CL"/>
        </w:rPr>
      </w:pPr>
    </w:p>
    <w:p w14:paraId="121AC302" w14:textId="77777777" w:rsidR="005E31BD" w:rsidRDefault="005E31BD" w:rsidP="00F5619C">
      <w:pPr>
        <w:pStyle w:val="Prrafodelista"/>
        <w:spacing w:line="360" w:lineRule="auto"/>
        <w:ind w:left="708"/>
        <w:rPr>
          <w:rFonts w:ascii="Times New Roman" w:eastAsiaTheme="minorEastAsia" w:hAnsi="Times New Roman" w:cs="Times New Roman"/>
          <w:sz w:val="24"/>
          <w:szCs w:val="24"/>
          <w:lang w:val="es-CL"/>
        </w:rPr>
      </w:pPr>
    </w:p>
    <w:p w14:paraId="14E91321" w14:textId="77777777" w:rsidR="00B407AD" w:rsidRDefault="00B407AD" w:rsidP="00FB5B71">
      <w:pPr>
        <w:spacing w:line="360" w:lineRule="auto"/>
        <w:rPr>
          <w:rFonts w:ascii="Times New Roman" w:eastAsiaTheme="minorEastAsia" w:hAnsi="Times New Roman" w:cs="Times New Roman"/>
          <w:sz w:val="24"/>
          <w:szCs w:val="24"/>
          <w:lang w:val="es-CL"/>
        </w:rPr>
      </w:pPr>
      <w:r>
        <w:rPr>
          <w:rFonts w:ascii="Times New Roman" w:eastAsiaTheme="minorEastAsia" w:hAnsi="Times New Roman" w:cs="Times New Roman"/>
          <w:sz w:val="24"/>
          <w:szCs w:val="24"/>
          <w:lang w:val="es-CL"/>
        </w:rPr>
        <w:t xml:space="preserve">En el paso 2, </w:t>
      </w:r>
      <w:r w:rsidR="008B4CC6">
        <w:rPr>
          <w:rFonts w:ascii="Times New Roman" w:eastAsiaTheme="minorEastAsia" w:hAnsi="Times New Roman" w:cs="Times New Roman"/>
          <w:sz w:val="24"/>
          <w:szCs w:val="24"/>
          <w:lang w:val="es-CL"/>
        </w:rPr>
        <w:t xml:space="preserve">para seleccionar al grupo de usuarios a utilizar </w:t>
      </w:r>
      <w:r w:rsidR="00C525F7">
        <w:rPr>
          <w:rFonts w:ascii="Times New Roman" w:eastAsiaTheme="minorEastAsia" w:hAnsi="Times New Roman" w:cs="Times New Roman"/>
          <w:sz w:val="24"/>
          <w:szCs w:val="24"/>
          <w:lang w:val="es-CL"/>
        </w:rPr>
        <w:t>en</w:t>
      </w:r>
      <w:r w:rsidR="008B4CC6">
        <w:rPr>
          <w:rFonts w:ascii="Times New Roman" w:eastAsiaTheme="minorEastAsia" w:hAnsi="Times New Roman" w:cs="Times New Roman"/>
          <w:sz w:val="24"/>
          <w:szCs w:val="24"/>
          <w:lang w:val="es-CL"/>
        </w:rPr>
        <w:t xml:space="preserve"> la predicción de rating se puede hacer de dos maneras</w:t>
      </w:r>
      <w:r w:rsidR="00C525F7">
        <w:rPr>
          <w:rFonts w:ascii="Times New Roman" w:eastAsiaTheme="minorEastAsia" w:hAnsi="Times New Roman" w:cs="Times New Roman"/>
          <w:sz w:val="24"/>
          <w:szCs w:val="24"/>
          <w:lang w:val="es-CL"/>
        </w:rPr>
        <w:t>:</w:t>
      </w:r>
    </w:p>
    <w:p w14:paraId="4C8F9FDF" w14:textId="77777777" w:rsidR="00BF7903" w:rsidRDefault="00C525F7" w:rsidP="00FB5B71">
      <w:pPr>
        <w:pStyle w:val="Prrafodelista"/>
        <w:numPr>
          <w:ilvl w:val="0"/>
          <w:numId w:val="9"/>
        </w:numPr>
        <w:spacing w:line="360" w:lineRule="auto"/>
        <w:rPr>
          <w:rFonts w:ascii="Times New Roman" w:eastAsiaTheme="minorEastAsia" w:hAnsi="Times New Roman" w:cs="Times New Roman"/>
          <w:sz w:val="24"/>
          <w:szCs w:val="24"/>
          <w:lang w:val="es-CL"/>
        </w:rPr>
      </w:pPr>
      <w:r w:rsidRPr="004726F3">
        <w:rPr>
          <w:rFonts w:ascii="Times New Roman" w:eastAsiaTheme="minorEastAsia" w:hAnsi="Times New Roman" w:cs="Times New Roman"/>
          <w:b/>
          <w:sz w:val="24"/>
          <w:szCs w:val="24"/>
          <w:lang w:val="es-CL"/>
        </w:rPr>
        <w:t>K-vecinos más cercanos:</w:t>
      </w:r>
      <w:r w:rsidR="005E1FF6" w:rsidRPr="004726F3">
        <w:rPr>
          <w:rFonts w:ascii="Times New Roman" w:eastAsiaTheme="minorEastAsia" w:hAnsi="Times New Roman" w:cs="Times New Roman"/>
          <w:b/>
          <w:sz w:val="24"/>
          <w:szCs w:val="24"/>
          <w:lang w:val="es-CL"/>
        </w:rPr>
        <w:t xml:space="preserve"> </w:t>
      </w:r>
      <w:r w:rsidR="005E1FF6" w:rsidRPr="004726F3">
        <w:rPr>
          <w:rFonts w:ascii="Times New Roman" w:eastAsiaTheme="minorEastAsia" w:hAnsi="Times New Roman" w:cs="Times New Roman"/>
          <w:sz w:val="24"/>
          <w:szCs w:val="24"/>
          <w:lang w:val="es-CL"/>
        </w:rPr>
        <w:t xml:space="preserve">Se selecciona </w:t>
      </w:r>
      <w:r w:rsidR="004726F3" w:rsidRPr="004726F3">
        <w:rPr>
          <w:rFonts w:ascii="Times New Roman" w:eastAsiaTheme="minorEastAsia" w:hAnsi="Times New Roman" w:cs="Times New Roman"/>
          <w:sz w:val="24"/>
          <w:szCs w:val="24"/>
          <w:lang w:val="es-CL"/>
        </w:rPr>
        <w:t>a los K usuarios más similares al usuario activo</w:t>
      </w:r>
      <w:r w:rsidR="005E1FF6" w:rsidRPr="004726F3">
        <w:rPr>
          <w:rFonts w:ascii="Times New Roman" w:eastAsiaTheme="minorEastAsia" w:hAnsi="Times New Roman" w:cs="Times New Roman"/>
          <w:sz w:val="24"/>
          <w:szCs w:val="24"/>
          <w:lang w:val="es-CL"/>
        </w:rPr>
        <w:t>.</w:t>
      </w:r>
      <w:r w:rsidR="004726F3" w:rsidRPr="004726F3">
        <w:rPr>
          <w:rFonts w:ascii="Times New Roman" w:eastAsiaTheme="minorEastAsia" w:hAnsi="Times New Roman" w:cs="Times New Roman"/>
          <w:sz w:val="24"/>
          <w:szCs w:val="24"/>
          <w:lang w:val="es-CL"/>
        </w:rPr>
        <w:t xml:space="preserve"> El valor de K debe ser seleccionado de forma cuidadosa. Si K es muy grande, se tendrán problemas de eficiencia debido a la cantidad de memoria requerida para guardar los ratings de los usuarios </w:t>
      </w:r>
      <w:r w:rsidR="004726F3" w:rsidRPr="004726F3">
        <w:rPr>
          <w:rFonts w:ascii="Times New Roman" w:eastAsiaTheme="minorEastAsia" w:hAnsi="Times New Roman" w:cs="Times New Roman"/>
          <w:sz w:val="24"/>
          <w:szCs w:val="24"/>
          <w:lang w:val="es-CL"/>
        </w:rPr>
        <w:fldChar w:fldCharType="begin" w:fldLock="1"/>
      </w:r>
      <w:r w:rsidR="007779C3">
        <w:rPr>
          <w:rFonts w:ascii="Times New Roman" w:eastAsiaTheme="minorEastAsia" w:hAnsi="Times New Roman" w:cs="Times New Roman"/>
          <w:sz w:val="24"/>
          <w:szCs w:val="24"/>
          <w:lang w:val="es-CL"/>
        </w:rPr>
        <w:instrText>ADDIN CSL_CITATION { "citationItems" : [ { "id" : "ITEM-1", "itemData" : { "DOI" : "10.1007/978-1-4899-7637-6_2", "author" : [ { "dropping-particle" : "", "family" : "Ning", "given" : "Xia", "non-dropping-particle" : "", "parse-names" : false, "suffix" : "" }, { "dropping-particle" : "", "family" : "Desrosiers", "given" : "Christian", "non-dropping-particle" : "", "parse-names" : false, "suffix" : "" }, { "dropping-particle" : "", "family" : "Karypis", "given" : "George", "non-dropping-particle" : "", "parse-names" : false, "suffix" : "" } ], "container-title" : "Recommender Systems Handbook", "id" : "ITEM-1", "issued" : { "date-parts" : [ [ "2015" ] ] }, "page" : "37-76", "publisher" : "Springer US", "publisher-place" : "Boston, MA", "title" : "A Comprehensive Survey of Neighborhood-Based Recommendation Methods", "type" : "chapter" }, "uris" : [ "http://www.mendeley.com/documents/?uuid=ead93c4c-13bc-34e0-879b-636bd37f2ddb" ] } ], "mendeley" : { "formattedCitation" : "(Ning et al., 2015)", "plainTextFormattedCitation" : "(Ning et al., 2015)", "previouslyFormattedCitation" : "(Ning et al., 2015)" }, "properties" : { "noteIndex" : 0 }, "schema" : "https://github.com/citation-style-language/schema/raw/master/csl-citation.json" }</w:instrText>
      </w:r>
      <w:r w:rsidR="004726F3" w:rsidRPr="004726F3">
        <w:rPr>
          <w:rFonts w:ascii="Times New Roman" w:eastAsiaTheme="minorEastAsia" w:hAnsi="Times New Roman" w:cs="Times New Roman"/>
          <w:sz w:val="24"/>
          <w:szCs w:val="24"/>
          <w:lang w:val="es-CL"/>
        </w:rPr>
        <w:fldChar w:fldCharType="separate"/>
      </w:r>
      <w:r w:rsidR="004726F3" w:rsidRPr="004726F3">
        <w:rPr>
          <w:rFonts w:ascii="Times New Roman" w:eastAsiaTheme="minorEastAsia" w:hAnsi="Times New Roman" w:cs="Times New Roman"/>
          <w:noProof/>
          <w:sz w:val="24"/>
          <w:szCs w:val="24"/>
          <w:lang w:val="es-CL"/>
        </w:rPr>
        <w:t>(Ning et al., 2015)</w:t>
      </w:r>
      <w:r w:rsidR="004726F3" w:rsidRPr="004726F3">
        <w:rPr>
          <w:rFonts w:ascii="Times New Roman" w:eastAsiaTheme="minorEastAsia" w:hAnsi="Times New Roman" w:cs="Times New Roman"/>
          <w:sz w:val="24"/>
          <w:szCs w:val="24"/>
          <w:lang w:val="es-CL"/>
        </w:rPr>
        <w:fldChar w:fldCharType="end"/>
      </w:r>
      <w:r w:rsidR="004726F3" w:rsidRPr="004726F3">
        <w:rPr>
          <w:rFonts w:ascii="Times New Roman" w:eastAsiaTheme="minorEastAsia" w:hAnsi="Times New Roman" w:cs="Times New Roman"/>
          <w:sz w:val="24"/>
          <w:szCs w:val="24"/>
          <w:lang w:val="es-CL"/>
        </w:rPr>
        <w:t>. Por otro lado, si K es muy pequeño</w:t>
      </w:r>
      <w:r w:rsidR="007779C3">
        <w:rPr>
          <w:rFonts w:ascii="Times New Roman" w:eastAsiaTheme="minorEastAsia" w:hAnsi="Times New Roman" w:cs="Times New Roman"/>
          <w:sz w:val="24"/>
          <w:szCs w:val="24"/>
          <w:lang w:val="es-CL"/>
        </w:rPr>
        <w:t xml:space="preserve">, el número de ítems a recomendar se puede ver reducido considerablemente </w:t>
      </w:r>
      <w:r w:rsidR="007779C3">
        <w:rPr>
          <w:rFonts w:ascii="Times New Roman" w:eastAsiaTheme="minorEastAsia" w:hAnsi="Times New Roman" w:cs="Times New Roman"/>
          <w:sz w:val="24"/>
          <w:szCs w:val="24"/>
          <w:lang w:val="es-CL"/>
        </w:rPr>
        <w:fldChar w:fldCharType="begin" w:fldLock="1"/>
      </w:r>
      <w:r w:rsidR="00FA1EAE">
        <w:rPr>
          <w:rFonts w:ascii="Times New Roman" w:eastAsiaTheme="minorEastAsia" w:hAnsi="Times New Roman" w:cs="Times New Roman"/>
          <w:sz w:val="24"/>
          <w:szCs w:val="24"/>
          <w:lang w:val="es-CL"/>
        </w:rPr>
        <w:instrText>ADDIN CSL_CITATION { "citationItems" : [ { "id" : "ITEM-1", "itemData" : { "DOI" : "10.1007/978-1-4899-7637-6_2", "author" : [ { "dropping-particle" : "", "family" : "Ning", "given" : "Xia", "non-dropping-particle" : "", "parse-names" : false, "suffix" : "" }, { "dropping-particle" : "", "family" : "Desrosiers", "given" : "Christian", "non-dropping-particle" : "", "parse-names" : false, "suffix" : "" }, { "dropping-particle" : "", "family" : "Karypis", "given" : "George", "non-dropping-particle" : "", "parse-names" : false, "suffix" : "" } ], "container-title" : "Recommender Systems Handbook", "id" : "ITEM-1", "issued" : { "date-parts" : [ [ "2015" ] ] }, "page" : "37-76", "publisher" : "Springer US", "publisher-place" : "Boston, MA", "title" : "A Comprehensive Survey of Neighborhood-Based Recommendation Methods", "type" : "chapter" }, "uris" : [ "http://www.mendeley.com/documents/?uuid=ead93c4c-13bc-34e0-879b-636bd37f2ddb" ] } ], "mendeley" : { "formattedCitation" : "(Ning et al., 2015)", "plainTextFormattedCitation" : "(Ning et al., 2015)", "previouslyFormattedCitation" : "(Ning et al., 2015)" }, "properties" : { "noteIndex" : 0 }, "schema" : "https://github.com/citation-style-language/schema/raw/master/csl-citation.json" }</w:instrText>
      </w:r>
      <w:r w:rsidR="007779C3">
        <w:rPr>
          <w:rFonts w:ascii="Times New Roman" w:eastAsiaTheme="minorEastAsia" w:hAnsi="Times New Roman" w:cs="Times New Roman"/>
          <w:sz w:val="24"/>
          <w:szCs w:val="24"/>
          <w:lang w:val="es-CL"/>
        </w:rPr>
        <w:fldChar w:fldCharType="separate"/>
      </w:r>
      <w:r w:rsidR="007779C3" w:rsidRPr="007779C3">
        <w:rPr>
          <w:rFonts w:ascii="Times New Roman" w:eastAsiaTheme="minorEastAsia" w:hAnsi="Times New Roman" w:cs="Times New Roman"/>
          <w:noProof/>
          <w:sz w:val="24"/>
          <w:szCs w:val="24"/>
          <w:lang w:val="es-CL"/>
        </w:rPr>
        <w:t>(Ning et al., 2015)</w:t>
      </w:r>
      <w:r w:rsidR="007779C3">
        <w:rPr>
          <w:rFonts w:ascii="Times New Roman" w:eastAsiaTheme="minorEastAsia" w:hAnsi="Times New Roman" w:cs="Times New Roman"/>
          <w:sz w:val="24"/>
          <w:szCs w:val="24"/>
          <w:lang w:val="es-CL"/>
        </w:rPr>
        <w:fldChar w:fldCharType="end"/>
      </w:r>
      <w:r w:rsidR="007779C3">
        <w:rPr>
          <w:rFonts w:ascii="Times New Roman" w:eastAsiaTheme="minorEastAsia" w:hAnsi="Times New Roman" w:cs="Times New Roman"/>
          <w:sz w:val="24"/>
          <w:szCs w:val="24"/>
          <w:lang w:val="es-CL"/>
        </w:rPr>
        <w:t>.</w:t>
      </w:r>
    </w:p>
    <w:p w14:paraId="3CF50168" w14:textId="77777777" w:rsidR="004726F3" w:rsidRDefault="004726F3" w:rsidP="00FB5B71">
      <w:pPr>
        <w:pStyle w:val="Prrafodelista"/>
        <w:spacing w:line="360" w:lineRule="auto"/>
        <w:rPr>
          <w:rFonts w:ascii="Times New Roman" w:eastAsiaTheme="minorEastAsia" w:hAnsi="Times New Roman" w:cs="Times New Roman"/>
          <w:sz w:val="24"/>
          <w:szCs w:val="24"/>
          <w:lang w:val="es-CL"/>
        </w:rPr>
      </w:pPr>
      <w:r w:rsidRPr="004726F3">
        <w:rPr>
          <w:rFonts w:ascii="Times New Roman" w:eastAsiaTheme="minorEastAsia" w:hAnsi="Times New Roman" w:cs="Times New Roman"/>
          <w:sz w:val="24"/>
          <w:szCs w:val="24"/>
          <w:lang w:val="es-CL"/>
        </w:rPr>
        <w:t xml:space="preserve">  </w:t>
      </w:r>
    </w:p>
    <w:p w14:paraId="1E43D2FE" w14:textId="77777777" w:rsidR="00C525F7" w:rsidRDefault="00C525F7" w:rsidP="00FB5B71">
      <w:pPr>
        <w:pStyle w:val="Prrafodelista"/>
        <w:numPr>
          <w:ilvl w:val="0"/>
          <w:numId w:val="9"/>
        </w:numPr>
        <w:spacing w:line="360" w:lineRule="auto"/>
        <w:rPr>
          <w:rFonts w:ascii="Times New Roman" w:eastAsiaTheme="minorEastAsia" w:hAnsi="Times New Roman" w:cs="Times New Roman"/>
          <w:sz w:val="24"/>
          <w:szCs w:val="24"/>
          <w:lang w:val="es-CL"/>
        </w:rPr>
      </w:pPr>
      <w:r w:rsidRPr="004726F3">
        <w:rPr>
          <w:rFonts w:ascii="Times New Roman" w:eastAsiaTheme="minorEastAsia" w:hAnsi="Times New Roman" w:cs="Times New Roman"/>
          <w:b/>
          <w:sz w:val="24"/>
          <w:szCs w:val="24"/>
          <w:lang w:val="es-CL"/>
        </w:rPr>
        <w:t>Umbral de similitud:</w:t>
      </w:r>
      <w:r w:rsidR="007D67A6">
        <w:rPr>
          <w:rFonts w:ascii="Times New Roman" w:eastAsiaTheme="minorEastAsia" w:hAnsi="Times New Roman" w:cs="Times New Roman"/>
          <w:sz w:val="24"/>
          <w:szCs w:val="24"/>
          <w:lang w:val="es-CL"/>
        </w:rPr>
        <w:t xml:space="preserve"> </w:t>
      </w:r>
      <w:r w:rsidR="009572BE">
        <w:rPr>
          <w:rFonts w:ascii="Times New Roman" w:eastAsiaTheme="minorEastAsia" w:hAnsi="Times New Roman" w:cs="Times New Roman"/>
          <w:sz w:val="24"/>
          <w:szCs w:val="24"/>
          <w:lang w:val="es-CL"/>
        </w:rPr>
        <w:t xml:space="preserve">En este caso se elige un </w:t>
      </w:r>
      <w:r w:rsidR="000E5EC7">
        <w:rPr>
          <w:rFonts w:ascii="Times New Roman" w:eastAsiaTheme="minorEastAsia" w:hAnsi="Times New Roman" w:cs="Times New Roman"/>
          <w:sz w:val="24"/>
          <w:szCs w:val="24"/>
          <w:lang w:val="es-CL"/>
        </w:rPr>
        <w:t>umbral de similitud y se selecciona a todos los usuarios que posean una similitud igual o mayor a esta.</w:t>
      </w:r>
      <w:r w:rsidR="00194D1D">
        <w:rPr>
          <w:rFonts w:ascii="Times New Roman" w:eastAsiaTheme="minorEastAsia" w:hAnsi="Times New Roman" w:cs="Times New Roman"/>
          <w:sz w:val="24"/>
          <w:szCs w:val="24"/>
          <w:lang w:val="es-CL"/>
        </w:rPr>
        <w:t xml:space="preserve"> </w:t>
      </w:r>
    </w:p>
    <w:tbl>
      <w:tblPr>
        <w:tblStyle w:val="Tablaconcuadrcula"/>
        <w:tblpPr w:leftFromText="141" w:rightFromText="141" w:vertAnchor="text" w:horzAnchor="margin" w:tblpXSpec="center" w:tblpY="26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tblGrid>
      <w:tr w:rsidR="00415378" w14:paraId="1067B266" w14:textId="77777777" w:rsidTr="00E667F9">
        <w:trPr>
          <w:trHeight w:val="971"/>
        </w:trPr>
        <w:tc>
          <w:tcPr>
            <w:tcW w:w="7196" w:type="dxa"/>
          </w:tcPr>
          <w:p w14:paraId="14475A81" w14:textId="7FB25A1C" w:rsidR="00415378" w:rsidRPr="00E667F9" w:rsidRDefault="009A08C0" w:rsidP="00E667F9">
            <w:pPr>
              <w:spacing w:line="360" w:lineRule="auto"/>
              <w:rPr>
                <w:rFonts w:ascii="Times New Roman" w:eastAsiaTheme="minorEastAsia" w:hAnsi="Times New Roman" w:cs="Times New Roman"/>
                <w:sz w:val="28"/>
                <w:szCs w:val="28"/>
                <w:lang w:val="es-CL"/>
              </w:rPr>
            </w:pPr>
            <m:oMathPara>
              <m:oMath>
                <m:sSub>
                  <m:sSubPr>
                    <m:ctrlPr>
                      <w:rPr>
                        <w:rFonts w:ascii="Cambria Math" w:eastAsiaTheme="minorEastAsia" w:hAnsi="Cambria Math" w:cs="Times New Roman"/>
                        <w:i/>
                        <w:sz w:val="28"/>
                        <w:szCs w:val="28"/>
                        <w:lang w:val="es-CL"/>
                      </w:rPr>
                    </m:ctrlPr>
                  </m:sSubPr>
                  <m:e>
                    <m:r>
                      <w:rPr>
                        <w:rFonts w:ascii="Cambria Math" w:eastAsiaTheme="minorEastAsia" w:hAnsi="Cambria Math" w:cs="Times New Roman"/>
                        <w:sz w:val="28"/>
                        <w:szCs w:val="28"/>
                        <w:lang w:val="es-CL"/>
                      </w:rPr>
                      <m:t>p</m:t>
                    </m:r>
                  </m:e>
                  <m:sub>
                    <m:r>
                      <w:rPr>
                        <w:rFonts w:ascii="Cambria Math" w:eastAsiaTheme="minorEastAsia" w:hAnsi="Cambria Math" w:cs="Times New Roman"/>
                        <w:sz w:val="28"/>
                        <w:szCs w:val="28"/>
                        <w:lang w:val="es-CL"/>
                      </w:rPr>
                      <m:t>u,i</m:t>
                    </m:r>
                  </m:sub>
                </m:sSub>
                <m:r>
                  <w:rPr>
                    <w:rFonts w:ascii="Cambria Math" w:eastAsiaTheme="minorEastAsia" w:hAnsi="Cambria Math" w:cs="Times New Roman"/>
                    <w:sz w:val="28"/>
                    <w:szCs w:val="28"/>
                    <w:lang w:val="es-CL"/>
                  </w:rPr>
                  <m:t>=</m:t>
                </m:r>
                <m:sSub>
                  <m:sSubPr>
                    <m:ctrlPr>
                      <w:rPr>
                        <w:rFonts w:ascii="Cambria Math" w:eastAsiaTheme="minorEastAsia" w:hAnsi="Cambria Math" w:cs="Times New Roman"/>
                        <w:i/>
                        <w:sz w:val="28"/>
                        <w:szCs w:val="28"/>
                        <w:lang w:val="es-CL"/>
                      </w:rPr>
                    </m:ctrlPr>
                  </m:sSubPr>
                  <m:e>
                    <m:acc>
                      <m:accPr>
                        <m:chr m:val="̅"/>
                        <m:ctrlPr>
                          <w:rPr>
                            <w:rFonts w:ascii="Cambria Math" w:eastAsiaTheme="minorEastAsia" w:hAnsi="Cambria Math" w:cs="Times New Roman"/>
                            <w:i/>
                            <w:sz w:val="28"/>
                            <w:szCs w:val="28"/>
                            <w:lang w:val="es-CL"/>
                          </w:rPr>
                        </m:ctrlPr>
                      </m:accPr>
                      <m:e>
                        <m:r>
                          <w:rPr>
                            <w:rFonts w:ascii="Cambria Math" w:eastAsiaTheme="minorEastAsia" w:hAnsi="Cambria Math" w:cs="Times New Roman"/>
                            <w:sz w:val="28"/>
                            <w:szCs w:val="28"/>
                            <w:lang w:val="es-CL"/>
                          </w:rPr>
                          <m:t>r</m:t>
                        </m:r>
                      </m:e>
                    </m:acc>
                  </m:e>
                  <m:sub>
                    <m:r>
                      <w:rPr>
                        <w:rFonts w:ascii="Cambria Math" w:eastAsiaTheme="minorEastAsia" w:hAnsi="Cambria Math" w:cs="Times New Roman"/>
                        <w:sz w:val="28"/>
                        <w:szCs w:val="28"/>
                        <w:lang w:val="es-CL"/>
                      </w:rPr>
                      <m:t>u</m:t>
                    </m:r>
                  </m:sub>
                </m:sSub>
                <m:r>
                  <w:rPr>
                    <w:rFonts w:ascii="Cambria Math" w:eastAsiaTheme="minorEastAsia" w:hAnsi="Cambria Math" w:cs="Times New Roman"/>
                    <w:sz w:val="28"/>
                    <w:szCs w:val="28"/>
                    <w:lang w:val="es-CL"/>
                  </w:rPr>
                  <m:t>+</m:t>
                </m:r>
                <m:f>
                  <m:fPr>
                    <m:ctrlPr>
                      <w:rPr>
                        <w:rFonts w:ascii="Cambria Math" w:eastAsiaTheme="minorEastAsia" w:hAnsi="Cambria Math" w:cs="Times New Roman"/>
                        <w:i/>
                        <w:sz w:val="28"/>
                        <w:szCs w:val="28"/>
                        <w:lang w:val="es-CL"/>
                      </w:rPr>
                    </m:ctrlPr>
                  </m:fPr>
                  <m:num>
                    <m:nary>
                      <m:naryPr>
                        <m:chr m:val="∑"/>
                        <m:limLoc m:val="undOvr"/>
                        <m:supHide m:val="1"/>
                        <m:ctrlPr>
                          <w:rPr>
                            <w:rFonts w:ascii="Cambria Math" w:eastAsiaTheme="minorEastAsia" w:hAnsi="Cambria Math" w:cs="Times New Roman"/>
                            <w:i/>
                            <w:sz w:val="28"/>
                            <w:szCs w:val="28"/>
                            <w:lang w:val="es-CL"/>
                          </w:rPr>
                        </m:ctrlPr>
                      </m:naryPr>
                      <m:sub>
                        <m:r>
                          <w:rPr>
                            <w:rFonts w:ascii="Cambria Math" w:eastAsiaTheme="minorEastAsia" w:hAnsi="Cambria Math" w:cs="Times New Roman"/>
                            <w:sz w:val="28"/>
                            <w:szCs w:val="28"/>
                            <w:lang w:val="es-CL"/>
                          </w:rPr>
                          <m:t>v</m:t>
                        </m:r>
                        <m:r>
                          <w:rPr>
                            <w:rFonts w:ascii="Cambria Math" w:hAnsi="Cambria Math" w:cs="Times New Roman"/>
                            <w:i/>
                            <w:sz w:val="28"/>
                            <w:szCs w:val="28"/>
                            <w:lang w:val="es-CL"/>
                          </w:rPr>
                          <w:sym w:font="Symbol" w:char="F0CE"/>
                        </m:r>
                        <m:r>
                          <w:rPr>
                            <w:rFonts w:ascii="Cambria Math" w:hAnsi="Cambria Math" w:cs="Times New Roman"/>
                            <w:sz w:val="28"/>
                            <w:szCs w:val="28"/>
                            <w:lang w:val="es-CL"/>
                          </w:rPr>
                          <m:t xml:space="preserve"> V</m:t>
                        </m:r>
                      </m:sub>
                      <m:sup/>
                      <m:e>
                        <m:sSub>
                          <m:sSubPr>
                            <m:ctrlPr>
                              <w:rPr>
                                <w:rFonts w:ascii="Cambria Math" w:eastAsiaTheme="minorEastAsia" w:hAnsi="Cambria Math" w:cs="Times New Roman"/>
                                <w:i/>
                                <w:sz w:val="28"/>
                                <w:szCs w:val="28"/>
                                <w:lang w:val="es-CL"/>
                              </w:rPr>
                            </m:ctrlPr>
                          </m:sSubPr>
                          <m:e>
                            <m:r>
                              <w:rPr>
                                <w:rFonts w:ascii="Cambria Math" w:eastAsiaTheme="minorEastAsia" w:hAnsi="Cambria Math" w:cs="Times New Roman"/>
                                <w:sz w:val="28"/>
                                <w:szCs w:val="28"/>
                                <w:lang w:val="es-CL"/>
                              </w:rPr>
                              <m:t>sim</m:t>
                            </m:r>
                          </m:e>
                          <m:sub>
                            <m:r>
                              <w:rPr>
                                <w:rFonts w:ascii="Cambria Math" w:eastAsiaTheme="minorEastAsia" w:hAnsi="Cambria Math" w:cs="Times New Roman"/>
                                <w:sz w:val="28"/>
                                <w:szCs w:val="28"/>
                                <w:lang w:val="es-CL"/>
                              </w:rPr>
                              <m:t>u,v</m:t>
                            </m:r>
                          </m:sub>
                        </m:sSub>
                        <m:r>
                          <w:rPr>
                            <w:rFonts w:ascii="Cambria Math" w:eastAsiaTheme="minorEastAsia" w:hAnsi="Cambria Math" w:cs="Times New Roman"/>
                            <w:sz w:val="28"/>
                            <w:szCs w:val="28"/>
                            <w:lang w:val="es-CL"/>
                          </w:rPr>
                          <m:t>×(</m:t>
                        </m:r>
                        <m:sSub>
                          <m:sSubPr>
                            <m:ctrlPr>
                              <w:rPr>
                                <w:rFonts w:ascii="Cambria Math" w:eastAsiaTheme="minorEastAsia" w:hAnsi="Cambria Math" w:cs="Times New Roman"/>
                                <w:i/>
                                <w:sz w:val="28"/>
                                <w:szCs w:val="28"/>
                                <w:lang w:val="es-CL"/>
                              </w:rPr>
                            </m:ctrlPr>
                          </m:sSubPr>
                          <m:e>
                            <m:r>
                              <w:rPr>
                                <w:rFonts w:ascii="Cambria Math" w:eastAsiaTheme="minorEastAsia" w:hAnsi="Cambria Math" w:cs="Times New Roman"/>
                                <w:sz w:val="28"/>
                                <w:szCs w:val="28"/>
                                <w:lang w:val="es-CL"/>
                              </w:rPr>
                              <m:t>r</m:t>
                            </m:r>
                          </m:e>
                          <m:sub>
                            <m:r>
                              <w:rPr>
                                <w:rFonts w:ascii="Cambria Math" w:eastAsiaTheme="minorEastAsia" w:hAnsi="Cambria Math" w:cs="Times New Roman"/>
                                <w:sz w:val="28"/>
                                <w:szCs w:val="28"/>
                                <w:lang w:val="es-CL"/>
                              </w:rPr>
                              <m:t>v,i</m:t>
                            </m:r>
                          </m:sub>
                        </m:sSub>
                        <m:r>
                          <w:rPr>
                            <w:rFonts w:ascii="Cambria Math" w:eastAsiaTheme="minorEastAsia" w:hAnsi="Cambria Math" w:cs="Times New Roman"/>
                            <w:sz w:val="28"/>
                            <w:szCs w:val="28"/>
                            <w:lang w:val="es-CL"/>
                          </w:rPr>
                          <m:t>-</m:t>
                        </m:r>
                        <m:acc>
                          <m:accPr>
                            <m:chr m:val="̅"/>
                            <m:ctrlPr>
                              <w:rPr>
                                <w:rFonts w:ascii="Cambria Math" w:eastAsiaTheme="minorEastAsia" w:hAnsi="Cambria Math" w:cs="Times New Roman"/>
                                <w:i/>
                                <w:sz w:val="28"/>
                                <w:szCs w:val="28"/>
                                <w:lang w:val="es-CL"/>
                              </w:rPr>
                            </m:ctrlPr>
                          </m:accPr>
                          <m:e>
                            <m:sSub>
                              <m:sSubPr>
                                <m:ctrlPr>
                                  <w:rPr>
                                    <w:rFonts w:ascii="Cambria Math" w:eastAsiaTheme="minorEastAsia" w:hAnsi="Cambria Math" w:cs="Times New Roman"/>
                                    <w:i/>
                                    <w:sz w:val="28"/>
                                    <w:szCs w:val="28"/>
                                    <w:lang w:val="es-CL"/>
                                  </w:rPr>
                                </m:ctrlPr>
                              </m:sSubPr>
                              <m:e>
                                <m:r>
                                  <w:rPr>
                                    <w:rFonts w:ascii="Cambria Math" w:eastAsiaTheme="minorEastAsia" w:hAnsi="Cambria Math" w:cs="Times New Roman"/>
                                    <w:sz w:val="28"/>
                                    <w:szCs w:val="28"/>
                                    <w:lang w:val="es-CL"/>
                                  </w:rPr>
                                  <m:t>r</m:t>
                                </m:r>
                              </m:e>
                              <m:sub>
                                <m:r>
                                  <w:rPr>
                                    <w:rFonts w:ascii="Cambria Math" w:eastAsiaTheme="minorEastAsia" w:hAnsi="Cambria Math" w:cs="Times New Roman"/>
                                    <w:sz w:val="28"/>
                                    <w:szCs w:val="28"/>
                                    <w:lang w:val="es-CL"/>
                                  </w:rPr>
                                  <m:t>v</m:t>
                                </m:r>
                              </m:sub>
                            </m:sSub>
                          </m:e>
                        </m:acc>
                        <m:r>
                          <w:rPr>
                            <w:rFonts w:ascii="Cambria Math" w:eastAsiaTheme="minorEastAsia" w:hAnsi="Cambria Math" w:cs="Times New Roman"/>
                            <w:sz w:val="28"/>
                            <w:szCs w:val="28"/>
                            <w:lang w:val="es-CL"/>
                          </w:rPr>
                          <m:t>)</m:t>
                        </m:r>
                      </m:e>
                    </m:nary>
                  </m:num>
                  <m:den>
                    <m:nary>
                      <m:naryPr>
                        <m:chr m:val="∑"/>
                        <m:limLoc m:val="undOvr"/>
                        <m:supHide m:val="1"/>
                        <m:ctrlPr>
                          <w:rPr>
                            <w:rFonts w:ascii="Cambria Math" w:eastAsiaTheme="minorEastAsia" w:hAnsi="Cambria Math" w:cs="Times New Roman"/>
                            <w:i/>
                            <w:sz w:val="28"/>
                            <w:szCs w:val="28"/>
                            <w:lang w:val="es-CL"/>
                          </w:rPr>
                        </m:ctrlPr>
                      </m:naryPr>
                      <m:sub>
                        <m:r>
                          <w:rPr>
                            <w:rFonts w:ascii="Cambria Math" w:eastAsiaTheme="minorEastAsia" w:hAnsi="Cambria Math" w:cs="Times New Roman"/>
                            <w:sz w:val="28"/>
                            <w:szCs w:val="28"/>
                            <w:lang w:val="es-CL"/>
                          </w:rPr>
                          <m:t>v</m:t>
                        </m:r>
                        <m:r>
                          <w:rPr>
                            <w:rFonts w:ascii="Cambria Math" w:hAnsi="Cambria Math" w:cs="Times New Roman"/>
                            <w:i/>
                            <w:sz w:val="28"/>
                            <w:szCs w:val="28"/>
                            <w:lang w:val="es-CL"/>
                          </w:rPr>
                          <w:sym w:font="Symbol" w:char="F0CE"/>
                        </m:r>
                        <m:r>
                          <w:rPr>
                            <w:rFonts w:ascii="Cambria Math" w:hAnsi="Cambria Math" w:cs="Times New Roman"/>
                            <w:sz w:val="28"/>
                            <w:szCs w:val="28"/>
                            <w:lang w:val="es-CL"/>
                          </w:rPr>
                          <m:t>V</m:t>
                        </m:r>
                      </m:sub>
                      <m:sup/>
                      <m:e>
                        <m:r>
                          <w:rPr>
                            <w:rFonts w:ascii="Cambria Math" w:eastAsiaTheme="minorEastAsia" w:hAnsi="Cambria Math" w:cs="Times New Roman"/>
                            <w:sz w:val="28"/>
                            <w:szCs w:val="28"/>
                            <w:lang w:val="es-CL"/>
                          </w:rPr>
                          <m:t>|</m:t>
                        </m:r>
                        <m:sSub>
                          <m:sSubPr>
                            <m:ctrlPr>
                              <w:rPr>
                                <w:rFonts w:ascii="Cambria Math" w:eastAsiaTheme="minorEastAsia" w:hAnsi="Cambria Math" w:cs="Times New Roman"/>
                                <w:i/>
                                <w:sz w:val="28"/>
                                <w:szCs w:val="28"/>
                                <w:lang w:val="es-CL"/>
                              </w:rPr>
                            </m:ctrlPr>
                          </m:sSubPr>
                          <m:e>
                            <m:r>
                              <w:rPr>
                                <w:rFonts w:ascii="Cambria Math" w:eastAsiaTheme="minorEastAsia" w:hAnsi="Cambria Math" w:cs="Times New Roman"/>
                                <w:sz w:val="28"/>
                                <w:szCs w:val="28"/>
                                <w:lang w:val="es-CL"/>
                              </w:rPr>
                              <m:t>sim</m:t>
                            </m:r>
                          </m:e>
                          <m:sub>
                            <m:r>
                              <w:rPr>
                                <w:rFonts w:ascii="Cambria Math" w:eastAsiaTheme="minorEastAsia" w:hAnsi="Cambria Math" w:cs="Times New Roman"/>
                                <w:sz w:val="28"/>
                                <w:szCs w:val="28"/>
                                <w:lang w:val="es-CL"/>
                              </w:rPr>
                              <m:t>u,v</m:t>
                            </m:r>
                          </m:sub>
                        </m:sSub>
                        <m:r>
                          <w:rPr>
                            <w:rFonts w:ascii="Cambria Math" w:eastAsiaTheme="minorEastAsia" w:hAnsi="Cambria Math" w:cs="Times New Roman"/>
                            <w:sz w:val="28"/>
                            <w:szCs w:val="28"/>
                            <w:lang w:val="es-CL"/>
                          </w:rPr>
                          <m:t>|</m:t>
                        </m:r>
                      </m:e>
                    </m:nary>
                  </m:den>
                </m:f>
              </m:oMath>
            </m:oMathPara>
          </w:p>
        </w:tc>
      </w:tr>
    </w:tbl>
    <w:p w14:paraId="2B021671" w14:textId="77777777" w:rsidR="0085129A" w:rsidRDefault="0037376C" w:rsidP="00FB5B71">
      <w:pPr>
        <w:spacing w:line="360" w:lineRule="auto"/>
        <w:rPr>
          <w:rFonts w:ascii="Times New Roman" w:eastAsiaTheme="minorEastAsia" w:hAnsi="Times New Roman" w:cs="Times New Roman"/>
          <w:sz w:val="24"/>
          <w:szCs w:val="24"/>
          <w:lang w:val="es-CL"/>
        </w:rPr>
      </w:pPr>
      <w:r>
        <w:rPr>
          <w:rFonts w:ascii="Times New Roman" w:eastAsiaTheme="minorEastAsia" w:hAnsi="Times New Roman" w:cs="Times New Roman"/>
          <w:sz w:val="24"/>
          <w:szCs w:val="24"/>
          <w:lang w:val="es-CL"/>
        </w:rPr>
        <w:t>En el paso 3, una vez seleccionado el grupo de usuarios similares al usuario activo, se procede a realizar la predicción de ra</w:t>
      </w:r>
      <w:r w:rsidR="00233FB2">
        <w:rPr>
          <w:rFonts w:ascii="Times New Roman" w:eastAsiaTheme="minorEastAsia" w:hAnsi="Times New Roman" w:cs="Times New Roman"/>
          <w:sz w:val="24"/>
          <w:szCs w:val="24"/>
          <w:lang w:val="es-CL"/>
        </w:rPr>
        <w:t>t</w:t>
      </w:r>
      <w:r>
        <w:rPr>
          <w:rFonts w:ascii="Times New Roman" w:eastAsiaTheme="minorEastAsia" w:hAnsi="Times New Roman" w:cs="Times New Roman"/>
          <w:sz w:val="24"/>
          <w:szCs w:val="24"/>
          <w:lang w:val="es-CL"/>
        </w:rPr>
        <w:t>ing.</w:t>
      </w:r>
      <w:r w:rsidR="00FA1EAE">
        <w:rPr>
          <w:rFonts w:ascii="Times New Roman" w:eastAsiaTheme="minorEastAsia" w:hAnsi="Times New Roman" w:cs="Times New Roman"/>
          <w:sz w:val="24"/>
          <w:szCs w:val="24"/>
          <w:lang w:val="es-CL"/>
        </w:rPr>
        <w:t xml:space="preserve"> Esto se puede calcular como el promedio de ratings de los usuarios en el vecindario, pero este método no toma en cuenta los niveles de similitud que poseen los diferentes usuarios </w:t>
      </w:r>
      <w:r w:rsidR="00FA1EAE">
        <w:rPr>
          <w:rFonts w:ascii="Times New Roman" w:eastAsiaTheme="minorEastAsia" w:hAnsi="Times New Roman" w:cs="Times New Roman"/>
          <w:sz w:val="24"/>
          <w:szCs w:val="24"/>
          <w:lang w:val="es-CL"/>
        </w:rPr>
        <w:fldChar w:fldCharType="begin" w:fldLock="1"/>
      </w:r>
      <w:r w:rsidR="00143EFC">
        <w:rPr>
          <w:rFonts w:ascii="Times New Roman" w:eastAsiaTheme="minorEastAsia" w:hAnsi="Times New Roman" w:cs="Times New Roman"/>
          <w:sz w:val="24"/>
          <w:szCs w:val="24"/>
          <w:lang w:val="es-CL"/>
        </w:rPr>
        <w:instrText>ADDIN CSL_CITATION { "citationItems" : [ { "id" : "ITEM-1", "itemData" : { "DOI" : "10.1007/978-1-4899-7637-6_2", "author" : [ { "dropping-particle" : "", "family" : "Ning", "given" : "Xia", "non-dropping-particle" : "", "parse-names" : false, "suffix" : "" }, { "dropping-particle" : "", "family" : "Desrosiers", "given" : "Christian", "non-dropping-particle" : "", "parse-names" : false, "suffix" : "" }, { "dropping-particle" : "", "family" : "Karypis", "given" : "George", "non-dropping-particle" : "", "parse-names" : false, "suffix" : "" } ], "container-title" : "Recommender Systems Handbook", "id" : "ITEM-1", "issued" : { "date-parts" : [ [ "2015" ] ] }, "page" : "37-76", "publisher" : "Springer US", "publisher-place" : "Boston, MA", "title" : "A Comprehensive Survey of Neighborhood-Based Recommendation Methods", "type" : "chapter" }, "uris" : [ "http://www.mendeley.com/documents/?uuid=ead93c4c-13bc-34e0-879b-636bd37f2ddb" ] } ], "mendeley" : { "formattedCitation" : "(Ning et al., 2015)", "plainTextFormattedCitation" : "(Ning et al., 2015)", "previouslyFormattedCitation" : "(Ning et al., 2015)" }, "properties" : { "noteIndex" : 0 }, "schema" : "https://github.com/citation-style-language/schema/raw/master/csl-citation.json" }</w:instrText>
      </w:r>
      <w:r w:rsidR="00FA1EAE">
        <w:rPr>
          <w:rFonts w:ascii="Times New Roman" w:eastAsiaTheme="minorEastAsia" w:hAnsi="Times New Roman" w:cs="Times New Roman"/>
          <w:sz w:val="24"/>
          <w:szCs w:val="24"/>
          <w:lang w:val="es-CL"/>
        </w:rPr>
        <w:fldChar w:fldCharType="separate"/>
      </w:r>
      <w:r w:rsidR="00FA1EAE" w:rsidRPr="00FA1EAE">
        <w:rPr>
          <w:rFonts w:ascii="Times New Roman" w:eastAsiaTheme="minorEastAsia" w:hAnsi="Times New Roman" w:cs="Times New Roman"/>
          <w:noProof/>
          <w:sz w:val="24"/>
          <w:szCs w:val="24"/>
          <w:lang w:val="es-CL"/>
        </w:rPr>
        <w:t>(Ning et al., 2015)</w:t>
      </w:r>
      <w:r w:rsidR="00FA1EAE">
        <w:rPr>
          <w:rFonts w:ascii="Times New Roman" w:eastAsiaTheme="minorEastAsia" w:hAnsi="Times New Roman" w:cs="Times New Roman"/>
          <w:sz w:val="24"/>
          <w:szCs w:val="24"/>
          <w:lang w:val="es-CL"/>
        </w:rPr>
        <w:fldChar w:fldCharType="end"/>
      </w:r>
      <w:r w:rsidR="00FA1EAE">
        <w:rPr>
          <w:rFonts w:ascii="Times New Roman" w:eastAsiaTheme="minorEastAsia" w:hAnsi="Times New Roman" w:cs="Times New Roman"/>
          <w:sz w:val="24"/>
          <w:szCs w:val="24"/>
          <w:lang w:val="es-CL"/>
        </w:rPr>
        <w:t>.</w:t>
      </w:r>
      <w:r w:rsidR="008F430C">
        <w:rPr>
          <w:rFonts w:ascii="Times New Roman" w:eastAsiaTheme="minorEastAsia" w:hAnsi="Times New Roman" w:cs="Times New Roman"/>
          <w:sz w:val="24"/>
          <w:szCs w:val="24"/>
          <w:lang w:val="es-CL"/>
        </w:rPr>
        <w:t xml:space="preserve"> Generalmente</w:t>
      </w:r>
      <w:r w:rsidR="00936D4B">
        <w:rPr>
          <w:rFonts w:ascii="Times New Roman" w:eastAsiaTheme="minorEastAsia" w:hAnsi="Times New Roman" w:cs="Times New Roman"/>
          <w:sz w:val="24"/>
          <w:szCs w:val="24"/>
          <w:lang w:val="es-CL"/>
        </w:rPr>
        <w:t xml:space="preserve"> las predicciones de rating se </w:t>
      </w:r>
      <w:r w:rsidR="005B3E66">
        <w:rPr>
          <w:rFonts w:ascii="Times New Roman" w:eastAsiaTheme="minorEastAsia" w:hAnsi="Times New Roman" w:cs="Times New Roman"/>
          <w:sz w:val="24"/>
          <w:szCs w:val="24"/>
          <w:lang w:val="es-CL"/>
        </w:rPr>
        <w:t>calculan</w:t>
      </w:r>
      <w:r w:rsidR="00936D4B">
        <w:rPr>
          <w:rFonts w:ascii="Times New Roman" w:eastAsiaTheme="minorEastAsia" w:hAnsi="Times New Roman" w:cs="Times New Roman"/>
          <w:sz w:val="24"/>
          <w:szCs w:val="24"/>
          <w:lang w:val="es-CL"/>
        </w:rPr>
        <w:t xml:space="preserve"> de la siguiente manera:</w:t>
      </w:r>
    </w:p>
    <w:p w14:paraId="12AC3802" w14:textId="7BACFDB2" w:rsidR="00415378" w:rsidRDefault="00415378" w:rsidP="00415378">
      <w:pPr>
        <w:pStyle w:val="Epgrafe"/>
        <w:jc w:val="center"/>
        <w:rPr>
          <w:rFonts w:ascii="Times New Roman" w:hAnsi="Times New Roman" w:cs="Times New Roman"/>
          <w:b w:val="0"/>
          <w:color w:val="auto"/>
          <w:sz w:val="24"/>
        </w:rPr>
      </w:pPr>
      <w:r w:rsidRPr="00415378">
        <w:rPr>
          <w:rFonts w:ascii="Times New Roman" w:hAnsi="Times New Roman" w:cs="Times New Roman"/>
          <w:b w:val="0"/>
          <w:color w:val="auto"/>
          <w:sz w:val="24"/>
        </w:rPr>
        <w:t xml:space="preserve">Formula </w:t>
      </w:r>
      <w:r w:rsidRPr="00415378">
        <w:rPr>
          <w:rFonts w:ascii="Times New Roman" w:hAnsi="Times New Roman" w:cs="Times New Roman"/>
          <w:b w:val="0"/>
          <w:color w:val="auto"/>
          <w:sz w:val="24"/>
        </w:rPr>
        <w:fldChar w:fldCharType="begin"/>
      </w:r>
      <w:r w:rsidRPr="00415378">
        <w:rPr>
          <w:rFonts w:ascii="Times New Roman" w:hAnsi="Times New Roman" w:cs="Times New Roman"/>
          <w:b w:val="0"/>
          <w:color w:val="auto"/>
          <w:sz w:val="24"/>
        </w:rPr>
        <w:instrText xml:space="preserve"> SEQ ( \* ARABIC </w:instrText>
      </w:r>
      <w:r w:rsidRPr="00415378">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7</w:t>
      </w:r>
      <w:r w:rsidRPr="00415378">
        <w:rPr>
          <w:rFonts w:ascii="Times New Roman" w:hAnsi="Times New Roman" w:cs="Times New Roman"/>
          <w:b w:val="0"/>
          <w:color w:val="auto"/>
          <w:sz w:val="24"/>
        </w:rPr>
        <w:fldChar w:fldCharType="end"/>
      </w:r>
      <w:r w:rsidRPr="00415378">
        <w:rPr>
          <w:rFonts w:ascii="Times New Roman" w:hAnsi="Times New Roman" w:cs="Times New Roman"/>
          <w:b w:val="0"/>
          <w:color w:val="auto"/>
          <w:sz w:val="24"/>
        </w:rPr>
        <w:t>: Predicción de Rating.</w:t>
      </w:r>
    </w:p>
    <w:p w14:paraId="7837DC5B" w14:textId="77777777" w:rsidR="00E667F9" w:rsidRPr="00E667F9" w:rsidRDefault="00E667F9" w:rsidP="00E667F9"/>
    <w:p w14:paraId="18C013F2" w14:textId="77777777" w:rsidR="00936D4B" w:rsidRDefault="00936D4B" w:rsidP="006F29C1">
      <w:pPr>
        <w:spacing w:line="360" w:lineRule="auto"/>
        <w:rPr>
          <w:rFonts w:ascii="Times New Roman" w:eastAsiaTheme="minorEastAsia" w:hAnsi="Times New Roman" w:cs="Times New Roman"/>
          <w:sz w:val="24"/>
          <w:szCs w:val="28"/>
          <w:lang w:val="es-CL"/>
        </w:rPr>
      </w:pPr>
      <w:r>
        <w:rPr>
          <w:rFonts w:ascii="Times New Roman" w:eastAsiaTheme="minorEastAsia" w:hAnsi="Times New Roman" w:cs="Times New Roman"/>
          <w:sz w:val="24"/>
          <w:szCs w:val="28"/>
          <w:lang w:val="es-CL"/>
        </w:rPr>
        <w:t xml:space="preserve">Donde </w:t>
      </w:r>
      <m:oMath>
        <m:sSub>
          <m:sSubPr>
            <m:ctrlPr>
              <w:rPr>
                <w:rFonts w:ascii="Cambria Math" w:eastAsiaTheme="minorEastAsia" w:hAnsi="Cambria Math" w:cs="Times New Roman"/>
                <w:i/>
                <w:sz w:val="28"/>
                <w:szCs w:val="28"/>
                <w:lang w:val="es-CL"/>
              </w:rPr>
            </m:ctrlPr>
          </m:sSubPr>
          <m:e>
            <m:r>
              <w:rPr>
                <w:rFonts w:ascii="Cambria Math" w:eastAsiaTheme="minorEastAsia" w:hAnsi="Cambria Math" w:cs="Times New Roman"/>
                <w:sz w:val="28"/>
                <w:szCs w:val="28"/>
                <w:lang w:val="es-CL"/>
              </w:rPr>
              <m:t>p</m:t>
            </m:r>
          </m:e>
          <m:sub>
            <m:r>
              <w:rPr>
                <w:rFonts w:ascii="Cambria Math" w:eastAsiaTheme="minorEastAsia" w:hAnsi="Cambria Math" w:cs="Times New Roman"/>
                <w:sz w:val="28"/>
                <w:szCs w:val="28"/>
                <w:lang w:val="es-CL"/>
              </w:rPr>
              <m:t>u,i</m:t>
            </m:r>
          </m:sub>
        </m:sSub>
      </m:oMath>
      <w:r>
        <w:rPr>
          <w:rFonts w:ascii="Times New Roman" w:eastAsiaTheme="minorEastAsia" w:hAnsi="Times New Roman" w:cs="Times New Roman"/>
          <w:sz w:val="28"/>
          <w:szCs w:val="28"/>
          <w:lang w:val="es-CL"/>
        </w:rPr>
        <w:t xml:space="preserve"> </w:t>
      </w:r>
      <w:r>
        <w:rPr>
          <w:rFonts w:ascii="Times New Roman" w:eastAsiaTheme="minorEastAsia" w:hAnsi="Times New Roman" w:cs="Times New Roman"/>
          <w:sz w:val="24"/>
          <w:szCs w:val="28"/>
          <w:lang w:val="es-CL"/>
        </w:rPr>
        <w:t xml:space="preserve">es la predicción de rating del usuario </w:t>
      </w:r>
      <w:r w:rsidRPr="00936D4B">
        <w:rPr>
          <w:rFonts w:ascii="Times New Roman" w:eastAsiaTheme="minorEastAsia" w:hAnsi="Times New Roman" w:cs="Times New Roman"/>
          <w:i/>
          <w:sz w:val="24"/>
          <w:szCs w:val="28"/>
          <w:lang w:val="es-CL"/>
        </w:rPr>
        <w:t>“u”</w:t>
      </w:r>
      <w:r>
        <w:rPr>
          <w:rFonts w:ascii="Times New Roman" w:eastAsiaTheme="minorEastAsia" w:hAnsi="Times New Roman" w:cs="Times New Roman"/>
          <w:sz w:val="24"/>
          <w:szCs w:val="28"/>
          <w:lang w:val="es-CL"/>
        </w:rPr>
        <w:t xml:space="preserve"> para el ítem </w:t>
      </w:r>
      <w:r w:rsidRPr="00936D4B">
        <w:rPr>
          <w:rFonts w:ascii="Times New Roman" w:eastAsiaTheme="minorEastAsia" w:hAnsi="Times New Roman" w:cs="Times New Roman"/>
          <w:i/>
          <w:sz w:val="24"/>
          <w:szCs w:val="28"/>
          <w:lang w:val="es-CL"/>
        </w:rPr>
        <w:t>“i”</w:t>
      </w:r>
      <w:r>
        <w:rPr>
          <w:rFonts w:ascii="Times New Roman" w:eastAsiaTheme="minorEastAsia" w:hAnsi="Times New Roman" w:cs="Times New Roman"/>
          <w:sz w:val="24"/>
          <w:szCs w:val="28"/>
          <w:lang w:val="es-CL"/>
        </w:rPr>
        <w:t xml:space="preserve">, </w:t>
      </w:r>
      <m:oMath>
        <m:sSub>
          <m:sSubPr>
            <m:ctrlPr>
              <w:rPr>
                <w:rFonts w:ascii="Cambria Math" w:eastAsiaTheme="minorEastAsia" w:hAnsi="Cambria Math" w:cs="Times New Roman"/>
                <w:i/>
                <w:sz w:val="32"/>
                <w:szCs w:val="28"/>
                <w:lang w:val="es-CL"/>
              </w:rPr>
            </m:ctrlPr>
          </m:sSubPr>
          <m:e>
            <m:r>
              <w:rPr>
                <w:rFonts w:ascii="Cambria Math" w:eastAsiaTheme="minorEastAsia" w:hAnsi="Cambria Math" w:cs="Times New Roman"/>
                <w:sz w:val="28"/>
                <w:szCs w:val="28"/>
                <w:lang w:val="es-CL"/>
              </w:rPr>
              <m:t>sim</m:t>
            </m:r>
          </m:e>
          <m:sub>
            <m:r>
              <w:rPr>
                <w:rFonts w:ascii="Cambria Math" w:eastAsiaTheme="minorEastAsia" w:hAnsi="Cambria Math" w:cs="Times New Roman"/>
                <w:sz w:val="32"/>
                <w:szCs w:val="28"/>
                <w:lang w:val="es-CL"/>
              </w:rPr>
              <m:t>u,v</m:t>
            </m:r>
          </m:sub>
        </m:sSub>
      </m:oMath>
      <w:r w:rsidR="00764AF5">
        <w:rPr>
          <w:rFonts w:ascii="Times New Roman" w:eastAsiaTheme="minorEastAsia" w:hAnsi="Times New Roman" w:cs="Times New Roman"/>
          <w:sz w:val="28"/>
          <w:szCs w:val="28"/>
          <w:lang w:val="es-CL"/>
        </w:rPr>
        <w:t xml:space="preserve"> </w:t>
      </w:r>
      <w:r w:rsidR="00764AF5">
        <w:rPr>
          <w:rFonts w:ascii="Times New Roman" w:eastAsiaTheme="minorEastAsia" w:hAnsi="Times New Roman" w:cs="Times New Roman"/>
          <w:sz w:val="24"/>
          <w:szCs w:val="28"/>
          <w:lang w:val="es-CL"/>
        </w:rPr>
        <w:t xml:space="preserve">es la similitud entre el usuario </w:t>
      </w:r>
      <w:r w:rsidR="00764AF5" w:rsidRPr="00764AF5">
        <w:rPr>
          <w:rFonts w:ascii="Times New Roman" w:eastAsiaTheme="minorEastAsia" w:hAnsi="Times New Roman" w:cs="Times New Roman"/>
          <w:i/>
          <w:sz w:val="24"/>
          <w:szCs w:val="28"/>
          <w:lang w:val="es-CL"/>
        </w:rPr>
        <w:t>“u”</w:t>
      </w:r>
      <w:r w:rsidR="00764AF5">
        <w:rPr>
          <w:rFonts w:ascii="Times New Roman" w:eastAsiaTheme="minorEastAsia" w:hAnsi="Times New Roman" w:cs="Times New Roman"/>
          <w:sz w:val="24"/>
          <w:szCs w:val="28"/>
          <w:lang w:val="es-CL"/>
        </w:rPr>
        <w:t xml:space="preserve"> y el usuario </w:t>
      </w:r>
      <w:r w:rsidR="00764AF5" w:rsidRPr="00764AF5">
        <w:rPr>
          <w:rFonts w:ascii="Times New Roman" w:eastAsiaTheme="minorEastAsia" w:hAnsi="Times New Roman" w:cs="Times New Roman"/>
          <w:i/>
          <w:sz w:val="24"/>
          <w:szCs w:val="28"/>
          <w:lang w:val="es-CL"/>
        </w:rPr>
        <w:t>“v”</w:t>
      </w:r>
      <w:r w:rsidR="00404848">
        <w:rPr>
          <w:rFonts w:ascii="Times New Roman" w:eastAsiaTheme="minorEastAsia" w:hAnsi="Times New Roman" w:cs="Times New Roman"/>
          <w:sz w:val="24"/>
          <w:szCs w:val="28"/>
          <w:lang w:val="es-CL"/>
        </w:rPr>
        <w:t xml:space="preserve"> y </w:t>
      </w:r>
      <w:r w:rsidR="00404848" w:rsidRPr="005B3E66">
        <w:rPr>
          <w:rFonts w:ascii="Times New Roman" w:eastAsiaTheme="minorEastAsia" w:hAnsi="Times New Roman" w:cs="Times New Roman"/>
          <w:i/>
          <w:sz w:val="24"/>
          <w:szCs w:val="28"/>
          <w:lang w:val="es-CL"/>
        </w:rPr>
        <w:t>V</w:t>
      </w:r>
      <w:r w:rsidR="00404848">
        <w:rPr>
          <w:rFonts w:ascii="Times New Roman" w:eastAsiaTheme="minorEastAsia" w:hAnsi="Times New Roman" w:cs="Times New Roman"/>
          <w:sz w:val="24"/>
          <w:szCs w:val="28"/>
          <w:lang w:val="es-CL"/>
        </w:rPr>
        <w:t xml:space="preserve"> es el vecindario seleccionado previamente.</w:t>
      </w:r>
    </w:p>
    <w:p w14:paraId="598355CA" w14:textId="77777777" w:rsidR="005E31BD" w:rsidRPr="00404848" w:rsidRDefault="005E31BD" w:rsidP="006F29C1">
      <w:pPr>
        <w:spacing w:line="360" w:lineRule="auto"/>
        <w:rPr>
          <w:rFonts w:ascii="Times New Roman" w:eastAsiaTheme="minorEastAsia" w:hAnsi="Times New Roman" w:cs="Times New Roman"/>
          <w:sz w:val="24"/>
          <w:szCs w:val="28"/>
          <w:lang w:val="es-CL"/>
        </w:rPr>
      </w:pPr>
    </w:p>
    <w:p w14:paraId="1BC9D7E0" w14:textId="77777777" w:rsidR="001A3E5C" w:rsidRDefault="00811280" w:rsidP="006F29C1">
      <w:pPr>
        <w:pStyle w:val="Ttulo4"/>
        <w:spacing w:line="360" w:lineRule="auto"/>
        <w:rPr>
          <w:rFonts w:eastAsiaTheme="minorEastAsia"/>
        </w:rPr>
      </w:pPr>
      <w:bookmarkStart w:id="36" w:name="_Toc511668872"/>
      <w:r>
        <w:rPr>
          <w:rFonts w:eastAsiaTheme="minorEastAsia"/>
        </w:rPr>
        <w:lastRenderedPageBreak/>
        <w:t>Evaluación de Sistemas de Recomendación</w:t>
      </w:r>
      <w:bookmarkEnd w:id="36"/>
    </w:p>
    <w:p w14:paraId="058FDA28" w14:textId="43B3AF80" w:rsidR="005212D6" w:rsidRDefault="00253977" w:rsidP="006F29C1">
      <w:pPr>
        <w:spacing w:line="360" w:lineRule="auto"/>
        <w:rPr>
          <w:rFonts w:ascii="Times New Roman" w:hAnsi="Times New Roman" w:cs="Times New Roman"/>
          <w:sz w:val="24"/>
          <w:szCs w:val="24"/>
          <w:lang w:val="es-CL"/>
        </w:rPr>
      </w:pPr>
      <w:r w:rsidRPr="000B301C">
        <w:rPr>
          <w:rFonts w:ascii="Times New Roman" w:hAnsi="Times New Roman" w:cs="Times New Roman"/>
          <w:sz w:val="24"/>
          <w:szCs w:val="24"/>
          <w:lang w:val="es-CL"/>
        </w:rPr>
        <w:t xml:space="preserve">Como se ha explicado anteriormente, los sistemas de recomendación tienen como objetivo predecir el rating que un usuario le daría a un ítem. </w:t>
      </w:r>
      <w:r w:rsidR="00ED700D" w:rsidRPr="000B301C">
        <w:rPr>
          <w:rFonts w:ascii="Times New Roman" w:hAnsi="Times New Roman" w:cs="Times New Roman"/>
          <w:sz w:val="24"/>
          <w:szCs w:val="24"/>
          <w:lang w:val="es-CL"/>
        </w:rPr>
        <w:t xml:space="preserve">Por lo tanto, una de las forma para evaluar un sistema de recomendación es medir </w:t>
      </w:r>
      <w:r w:rsidR="00AA4CF9" w:rsidRPr="000B301C">
        <w:rPr>
          <w:rFonts w:ascii="Times New Roman" w:hAnsi="Times New Roman" w:cs="Times New Roman"/>
          <w:sz w:val="24"/>
          <w:szCs w:val="24"/>
          <w:lang w:val="es-CL"/>
        </w:rPr>
        <w:t>la</w:t>
      </w:r>
      <w:r w:rsidR="00ED700D" w:rsidRPr="000B301C">
        <w:rPr>
          <w:rFonts w:ascii="Times New Roman" w:hAnsi="Times New Roman" w:cs="Times New Roman"/>
          <w:sz w:val="24"/>
          <w:szCs w:val="24"/>
          <w:lang w:val="es-CL"/>
        </w:rPr>
        <w:t xml:space="preserve"> precisión de </w:t>
      </w:r>
      <w:r w:rsidR="00AA4CF9" w:rsidRPr="000B301C">
        <w:rPr>
          <w:rFonts w:ascii="Times New Roman" w:hAnsi="Times New Roman" w:cs="Times New Roman"/>
          <w:sz w:val="24"/>
          <w:szCs w:val="24"/>
          <w:lang w:val="es-CL"/>
        </w:rPr>
        <w:t>sus</w:t>
      </w:r>
      <w:r w:rsidR="00ED700D" w:rsidRPr="000B301C">
        <w:rPr>
          <w:rFonts w:ascii="Times New Roman" w:hAnsi="Times New Roman" w:cs="Times New Roman"/>
          <w:sz w:val="24"/>
          <w:szCs w:val="24"/>
          <w:lang w:val="es-CL"/>
        </w:rPr>
        <w:t xml:space="preserve"> predicciones de ratings.</w:t>
      </w:r>
      <w:r w:rsidR="000E5F55" w:rsidRPr="000B301C">
        <w:rPr>
          <w:rFonts w:ascii="Times New Roman" w:hAnsi="Times New Roman" w:cs="Times New Roman"/>
          <w:sz w:val="24"/>
          <w:szCs w:val="24"/>
          <w:lang w:val="es-CL"/>
        </w:rPr>
        <w:t xml:space="preserve"> Error cuadrático medio (</w:t>
      </w:r>
      <w:proofErr w:type="spellStart"/>
      <w:r w:rsidR="001A57F9">
        <w:rPr>
          <w:rFonts w:ascii="Times New Roman" w:hAnsi="Times New Roman" w:cs="Times New Roman"/>
          <w:sz w:val="24"/>
          <w:szCs w:val="24"/>
          <w:lang w:val="es-CL"/>
        </w:rPr>
        <w:t>Root</w:t>
      </w:r>
      <w:proofErr w:type="spellEnd"/>
      <w:r w:rsidR="001A57F9">
        <w:rPr>
          <w:rFonts w:ascii="Times New Roman" w:hAnsi="Times New Roman" w:cs="Times New Roman"/>
          <w:sz w:val="24"/>
          <w:szCs w:val="24"/>
          <w:lang w:val="es-CL"/>
        </w:rPr>
        <w:t xml:space="preserve"> Mean </w:t>
      </w:r>
      <w:proofErr w:type="spellStart"/>
      <w:r w:rsidR="001A57F9">
        <w:rPr>
          <w:rFonts w:ascii="Times New Roman" w:hAnsi="Times New Roman" w:cs="Times New Roman"/>
          <w:sz w:val="24"/>
          <w:szCs w:val="24"/>
          <w:lang w:val="es-CL"/>
        </w:rPr>
        <w:t>Squared</w:t>
      </w:r>
      <w:proofErr w:type="spellEnd"/>
      <w:r w:rsidR="001A57F9">
        <w:rPr>
          <w:rFonts w:ascii="Times New Roman" w:hAnsi="Times New Roman" w:cs="Times New Roman"/>
          <w:sz w:val="24"/>
          <w:szCs w:val="24"/>
          <w:lang w:val="es-CL"/>
        </w:rPr>
        <w:t xml:space="preserve"> Error - </w:t>
      </w:r>
      <w:r w:rsidR="000E5F55" w:rsidRPr="000B301C">
        <w:rPr>
          <w:rFonts w:ascii="Times New Roman" w:hAnsi="Times New Roman" w:cs="Times New Roman"/>
          <w:bCs/>
          <w:color w:val="221E1F"/>
          <w:sz w:val="24"/>
          <w:szCs w:val="24"/>
          <w:lang w:val="es-CL"/>
        </w:rPr>
        <w:t>RMSE)</w:t>
      </w:r>
      <w:r w:rsidR="000E5F55" w:rsidRPr="000B301C">
        <w:rPr>
          <w:rFonts w:ascii="Times New Roman" w:hAnsi="Times New Roman" w:cs="Times New Roman"/>
          <w:sz w:val="24"/>
          <w:szCs w:val="24"/>
          <w:lang w:val="es-CL"/>
        </w:rPr>
        <w:t xml:space="preserve"> y error absoluto medio (</w:t>
      </w:r>
      <w:r w:rsidR="001A57F9">
        <w:rPr>
          <w:rFonts w:ascii="Times New Roman" w:hAnsi="Times New Roman" w:cs="Times New Roman"/>
          <w:sz w:val="24"/>
          <w:szCs w:val="24"/>
          <w:lang w:val="es-CL"/>
        </w:rPr>
        <w:t xml:space="preserve">Mean </w:t>
      </w:r>
      <w:proofErr w:type="spellStart"/>
      <w:r w:rsidR="001A57F9">
        <w:rPr>
          <w:rFonts w:ascii="Times New Roman" w:hAnsi="Times New Roman" w:cs="Times New Roman"/>
          <w:sz w:val="24"/>
          <w:szCs w:val="24"/>
          <w:lang w:val="es-CL"/>
        </w:rPr>
        <w:t>Absolute</w:t>
      </w:r>
      <w:proofErr w:type="spellEnd"/>
      <w:r w:rsidR="001A57F9">
        <w:rPr>
          <w:rFonts w:ascii="Times New Roman" w:hAnsi="Times New Roman" w:cs="Times New Roman"/>
          <w:sz w:val="24"/>
          <w:szCs w:val="24"/>
          <w:lang w:val="es-CL"/>
        </w:rPr>
        <w:t xml:space="preserve"> Error - </w:t>
      </w:r>
      <w:r w:rsidR="000E5F55" w:rsidRPr="000B301C">
        <w:rPr>
          <w:rFonts w:ascii="Times New Roman" w:hAnsi="Times New Roman" w:cs="Times New Roman"/>
          <w:sz w:val="24"/>
          <w:szCs w:val="24"/>
          <w:lang w:val="es-CL"/>
        </w:rPr>
        <w:t>MAE) son dos de las métricas más utilizadas para evaluar la precisión de los sistemas de recomendación</w:t>
      </w:r>
      <w:r w:rsidR="00681FD4" w:rsidRPr="000B301C">
        <w:rPr>
          <w:rFonts w:ascii="Times New Roman" w:hAnsi="Times New Roman" w:cs="Times New Roman"/>
          <w:sz w:val="24"/>
          <w:szCs w:val="24"/>
          <w:lang w:val="es-CL"/>
        </w:rPr>
        <w:t xml:space="preserve"> </w:t>
      </w:r>
      <w:r w:rsidR="00681FD4" w:rsidRPr="000B301C">
        <w:rPr>
          <w:rFonts w:ascii="Times New Roman" w:hAnsi="Times New Roman" w:cs="Times New Roman"/>
          <w:sz w:val="24"/>
          <w:szCs w:val="24"/>
          <w:lang w:val="es-CL"/>
        </w:rPr>
        <w:fldChar w:fldCharType="begin" w:fldLock="1"/>
      </w:r>
      <w:r w:rsidR="008F07BE">
        <w:rPr>
          <w:rFonts w:ascii="Times New Roman" w:hAnsi="Times New Roman" w:cs="Times New Roman"/>
          <w:sz w:val="24"/>
          <w:szCs w:val="24"/>
          <w:lang w:val="es-CL"/>
        </w:rPr>
        <w:instrText>ADDIN CSL_CITATION { "citationItems" : [ { "id" : "ITEM-1", "itemData" : { "DOI" : "10.1007/978-1-4899-7637-6_8", "author" : [ { "dropping-particle" : "", "family" : "Gunawardana", "given" : "Asela", "non-dropping-particle" : "", "parse-names" : false, "suffix" : "" }, { "dropping-particle" : "", "family" : "Shani", "given" : "Guy", "non-dropping-particle" : "", "parse-names" : false, "suffix" : "" } ], "container-title" : "Recommender Systems Handbook", "id" : "ITEM-1", "issued" : { "date-parts" : [ [ "2015" ] ] }, "page" : "265-308", "publisher" : "Springer US", "publisher-place" : "Boston, MA", "title" : "Evaluating Recommender Systems", "type" : "chapter" }, "uris" : [ "http://www.mendeley.com/documents/?uuid=3a664da5-ec75-3de8-bc68-5a21e555ac21" ] } ], "mendeley" : { "formattedCitation" : "(Gunawardana &amp; Shani, 2015)", "plainTextFormattedCitation" : "(Gunawardana &amp; Shani, 2015)", "previouslyFormattedCitation" : "(Gunawardana &amp; Shani, 2015)" }, "properties" : { "noteIndex" : 0 }, "schema" : "https://github.com/citation-style-language/schema/raw/master/csl-citation.json" }</w:instrText>
      </w:r>
      <w:r w:rsidR="00681FD4" w:rsidRPr="000B301C">
        <w:rPr>
          <w:rFonts w:ascii="Times New Roman" w:hAnsi="Times New Roman" w:cs="Times New Roman"/>
          <w:sz w:val="24"/>
          <w:szCs w:val="24"/>
          <w:lang w:val="es-CL"/>
        </w:rPr>
        <w:fldChar w:fldCharType="separate"/>
      </w:r>
      <w:r w:rsidR="00681FD4" w:rsidRPr="000B301C">
        <w:rPr>
          <w:rFonts w:ascii="Times New Roman" w:hAnsi="Times New Roman" w:cs="Times New Roman"/>
          <w:noProof/>
          <w:sz w:val="24"/>
          <w:szCs w:val="24"/>
          <w:lang w:val="es-CL"/>
        </w:rPr>
        <w:t>(Gunawardana &amp; Shani, 2015)</w:t>
      </w:r>
      <w:r w:rsidR="00681FD4" w:rsidRPr="000B301C">
        <w:rPr>
          <w:rFonts w:ascii="Times New Roman" w:hAnsi="Times New Roman" w:cs="Times New Roman"/>
          <w:sz w:val="24"/>
          <w:szCs w:val="24"/>
          <w:lang w:val="es-CL"/>
        </w:rPr>
        <w:fldChar w:fldCharType="end"/>
      </w:r>
      <w:r w:rsidR="000E5F55" w:rsidRPr="000B301C">
        <w:rPr>
          <w:rFonts w:ascii="Times New Roman" w:hAnsi="Times New Roman" w:cs="Times New Roman"/>
          <w:sz w:val="24"/>
          <w:szCs w:val="24"/>
          <w:lang w:val="es-CL"/>
        </w:rPr>
        <w:t xml:space="preserve">. </w:t>
      </w:r>
      <w:r w:rsidR="000B301C" w:rsidRPr="000B301C">
        <w:rPr>
          <w:rFonts w:ascii="Times New Roman" w:hAnsi="Times New Roman" w:cs="Times New Roman"/>
          <w:sz w:val="24"/>
          <w:szCs w:val="24"/>
          <w:lang w:val="es-CL"/>
        </w:rPr>
        <w:t>A continuación se presenta como calcular el error cuadrático medio y error absoluto medio</w:t>
      </w:r>
      <w:r w:rsidR="004F5348">
        <w:rPr>
          <w:rFonts w:ascii="Times New Roman" w:hAnsi="Times New Roman" w:cs="Times New Roman"/>
          <w:sz w:val="24"/>
          <w:szCs w:val="24"/>
          <w:lang w:val="es-CL"/>
        </w:rPr>
        <w:t xml:space="preserve"> entre los ratings que el sistema de recomendación calcula y los ratings reales</w:t>
      </w:r>
      <w:r w:rsidR="000B301C" w:rsidRPr="000B301C">
        <w:rPr>
          <w:rFonts w:ascii="Times New Roman" w:hAnsi="Times New Roman" w:cs="Times New Roman"/>
          <w:sz w:val="24"/>
          <w:szCs w:val="24"/>
          <w:lang w:val="es-CL"/>
        </w:rPr>
        <w:t>.</w:t>
      </w:r>
    </w:p>
    <w:p w14:paraId="59E5E952" w14:textId="1F287BDE" w:rsidR="000E4362" w:rsidRDefault="000E4362" w:rsidP="000E4362">
      <w:pPr>
        <w:pStyle w:val="Prrafodelista"/>
        <w:numPr>
          <w:ilvl w:val="0"/>
          <w:numId w:val="18"/>
        </w:numPr>
        <w:spacing w:line="360" w:lineRule="auto"/>
        <w:rPr>
          <w:rFonts w:ascii="Times New Roman" w:hAnsi="Times New Roman" w:cs="Times New Roman"/>
          <w:b/>
          <w:sz w:val="24"/>
          <w:szCs w:val="24"/>
          <w:lang w:val="es-CL"/>
        </w:rPr>
      </w:pPr>
      <w:r w:rsidRPr="002568A0">
        <w:rPr>
          <w:rFonts w:ascii="Times New Roman" w:hAnsi="Times New Roman" w:cs="Times New Roman"/>
          <w:b/>
          <w:sz w:val="24"/>
          <w:szCs w:val="24"/>
          <w:lang w:val="es-CL"/>
        </w:rPr>
        <w:t>Error cuadrático medio:</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1"/>
      </w:tblGrid>
      <w:tr w:rsidR="005E31BD" w14:paraId="7B8C9FFC" w14:textId="77777777" w:rsidTr="00C81D85">
        <w:trPr>
          <w:trHeight w:val="1693"/>
        </w:trPr>
        <w:tc>
          <w:tcPr>
            <w:tcW w:w="6901" w:type="dxa"/>
          </w:tcPr>
          <w:p w14:paraId="40B33D6E" w14:textId="77777777" w:rsidR="005E31BD" w:rsidRPr="00C81D85" w:rsidRDefault="005E31BD" w:rsidP="00C81D85">
            <w:pPr>
              <w:spacing w:line="360" w:lineRule="auto"/>
              <w:ind w:left="360"/>
              <w:rPr>
                <w:rFonts w:ascii="Times New Roman" w:eastAsiaTheme="minorEastAsia" w:hAnsi="Times New Roman" w:cs="Times New Roman"/>
                <w:sz w:val="28"/>
                <w:szCs w:val="24"/>
                <w:lang w:val="es-CL"/>
              </w:rPr>
            </w:pPr>
            <m:oMathPara>
              <m:oMath>
                <m:r>
                  <w:rPr>
                    <w:rFonts w:ascii="Cambria Math" w:hAnsi="Cambria Math" w:cs="Times New Roman"/>
                    <w:sz w:val="28"/>
                    <w:szCs w:val="24"/>
                    <w:lang w:val="es-CL"/>
                  </w:rPr>
                  <m:t>RMSE=</m:t>
                </m:r>
                <m:rad>
                  <m:radPr>
                    <m:degHide m:val="1"/>
                    <m:ctrlPr>
                      <w:rPr>
                        <w:rFonts w:ascii="Cambria Math" w:hAnsi="Cambria Math" w:cs="Times New Roman"/>
                        <w:i/>
                        <w:sz w:val="28"/>
                        <w:szCs w:val="24"/>
                        <w:lang w:val="es-CL"/>
                      </w:rPr>
                    </m:ctrlPr>
                  </m:radPr>
                  <m:deg/>
                  <m:e>
                    <m:f>
                      <m:fPr>
                        <m:ctrlPr>
                          <w:rPr>
                            <w:rFonts w:ascii="Cambria Math" w:hAnsi="Cambria Math" w:cs="Times New Roman"/>
                            <w:i/>
                            <w:sz w:val="28"/>
                            <w:szCs w:val="24"/>
                            <w:lang w:val="es-CL"/>
                          </w:rPr>
                        </m:ctrlPr>
                      </m:fPr>
                      <m:num>
                        <m:r>
                          <w:rPr>
                            <w:rFonts w:ascii="Cambria Math" w:hAnsi="Cambria Math" w:cs="Times New Roman"/>
                            <w:sz w:val="28"/>
                            <w:szCs w:val="24"/>
                            <w:lang w:val="es-CL"/>
                          </w:rPr>
                          <m:t>1</m:t>
                        </m:r>
                      </m:num>
                      <m:den>
                        <m:r>
                          <w:rPr>
                            <w:rFonts w:ascii="Cambria Math" w:hAnsi="Cambria Math" w:cs="Times New Roman"/>
                            <w:sz w:val="28"/>
                            <w:szCs w:val="24"/>
                            <w:lang w:val="es-CL"/>
                          </w:rPr>
                          <m:t>|K|</m:t>
                        </m:r>
                      </m:den>
                    </m:f>
                    <m:r>
                      <w:rPr>
                        <w:rFonts w:ascii="Cambria Math" w:hAnsi="Cambria Math" w:cs="Times New Roman"/>
                        <w:sz w:val="28"/>
                        <w:szCs w:val="24"/>
                        <w:lang w:val="es-CL"/>
                      </w:rPr>
                      <m:t xml:space="preserve"> </m:t>
                    </m:r>
                    <m:nary>
                      <m:naryPr>
                        <m:chr m:val="∑"/>
                        <m:limLoc m:val="subSup"/>
                        <m:supHide m:val="1"/>
                        <m:ctrlPr>
                          <w:rPr>
                            <w:rFonts w:ascii="Cambria Math" w:hAnsi="Cambria Math" w:cs="Times New Roman"/>
                            <w:i/>
                            <w:sz w:val="28"/>
                            <w:szCs w:val="24"/>
                            <w:lang w:val="es-CL"/>
                          </w:rPr>
                        </m:ctrlPr>
                      </m:naryPr>
                      <m:sub>
                        <m:r>
                          <w:rPr>
                            <w:rFonts w:ascii="Cambria Math" w:hAnsi="Cambria Math" w:cs="Times New Roman"/>
                            <w:sz w:val="28"/>
                            <w:szCs w:val="24"/>
                            <w:lang w:val="es-CL"/>
                          </w:rPr>
                          <m:t>(u,i)</m:t>
                        </m:r>
                        <m:r>
                          <m:rPr>
                            <m:sty m:val="p"/>
                          </m:rPr>
                          <w:rPr>
                            <w:rFonts w:ascii="Cambria Math" w:hAnsi="Cambria Math"/>
                            <w:lang w:val="es-CL"/>
                          </w:rPr>
                          <w:sym w:font="Symbol" w:char="F0CE"/>
                        </m:r>
                        <m:r>
                          <w:rPr>
                            <w:rFonts w:ascii="Cambria Math" w:hAnsi="Cambria Math" w:cs="Times New Roman"/>
                            <w:sz w:val="28"/>
                            <w:szCs w:val="24"/>
                            <w:lang w:val="es-CL"/>
                          </w:rPr>
                          <m:t>K</m:t>
                        </m:r>
                      </m:sub>
                      <m:sup/>
                      <m:e>
                        <m:sSup>
                          <m:sSupPr>
                            <m:ctrlPr>
                              <w:rPr>
                                <w:rFonts w:ascii="Cambria Math" w:hAnsi="Cambria Math" w:cs="Times New Roman"/>
                                <w:i/>
                                <w:sz w:val="28"/>
                                <w:szCs w:val="24"/>
                                <w:lang w:val="es-CL"/>
                              </w:rPr>
                            </m:ctrlPr>
                          </m:sSupPr>
                          <m:e>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acc>
                                  <m:accPr>
                                    <m:ctrlPr>
                                      <w:rPr>
                                        <w:rFonts w:ascii="Cambria Math" w:hAnsi="Cambria Math" w:cs="Times New Roman"/>
                                        <w:i/>
                                        <w:sz w:val="28"/>
                                        <w:szCs w:val="24"/>
                                        <w:lang w:val="es-CL"/>
                                      </w:rPr>
                                    </m:ctrlPr>
                                  </m:accPr>
                                  <m:e>
                                    <m:r>
                                      <w:rPr>
                                        <w:rFonts w:ascii="Cambria Math" w:hAnsi="Cambria Math" w:cs="Times New Roman"/>
                                        <w:sz w:val="28"/>
                                        <w:szCs w:val="24"/>
                                        <w:lang w:val="es-CL"/>
                                      </w:rPr>
                                      <m:t>r</m:t>
                                    </m:r>
                                  </m:e>
                                </m:acc>
                              </m:e>
                              <m:sub>
                                <m:r>
                                  <w:rPr>
                                    <w:rFonts w:ascii="Cambria Math" w:hAnsi="Cambria Math" w:cs="Times New Roman"/>
                                    <w:sz w:val="28"/>
                                    <w:szCs w:val="24"/>
                                    <w:lang w:val="es-CL"/>
                                  </w:rPr>
                                  <m:t>ui</m:t>
                                </m:r>
                              </m:sub>
                            </m:sSub>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r</m:t>
                                </m:r>
                              </m:e>
                              <m:sub>
                                <m:r>
                                  <w:rPr>
                                    <w:rFonts w:ascii="Cambria Math" w:hAnsi="Cambria Math" w:cs="Times New Roman"/>
                                    <w:sz w:val="28"/>
                                    <w:szCs w:val="24"/>
                                    <w:lang w:val="es-CL"/>
                                  </w:rPr>
                                  <m:t>ui</m:t>
                                </m:r>
                              </m:sub>
                            </m:sSub>
                            <m:r>
                              <w:rPr>
                                <w:rFonts w:ascii="Cambria Math" w:hAnsi="Cambria Math" w:cs="Times New Roman"/>
                                <w:sz w:val="28"/>
                                <w:szCs w:val="24"/>
                                <w:lang w:val="es-CL"/>
                              </w:rPr>
                              <m:t>)</m:t>
                            </m:r>
                          </m:e>
                          <m:sup>
                            <m:r>
                              <w:rPr>
                                <w:rFonts w:ascii="Cambria Math" w:hAnsi="Cambria Math" w:cs="Times New Roman"/>
                                <w:sz w:val="28"/>
                                <w:szCs w:val="24"/>
                                <w:lang w:val="es-CL"/>
                              </w:rPr>
                              <m:t>2</m:t>
                            </m:r>
                          </m:sup>
                        </m:sSup>
                      </m:e>
                    </m:nary>
                  </m:e>
                </m:rad>
              </m:oMath>
            </m:oMathPara>
          </w:p>
          <w:p w14:paraId="774B3154" w14:textId="77777777" w:rsidR="005E31BD" w:rsidRDefault="005E31BD" w:rsidP="005E31BD">
            <w:pPr>
              <w:pStyle w:val="Prrafodelista"/>
              <w:keepNext/>
              <w:spacing w:line="360" w:lineRule="auto"/>
              <w:rPr>
                <w:rFonts w:ascii="Times New Roman" w:hAnsi="Times New Roman" w:cs="Times New Roman"/>
                <w:b/>
                <w:sz w:val="24"/>
                <w:szCs w:val="24"/>
                <w:lang w:val="es-CL"/>
              </w:rPr>
            </w:pPr>
          </w:p>
        </w:tc>
      </w:tr>
    </w:tbl>
    <w:p w14:paraId="1B9020AE" w14:textId="036D187A" w:rsidR="005E31BD" w:rsidRPr="005E31BD" w:rsidRDefault="005E31BD" w:rsidP="005E31BD">
      <w:pPr>
        <w:pStyle w:val="Epgrafe"/>
        <w:jc w:val="center"/>
        <w:rPr>
          <w:rFonts w:ascii="Times New Roman" w:hAnsi="Times New Roman" w:cs="Times New Roman"/>
          <w:b w:val="0"/>
          <w:color w:val="auto"/>
          <w:sz w:val="24"/>
        </w:rPr>
      </w:pPr>
      <w:r w:rsidRPr="005E31BD">
        <w:rPr>
          <w:rFonts w:ascii="Times New Roman" w:hAnsi="Times New Roman" w:cs="Times New Roman"/>
          <w:b w:val="0"/>
          <w:color w:val="auto"/>
          <w:sz w:val="24"/>
        </w:rPr>
        <w:t xml:space="preserve">Formula </w:t>
      </w:r>
      <w:r w:rsidRPr="005E31BD">
        <w:rPr>
          <w:rFonts w:ascii="Times New Roman" w:hAnsi="Times New Roman" w:cs="Times New Roman"/>
          <w:b w:val="0"/>
          <w:color w:val="auto"/>
          <w:sz w:val="24"/>
        </w:rPr>
        <w:fldChar w:fldCharType="begin"/>
      </w:r>
      <w:r w:rsidRPr="005E31BD">
        <w:rPr>
          <w:rFonts w:ascii="Times New Roman" w:hAnsi="Times New Roman" w:cs="Times New Roman"/>
          <w:b w:val="0"/>
          <w:color w:val="auto"/>
          <w:sz w:val="24"/>
        </w:rPr>
        <w:instrText xml:space="preserve"> SEQ ( \* ARABIC </w:instrText>
      </w:r>
      <w:r w:rsidRPr="005E31BD">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8</w:t>
      </w:r>
      <w:r w:rsidRPr="005E31BD">
        <w:rPr>
          <w:rFonts w:ascii="Times New Roman" w:hAnsi="Times New Roman" w:cs="Times New Roman"/>
          <w:b w:val="0"/>
          <w:color w:val="auto"/>
          <w:sz w:val="24"/>
        </w:rPr>
        <w:fldChar w:fldCharType="end"/>
      </w:r>
      <w:r w:rsidRPr="005E31BD">
        <w:rPr>
          <w:rFonts w:ascii="Times New Roman" w:hAnsi="Times New Roman" w:cs="Times New Roman"/>
          <w:b w:val="0"/>
          <w:color w:val="auto"/>
          <w:sz w:val="24"/>
        </w:rPr>
        <w:t>: Error Cuadrático Medio.</w:t>
      </w:r>
    </w:p>
    <w:p w14:paraId="795087A6" w14:textId="491196BD" w:rsidR="00C04118" w:rsidRDefault="000E4362" w:rsidP="000E4362">
      <w:pPr>
        <w:pStyle w:val="Prrafodelista"/>
        <w:numPr>
          <w:ilvl w:val="0"/>
          <w:numId w:val="18"/>
        </w:numPr>
        <w:spacing w:line="360" w:lineRule="auto"/>
        <w:rPr>
          <w:rFonts w:ascii="Times New Roman" w:eastAsiaTheme="minorEastAsia" w:hAnsi="Times New Roman" w:cs="Times New Roman"/>
          <w:b/>
          <w:sz w:val="24"/>
          <w:szCs w:val="24"/>
          <w:lang w:val="es-CL"/>
        </w:rPr>
      </w:pPr>
      <w:r w:rsidRPr="002568A0">
        <w:rPr>
          <w:rFonts w:ascii="Times New Roman" w:eastAsiaTheme="minorEastAsia" w:hAnsi="Times New Roman" w:cs="Times New Roman"/>
          <w:b/>
          <w:sz w:val="24"/>
          <w:szCs w:val="24"/>
          <w:lang w:val="es-CL"/>
        </w:rPr>
        <w:t>Error absoluto medio:</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1"/>
      </w:tblGrid>
      <w:tr w:rsidR="005E31BD" w14:paraId="4D94A75C" w14:textId="77777777" w:rsidTr="00C81D85">
        <w:trPr>
          <w:trHeight w:val="1440"/>
        </w:trPr>
        <w:tc>
          <w:tcPr>
            <w:tcW w:w="7261" w:type="dxa"/>
          </w:tcPr>
          <w:p w14:paraId="0A15DB02" w14:textId="5469C897" w:rsidR="005E31BD" w:rsidRDefault="005E31BD" w:rsidP="005E31BD">
            <w:pPr>
              <w:keepNext/>
              <w:spacing w:line="360" w:lineRule="auto"/>
              <w:rPr>
                <w:rFonts w:ascii="Times New Roman" w:eastAsiaTheme="minorEastAsia" w:hAnsi="Times New Roman" w:cs="Times New Roman"/>
                <w:b/>
                <w:sz w:val="24"/>
                <w:szCs w:val="24"/>
                <w:lang w:val="es-CL"/>
              </w:rPr>
            </w:pPr>
            <m:oMathPara>
              <m:oMath>
                <m:r>
                  <w:rPr>
                    <w:rFonts w:ascii="Cambria Math" w:hAnsi="Cambria Math" w:cs="Times New Roman"/>
                    <w:sz w:val="28"/>
                    <w:szCs w:val="24"/>
                    <w:lang w:val="es-CL"/>
                  </w:rPr>
                  <m:t xml:space="preserve">MAE= </m:t>
                </m:r>
                <m:f>
                  <m:fPr>
                    <m:ctrlPr>
                      <w:rPr>
                        <w:rFonts w:ascii="Cambria Math" w:hAnsi="Cambria Math" w:cs="Times New Roman"/>
                        <w:i/>
                        <w:sz w:val="28"/>
                        <w:szCs w:val="24"/>
                        <w:lang w:val="es-CL"/>
                      </w:rPr>
                    </m:ctrlPr>
                  </m:fPr>
                  <m:num>
                    <m:r>
                      <w:rPr>
                        <w:rFonts w:ascii="Cambria Math" w:hAnsi="Cambria Math" w:cs="Times New Roman"/>
                        <w:sz w:val="28"/>
                        <w:szCs w:val="24"/>
                        <w:lang w:val="es-CL"/>
                      </w:rPr>
                      <m:t>1</m:t>
                    </m:r>
                  </m:num>
                  <m:den>
                    <m:r>
                      <w:rPr>
                        <w:rFonts w:ascii="Cambria Math" w:hAnsi="Cambria Math" w:cs="Times New Roman"/>
                        <w:sz w:val="28"/>
                        <w:szCs w:val="24"/>
                        <w:lang w:val="es-CL"/>
                      </w:rPr>
                      <m:t>|K|</m:t>
                    </m:r>
                  </m:den>
                </m:f>
                <m:nary>
                  <m:naryPr>
                    <m:chr m:val="∑"/>
                    <m:limLoc m:val="subSup"/>
                    <m:supHide m:val="1"/>
                    <m:ctrlPr>
                      <w:rPr>
                        <w:rFonts w:ascii="Cambria Math" w:hAnsi="Cambria Math" w:cs="Times New Roman"/>
                        <w:i/>
                        <w:sz w:val="28"/>
                        <w:szCs w:val="24"/>
                        <w:lang w:val="es-CL"/>
                      </w:rPr>
                    </m:ctrlPr>
                  </m:naryPr>
                  <m:sub>
                    <m:r>
                      <w:rPr>
                        <w:rFonts w:ascii="Cambria Math" w:hAnsi="Cambria Math" w:cs="Times New Roman"/>
                        <w:sz w:val="28"/>
                        <w:szCs w:val="24"/>
                        <w:lang w:val="es-CL"/>
                      </w:rPr>
                      <m:t>(u,i)</m:t>
                    </m:r>
                    <m:r>
                      <w:rPr>
                        <w:rFonts w:ascii="Cambria Math" w:hAnsi="Cambria Math" w:cs="Times New Roman"/>
                        <w:i/>
                        <w:sz w:val="28"/>
                        <w:szCs w:val="24"/>
                        <w:lang w:val="es-CL"/>
                      </w:rPr>
                      <w:sym w:font="Symbol" w:char="F0CE"/>
                    </m:r>
                    <m:r>
                      <w:rPr>
                        <w:rFonts w:ascii="Cambria Math" w:hAnsi="Cambria Math" w:cs="Times New Roman"/>
                        <w:sz w:val="28"/>
                        <w:szCs w:val="24"/>
                        <w:lang w:val="es-CL"/>
                      </w:rPr>
                      <m:t>K</m:t>
                    </m:r>
                  </m:sub>
                  <m:sup/>
                  <m:e>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acc>
                          <m:accPr>
                            <m:ctrlPr>
                              <w:rPr>
                                <w:rFonts w:ascii="Cambria Math" w:hAnsi="Cambria Math" w:cs="Times New Roman"/>
                                <w:i/>
                                <w:sz w:val="28"/>
                                <w:szCs w:val="24"/>
                                <w:lang w:val="es-CL"/>
                              </w:rPr>
                            </m:ctrlPr>
                          </m:accPr>
                          <m:e>
                            <m:r>
                              <w:rPr>
                                <w:rFonts w:ascii="Cambria Math" w:hAnsi="Cambria Math" w:cs="Times New Roman"/>
                                <w:sz w:val="28"/>
                                <w:szCs w:val="24"/>
                                <w:lang w:val="es-CL"/>
                              </w:rPr>
                              <m:t>r</m:t>
                            </m:r>
                          </m:e>
                        </m:acc>
                      </m:e>
                      <m:sub>
                        <m:r>
                          <w:rPr>
                            <w:rFonts w:ascii="Cambria Math" w:hAnsi="Cambria Math" w:cs="Times New Roman"/>
                            <w:sz w:val="28"/>
                            <w:szCs w:val="24"/>
                            <w:lang w:val="es-CL"/>
                          </w:rPr>
                          <m:t>ui</m:t>
                        </m:r>
                      </m:sub>
                    </m:sSub>
                    <m:r>
                      <w:rPr>
                        <w:rFonts w:ascii="Cambria Math" w:hAnsi="Cambria Math" w:cs="Times New Roman"/>
                        <w:sz w:val="28"/>
                        <w:szCs w:val="24"/>
                        <w:lang w:val="es-CL"/>
                      </w:rPr>
                      <m:t>-</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r</m:t>
                        </m:r>
                      </m:e>
                      <m:sub>
                        <m:r>
                          <w:rPr>
                            <w:rFonts w:ascii="Cambria Math" w:hAnsi="Cambria Math" w:cs="Times New Roman"/>
                            <w:sz w:val="28"/>
                            <w:szCs w:val="24"/>
                            <w:lang w:val="es-CL"/>
                          </w:rPr>
                          <m:t>ui</m:t>
                        </m:r>
                      </m:sub>
                    </m:sSub>
                    <m:r>
                      <w:rPr>
                        <w:rFonts w:ascii="Cambria Math" w:hAnsi="Cambria Math" w:cs="Times New Roman"/>
                        <w:sz w:val="28"/>
                        <w:szCs w:val="24"/>
                        <w:lang w:val="es-CL"/>
                      </w:rPr>
                      <m:t>|</m:t>
                    </m:r>
                  </m:e>
                </m:nary>
              </m:oMath>
            </m:oMathPara>
          </w:p>
        </w:tc>
      </w:tr>
    </w:tbl>
    <w:p w14:paraId="2BE273F6" w14:textId="1A13B0F2" w:rsidR="00C04118" w:rsidRDefault="005E31BD" w:rsidP="005E31BD">
      <w:pPr>
        <w:pStyle w:val="Epgrafe"/>
        <w:jc w:val="center"/>
        <w:rPr>
          <w:rFonts w:ascii="Times New Roman" w:hAnsi="Times New Roman" w:cs="Times New Roman"/>
          <w:b w:val="0"/>
          <w:color w:val="auto"/>
          <w:sz w:val="24"/>
        </w:rPr>
      </w:pPr>
      <w:r w:rsidRPr="005E31BD">
        <w:rPr>
          <w:rFonts w:ascii="Times New Roman" w:hAnsi="Times New Roman" w:cs="Times New Roman"/>
          <w:b w:val="0"/>
          <w:color w:val="auto"/>
          <w:sz w:val="24"/>
        </w:rPr>
        <w:t xml:space="preserve">Formula </w:t>
      </w:r>
      <w:r w:rsidRPr="005E31BD">
        <w:rPr>
          <w:rFonts w:ascii="Times New Roman" w:hAnsi="Times New Roman" w:cs="Times New Roman"/>
          <w:b w:val="0"/>
          <w:color w:val="auto"/>
          <w:sz w:val="24"/>
        </w:rPr>
        <w:fldChar w:fldCharType="begin"/>
      </w:r>
      <w:r w:rsidRPr="005E31BD">
        <w:rPr>
          <w:rFonts w:ascii="Times New Roman" w:hAnsi="Times New Roman" w:cs="Times New Roman"/>
          <w:b w:val="0"/>
          <w:color w:val="auto"/>
          <w:sz w:val="24"/>
        </w:rPr>
        <w:instrText xml:space="preserve"> SEQ ( \* ARABIC </w:instrText>
      </w:r>
      <w:r w:rsidRPr="005E31BD">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9</w:t>
      </w:r>
      <w:r w:rsidRPr="005E31BD">
        <w:rPr>
          <w:rFonts w:ascii="Times New Roman" w:hAnsi="Times New Roman" w:cs="Times New Roman"/>
          <w:b w:val="0"/>
          <w:color w:val="auto"/>
          <w:sz w:val="24"/>
        </w:rPr>
        <w:fldChar w:fldCharType="end"/>
      </w:r>
      <w:r w:rsidRPr="005E31BD">
        <w:rPr>
          <w:rFonts w:ascii="Times New Roman" w:hAnsi="Times New Roman" w:cs="Times New Roman"/>
          <w:b w:val="0"/>
          <w:color w:val="auto"/>
          <w:sz w:val="24"/>
        </w:rPr>
        <w:t>: Error Absoluto Medio.</w:t>
      </w:r>
    </w:p>
    <w:p w14:paraId="0077FAA7" w14:textId="77777777" w:rsidR="005E31BD" w:rsidRPr="005E31BD" w:rsidRDefault="005E31BD" w:rsidP="005E31BD"/>
    <w:p w14:paraId="745971E9" w14:textId="25DD4E35" w:rsidR="001F68CA" w:rsidRDefault="000B301C" w:rsidP="006F29C1">
      <w:pPr>
        <w:spacing w:line="360" w:lineRule="auto"/>
        <w:rPr>
          <w:rFonts w:ascii="Times New Roman" w:eastAsiaTheme="minorEastAsia" w:hAnsi="Times New Roman" w:cs="Times New Roman"/>
          <w:sz w:val="24"/>
          <w:szCs w:val="24"/>
          <w:lang w:val="es-CL"/>
        </w:rPr>
      </w:pPr>
      <w:r w:rsidRPr="000B301C">
        <w:rPr>
          <w:rFonts w:ascii="Times New Roman" w:hAnsi="Times New Roman" w:cs="Times New Roman"/>
          <w:sz w:val="24"/>
          <w:szCs w:val="24"/>
          <w:lang w:val="es-CL"/>
        </w:rPr>
        <w:t>Donde</w:t>
      </w:r>
      <w:r w:rsidR="0074295E">
        <w:rPr>
          <w:rFonts w:ascii="Times New Roman" w:hAnsi="Times New Roman" w:cs="Times New Roman"/>
          <w:sz w:val="24"/>
          <w:szCs w:val="24"/>
          <w:lang w:val="es-CL"/>
        </w:rPr>
        <w:t xml:space="preserve"> </w:t>
      </w:r>
      <w:r w:rsidR="0074295E" w:rsidRPr="0074295E">
        <w:rPr>
          <w:rFonts w:ascii="Times New Roman" w:hAnsi="Times New Roman" w:cs="Times New Roman"/>
          <w:i/>
          <w:sz w:val="24"/>
          <w:szCs w:val="24"/>
          <w:lang w:val="es-CL"/>
        </w:rPr>
        <w:t>“u”</w:t>
      </w:r>
      <w:r w:rsidR="0074295E">
        <w:rPr>
          <w:rFonts w:ascii="Times New Roman" w:hAnsi="Times New Roman" w:cs="Times New Roman"/>
          <w:sz w:val="24"/>
          <w:szCs w:val="24"/>
          <w:lang w:val="es-CL"/>
        </w:rPr>
        <w:t xml:space="preserve"> e </w:t>
      </w:r>
      <w:r w:rsidR="0074295E" w:rsidRPr="0074295E">
        <w:rPr>
          <w:rFonts w:ascii="Times New Roman" w:hAnsi="Times New Roman" w:cs="Times New Roman"/>
          <w:i/>
          <w:sz w:val="24"/>
          <w:szCs w:val="24"/>
          <w:lang w:val="es-CL"/>
        </w:rPr>
        <w:t>“i”</w:t>
      </w:r>
      <w:r w:rsidR="0074295E">
        <w:rPr>
          <w:rFonts w:ascii="Times New Roman" w:hAnsi="Times New Roman" w:cs="Times New Roman"/>
          <w:sz w:val="24"/>
          <w:szCs w:val="24"/>
          <w:lang w:val="es-CL"/>
        </w:rPr>
        <w:t xml:space="preserve"> representan a un usuario y un ítem del sistema respectivamente, </w:t>
      </w:r>
      <m:oMath>
        <m:sSub>
          <m:sSubPr>
            <m:ctrlPr>
              <w:rPr>
                <w:rFonts w:ascii="Cambria Math" w:hAnsi="Cambria Math" w:cs="Times New Roman"/>
                <w:i/>
                <w:sz w:val="28"/>
                <w:szCs w:val="24"/>
                <w:lang w:val="es-CL"/>
              </w:rPr>
            </m:ctrlPr>
          </m:sSubPr>
          <m:e>
            <m:acc>
              <m:accPr>
                <m:ctrlPr>
                  <w:rPr>
                    <w:rFonts w:ascii="Cambria Math" w:hAnsi="Cambria Math" w:cs="Times New Roman"/>
                    <w:i/>
                    <w:sz w:val="28"/>
                    <w:szCs w:val="24"/>
                    <w:lang w:val="es-CL"/>
                  </w:rPr>
                </m:ctrlPr>
              </m:accPr>
              <m:e>
                <m:r>
                  <w:rPr>
                    <w:rFonts w:ascii="Cambria Math" w:hAnsi="Cambria Math" w:cs="Times New Roman"/>
                    <w:sz w:val="28"/>
                    <w:szCs w:val="24"/>
                    <w:lang w:val="es-CL"/>
                  </w:rPr>
                  <m:t>r</m:t>
                </m:r>
              </m:e>
            </m:acc>
          </m:e>
          <m:sub>
            <m:r>
              <w:rPr>
                <w:rFonts w:ascii="Cambria Math" w:hAnsi="Cambria Math" w:cs="Times New Roman"/>
                <w:sz w:val="28"/>
                <w:szCs w:val="24"/>
                <w:lang w:val="es-CL"/>
              </w:rPr>
              <m:t>ui</m:t>
            </m:r>
          </m:sub>
        </m:sSub>
      </m:oMath>
      <w:r>
        <w:rPr>
          <w:rFonts w:ascii="Times New Roman" w:eastAsiaTheme="minorEastAsia" w:hAnsi="Times New Roman" w:cs="Times New Roman"/>
          <w:sz w:val="28"/>
          <w:szCs w:val="24"/>
          <w:lang w:val="es-CL"/>
        </w:rPr>
        <w:t xml:space="preserve"> </w:t>
      </w:r>
      <w:r>
        <w:rPr>
          <w:rFonts w:ascii="Times New Roman" w:eastAsiaTheme="minorEastAsia" w:hAnsi="Times New Roman" w:cs="Times New Roman"/>
          <w:sz w:val="24"/>
          <w:szCs w:val="24"/>
          <w:lang w:val="es-CL"/>
        </w:rPr>
        <w:t xml:space="preserve">es el rating </w:t>
      </w:r>
      <w:r w:rsidR="0074295E">
        <w:rPr>
          <w:rFonts w:ascii="Times New Roman" w:eastAsiaTheme="minorEastAsia" w:hAnsi="Times New Roman" w:cs="Times New Roman"/>
          <w:sz w:val="24"/>
          <w:szCs w:val="24"/>
          <w:lang w:val="es-CL"/>
        </w:rPr>
        <w:t xml:space="preserve">del ítem </w:t>
      </w:r>
      <w:r w:rsidR="0074295E" w:rsidRPr="0074295E">
        <w:rPr>
          <w:rFonts w:ascii="Times New Roman" w:eastAsiaTheme="minorEastAsia" w:hAnsi="Times New Roman" w:cs="Times New Roman"/>
          <w:i/>
          <w:sz w:val="24"/>
          <w:szCs w:val="24"/>
          <w:lang w:val="es-CL"/>
        </w:rPr>
        <w:t>“i”</w:t>
      </w:r>
      <w:r w:rsidR="0074295E">
        <w:rPr>
          <w:rFonts w:ascii="Times New Roman" w:eastAsiaTheme="minorEastAsia" w:hAnsi="Times New Roman" w:cs="Times New Roman"/>
          <w:sz w:val="24"/>
          <w:szCs w:val="24"/>
          <w:lang w:val="es-CL"/>
        </w:rPr>
        <w:t xml:space="preserve"> </w:t>
      </w:r>
      <w:r>
        <w:rPr>
          <w:rFonts w:ascii="Times New Roman" w:eastAsiaTheme="minorEastAsia" w:hAnsi="Times New Roman" w:cs="Times New Roman"/>
          <w:sz w:val="24"/>
          <w:szCs w:val="24"/>
          <w:lang w:val="es-CL"/>
        </w:rPr>
        <w:t xml:space="preserve">que el sistema ha </w:t>
      </w:r>
      <w:r w:rsidR="0074295E">
        <w:rPr>
          <w:rFonts w:ascii="Times New Roman" w:eastAsiaTheme="minorEastAsia" w:hAnsi="Times New Roman" w:cs="Times New Roman"/>
          <w:sz w:val="24"/>
          <w:szCs w:val="24"/>
          <w:lang w:val="es-CL"/>
        </w:rPr>
        <w:t xml:space="preserve">calculado para el usuario </w:t>
      </w:r>
      <w:r w:rsidR="0074295E" w:rsidRPr="0074295E">
        <w:rPr>
          <w:rFonts w:ascii="Times New Roman" w:eastAsiaTheme="minorEastAsia" w:hAnsi="Times New Roman" w:cs="Times New Roman"/>
          <w:i/>
          <w:sz w:val="24"/>
          <w:szCs w:val="24"/>
          <w:lang w:val="es-CL"/>
        </w:rPr>
        <w:t>“u”</w:t>
      </w:r>
      <w:r w:rsidR="0074295E">
        <w:rPr>
          <w:rFonts w:ascii="Times New Roman" w:eastAsiaTheme="minorEastAsia" w:hAnsi="Times New Roman" w:cs="Times New Roman"/>
          <w:i/>
          <w:sz w:val="24"/>
          <w:szCs w:val="24"/>
          <w:lang w:val="es-CL"/>
        </w:rPr>
        <w:t xml:space="preserve"> </w:t>
      </w:r>
      <w:r w:rsidR="0074295E">
        <w:rPr>
          <w:rFonts w:ascii="Times New Roman" w:eastAsiaTheme="minorEastAsia" w:hAnsi="Times New Roman" w:cs="Times New Roman"/>
          <w:sz w:val="24"/>
          <w:szCs w:val="24"/>
          <w:lang w:val="es-CL"/>
        </w:rPr>
        <w:t xml:space="preserve">y </w:t>
      </w:r>
      <w:r w:rsidR="0074295E">
        <w:rPr>
          <w:rFonts w:ascii="Times New Roman" w:eastAsiaTheme="minorEastAsia" w:hAnsi="Times New Roman" w:cs="Times New Roman"/>
          <w:i/>
          <w:sz w:val="24"/>
          <w:szCs w:val="24"/>
          <w:lang w:val="es-CL"/>
        </w:rPr>
        <w:t xml:space="preserve">K </w:t>
      </w:r>
      <w:r w:rsidR="0074295E">
        <w:rPr>
          <w:rFonts w:ascii="Times New Roman" w:eastAsiaTheme="minorEastAsia" w:hAnsi="Times New Roman" w:cs="Times New Roman"/>
          <w:sz w:val="24"/>
          <w:szCs w:val="24"/>
          <w:lang w:val="es-CL"/>
        </w:rPr>
        <w:t xml:space="preserve">es un conjunto de pares de (usuario, ítem) para los cuales el rating </w:t>
      </w:r>
      <w:r w:rsidR="002F434B">
        <w:rPr>
          <w:rFonts w:ascii="Times New Roman" w:eastAsiaTheme="minorEastAsia" w:hAnsi="Times New Roman" w:cs="Times New Roman"/>
          <w:sz w:val="24"/>
          <w:szCs w:val="24"/>
          <w:lang w:val="es-CL"/>
        </w:rPr>
        <w:t xml:space="preserve">real que el usuario </w:t>
      </w:r>
      <w:r w:rsidR="002F434B" w:rsidRPr="002F434B">
        <w:rPr>
          <w:rFonts w:ascii="Times New Roman" w:eastAsiaTheme="minorEastAsia" w:hAnsi="Times New Roman" w:cs="Times New Roman"/>
          <w:i/>
          <w:sz w:val="24"/>
          <w:szCs w:val="24"/>
          <w:lang w:val="es-CL"/>
        </w:rPr>
        <w:t>“u”</w:t>
      </w:r>
      <w:r w:rsidR="002F434B">
        <w:rPr>
          <w:rFonts w:ascii="Times New Roman" w:eastAsiaTheme="minorEastAsia" w:hAnsi="Times New Roman" w:cs="Times New Roman"/>
          <w:sz w:val="24"/>
          <w:szCs w:val="24"/>
          <w:lang w:val="es-CL"/>
        </w:rPr>
        <w:t xml:space="preserve"> le ha otorgado al ítem </w:t>
      </w:r>
      <w:r w:rsidR="002F434B" w:rsidRPr="002F434B">
        <w:rPr>
          <w:rFonts w:ascii="Times New Roman" w:eastAsiaTheme="minorEastAsia" w:hAnsi="Times New Roman" w:cs="Times New Roman"/>
          <w:i/>
          <w:sz w:val="24"/>
          <w:szCs w:val="24"/>
          <w:lang w:val="es-CL"/>
        </w:rPr>
        <w:t>“i”</w:t>
      </w:r>
      <w:r w:rsidR="002F434B">
        <w:rPr>
          <w:rFonts w:ascii="Times New Roman" w:eastAsiaTheme="minorEastAsia" w:hAnsi="Times New Roman" w:cs="Times New Roman"/>
          <w:i/>
          <w:sz w:val="24"/>
          <w:szCs w:val="24"/>
          <w:lang w:val="es-CL"/>
        </w:rPr>
        <w:t xml:space="preserve"> </w:t>
      </w:r>
      <w:r w:rsidR="002F434B">
        <w:rPr>
          <w:rFonts w:ascii="Times New Roman" w:eastAsiaTheme="minorEastAsia" w:hAnsi="Times New Roman" w:cs="Times New Roman"/>
          <w:sz w:val="24"/>
          <w:szCs w:val="24"/>
          <w:lang w:val="es-CL"/>
        </w:rPr>
        <w:t xml:space="preserve">es conocido y representado por </w:t>
      </w:r>
      <m:oMath>
        <m:sSub>
          <m:sSubPr>
            <m:ctrlPr>
              <w:rPr>
                <w:rFonts w:ascii="Cambria Math" w:hAnsi="Cambria Math" w:cs="Times New Roman"/>
                <w:i/>
                <w:sz w:val="28"/>
                <w:szCs w:val="24"/>
                <w:lang w:val="es-CL"/>
              </w:rPr>
            </m:ctrlPr>
          </m:sSubPr>
          <m:e>
            <m:r>
              <w:rPr>
                <w:rFonts w:ascii="Cambria Math" w:hAnsi="Cambria Math" w:cs="Times New Roman"/>
                <w:sz w:val="28"/>
                <w:szCs w:val="24"/>
                <w:lang w:val="es-CL"/>
              </w:rPr>
              <m:t>r</m:t>
            </m:r>
          </m:e>
          <m:sub>
            <m:r>
              <w:rPr>
                <w:rFonts w:ascii="Cambria Math" w:hAnsi="Cambria Math" w:cs="Times New Roman"/>
                <w:sz w:val="28"/>
                <w:szCs w:val="24"/>
                <w:lang w:val="es-CL"/>
              </w:rPr>
              <m:t>ui</m:t>
            </m:r>
          </m:sub>
        </m:sSub>
      </m:oMath>
      <w:r w:rsidR="002F434B" w:rsidRPr="002F434B">
        <w:rPr>
          <w:rFonts w:ascii="Times New Roman" w:eastAsiaTheme="minorEastAsia" w:hAnsi="Times New Roman" w:cs="Times New Roman"/>
          <w:sz w:val="24"/>
          <w:szCs w:val="24"/>
          <w:lang w:val="es-CL"/>
        </w:rPr>
        <w:t>.</w:t>
      </w:r>
    </w:p>
    <w:p w14:paraId="15D777C4" w14:textId="77777777" w:rsidR="005E31BD" w:rsidRPr="00475280" w:rsidRDefault="005E31BD" w:rsidP="006F29C1">
      <w:pPr>
        <w:spacing w:line="360" w:lineRule="auto"/>
        <w:rPr>
          <w:rFonts w:ascii="Times New Roman" w:hAnsi="Times New Roman" w:cs="Times New Roman"/>
          <w:sz w:val="24"/>
          <w:lang w:val="es-CL"/>
        </w:rPr>
      </w:pPr>
    </w:p>
    <w:p w14:paraId="2673E93D" w14:textId="77777777" w:rsidR="0040674A" w:rsidRPr="0069712A" w:rsidRDefault="00A52A70" w:rsidP="0069712A">
      <w:pPr>
        <w:pStyle w:val="Ttulo2"/>
      </w:pPr>
      <w:bookmarkStart w:id="37" w:name="_Toc511668873"/>
      <w:r w:rsidRPr="0069712A">
        <w:lastRenderedPageBreak/>
        <w:t>Sistemas de Recomendación Multi-criterio</w:t>
      </w:r>
      <w:bookmarkEnd w:id="37"/>
    </w:p>
    <w:p w14:paraId="47C78AB9" w14:textId="77777777" w:rsidR="00D70238" w:rsidRPr="00D70238" w:rsidRDefault="00D70238" w:rsidP="00D70238">
      <w:pPr>
        <w:spacing w:line="360" w:lineRule="auto"/>
        <w:rPr>
          <w:rFonts w:ascii="Times New Roman" w:hAnsi="Times New Roman" w:cs="Times New Roman"/>
          <w:sz w:val="24"/>
          <w:lang w:val="es-CL"/>
        </w:rPr>
      </w:pPr>
      <w:r w:rsidRPr="00D70238">
        <w:rPr>
          <w:rFonts w:ascii="Times New Roman" w:hAnsi="Times New Roman" w:cs="Times New Roman"/>
          <w:sz w:val="24"/>
        </w:rPr>
        <w:t>A pesar de que los sistemas de recomendación ayudan a los usuarios a encontrar ítems que sean de su interés</w:t>
      </w:r>
      <w:r w:rsidR="00DF1487">
        <w:rPr>
          <w:rFonts w:ascii="Times New Roman" w:hAnsi="Times New Roman" w:cs="Times New Roman"/>
          <w:sz w:val="24"/>
        </w:rPr>
        <w:t xml:space="preserve"> a través de las recomendaciones</w:t>
      </w:r>
      <w:r w:rsidRPr="00D70238">
        <w:rPr>
          <w:rFonts w:ascii="Times New Roman" w:hAnsi="Times New Roman" w:cs="Times New Roman"/>
          <w:sz w:val="24"/>
        </w:rPr>
        <w:t xml:space="preserve">, muchos de estos sistemas permiten al usuario entregar solo un rating general por ítem. Basándose en este rating general, es que los sistemas de recomendación generan sus recomendaciones. En los últimos años, este tipo de sistema ha sido considerado como limitado </w:t>
      </w:r>
      <w:r w:rsidR="00143EFC">
        <w:rPr>
          <w:rFonts w:ascii="Times New Roman" w:hAnsi="Times New Roman" w:cs="Times New Roman"/>
          <w:sz w:val="24"/>
        </w:rPr>
        <w:fldChar w:fldCharType="begin" w:fldLock="1"/>
      </w:r>
      <w:r w:rsidR="00275223">
        <w:rPr>
          <w:rFonts w:ascii="Times New Roman" w:hAnsi="Times New Roman" w:cs="Times New Roman"/>
          <w:sz w:val="24"/>
        </w:rPr>
        <w:instrText>ADDIN CSL_CITATION { "citationItems" : [ { "id" : "ITEM-1", "itemData" : { "DOI" : "10.1007/978-1-4899-7637-6_25", "author" : [ { "dropping-particle" : "", "family" : "Adomavicius", "given" : "Gediminas", "non-dropping-particle" : "", "parse-names" : false, "suffix" : "" }, { "dropping-particle" : "", "family" : "Kwon", "given" : "YoungOk", "non-dropping-particle" : "", "parse-names" : false, "suffix" : "" } ], "container-title" : "Recommender Systems Handbook", "id" : "ITEM-1", "issued" : { "date-parts" : [ [ "2015" ] ] }, "page" : "847-880", "publisher" : "Springer US", "publisher-place" : "Boston, MA", "title" : "Multi-Criteria Recommender Systems", "type" : "chapter" }, "uris" : [ "http://www.mendeley.com/documents/?uuid=f84308fa-1607-3b3a-ac3a-337896d94d5d" ] } ], "mendeley" : { "formattedCitation" : "(Adomavicius &amp; Kwon, 2015)", "plainTextFormattedCitation" : "(Adomavicius &amp; Kwon, 2015)", "previouslyFormattedCitation" : "(Adomavicius &amp; Kwon, 2015)" }, "properties" : { "noteIndex" : 0 }, "schema" : "https://github.com/citation-style-language/schema/raw/master/csl-citation.json" }</w:instrText>
      </w:r>
      <w:r w:rsidR="00143EFC">
        <w:rPr>
          <w:rFonts w:ascii="Times New Roman" w:hAnsi="Times New Roman" w:cs="Times New Roman"/>
          <w:sz w:val="24"/>
        </w:rPr>
        <w:fldChar w:fldCharType="separate"/>
      </w:r>
      <w:r w:rsidR="00143EFC" w:rsidRPr="00143EFC">
        <w:rPr>
          <w:rFonts w:ascii="Times New Roman" w:hAnsi="Times New Roman" w:cs="Times New Roman"/>
          <w:noProof/>
          <w:sz w:val="24"/>
        </w:rPr>
        <w:t>(Adomavicius &amp; Kwon, 2015)</w:t>
      </w:r>
      <w:r w:rsidR="00143EFC">
        <w:rPr>
          <w:rFonts w:ascii="Times New Roman" w:hAnsi="Times New Roman" w:cs="Times New Roman"/>
          <w:sz w:val="24"/>
        </w:rPr>
        <w:fldChar w:fldCharType="end"/>
      </w:r>
      <w:r w:rsidRPr="00D70238">
        <w:rPr>
          <w:rFonts w:ascii="Times New Roman" w:hAnsi="Times New Roman" w:cs="Times New Roman"/>
          <w:sz w:val="24"/>
        </w:rPr>
        <w:t>. Esto es debido a que, en el momento de que un usuario decide comprar un ítem, el usuario tendrá en consideración más de una característica (atributo o criterio) del ítem. Por ejemplo, en un sistema de recomendación multi-criterio de restaurantes donde se permite a los usuarios entregar un rating de 1 a 5 por cada atributo que el sistema permita (</w:t>
      </w:r>
      <w:r>
        <w:rPr>
          <w:rFonts w:ascii="Times New Roman" w:hAnsi="Times New Roman" w:cs="Times New Roman"/>
          <w:sz w:val="24"/>
        </w:rPr>
        <w:t>por ejemplo</w:t>
      </w:r>
      <w:r w:rsidRPr="00D70238">
        <w:rPr>
          <w:rFonts w:ascii="Times New Roman" w:hAnsi="Times New Roman" w:cs="Times New Roman"/>
          <w:sz w:val="24"/>
        </w:rPr>
        <w:t xml:space="preserve"> servicio y ambiente). Si un usuario entrega a un restaurant un rating de 1 y 5 respectivamente, el promedio de ambos ratings del usuario para el restaurant será de 3. Si otro usuario, para el mismo restaurant entrega los ratings de 5 y 1, su promedio también será de 3. En un sistema de recomendación tradicional estos usuarios se consideran similares, a pesar de que poseen diferentes gustos para los atributos de un mismo ítem. Es por esto que tener esta información acerca de los usuarios, ayudan a conocer de mejor manera sus preferencias y por lo tanto generar recomendaciones más precisas.</w:t>
      </w:r>
    </w:p>
    <w:p w14:paraId="4D21B293" w14:textId="77777777" w:rsidR="006F30DC" w:rsidRDefault="00A11C60" w:rsidP="001A6287">
      <w:pPr>
        <w:spacing w:line="360" w:lineRule="auto"/>
        <w:rPr>
          <w:rFonts w:ascii="Times New Roman" w:hAnsi="Times New Roman" w:cs="Times New Roman"/>
          <w:sz w:val="24"/>
        </w:rPr>
      </w:pPr>
      <w:r>
        <w:rPr>
          <w:rFonts w:ascii="Times New Roman" w:hAnsi="Times New Roman" w:cs="Times New Roman"/>
          <w:sz w:val="24"/>
        </w:rPr>
        <w:t>Los</w:t>
      </w:r>
      <w:r w:rsidR="001A6287" w:rsidRPr="001A6287">
        <w:rPr>
          <w:rFonts w:ascii="Times New Roman" w:hAnsi="Times New Roman" w:cs="Times New Roman"/>
          <w:sz w:val="24"/>
        </w:rPr>
        <w:t xml:space="preserve"> sistemas de recomendación tradicionales</w:t>
      </w:r>
      <w:r w:rsidR="00DF1487">
        <w:rPr>
          <w:rFonts w:ascii="Times New Roman" w:hAnsi="Times New Roman" w:cs="Times New Roman"/>
          <w:sz w:val="24"/>
        </w:rPr>
        <w:t xml:space="preserve"> </w:t>
      </w:r>
      <w:r w:rsidR="00DF1487" w:rsidRPr="00D70238">
        <w:rPr>
          <w:rFonts w:ascii="Times New Roman" w:hAnsi="Times New Roman" w:cs="Times New Roman"/>
          <w:sz w:val="24"/>
        </w:rPr>
        <w:t xml:space="preserve">(de un rating) </w:t>
      </w:r>
      <w:r w:rsidR="001A6287" w:rsidRPr="001A6287">
        <w:rPr>
          <w:rFonts w:ascii="Times New Roman" w:hAnsi="Times New Roman" w:cs="Times New Roman"/>
          <w:sz w:val="24"/>
        </w:rPr>
        <w:t xml:space="preserve"> trabajan con solo un rating general por cada usuario e ítem. </w:t>
      </w:r>
      <w:r w:rsidR="00DF1487">
        <w:rPr>
          <w:rFonts w:ascii="Times New Roman" w:hAnsi="Times New Roman" w:cs="Times New Roman"/>
          <w:sz w:val="24"/>
        </w:rPr>
        <w:t>Una</w:t>
      </w:r>
      <w:r w:rsidR="001A6287" w:rsidRPr="001A6287">
        <w:rPr>
          <w:rFonts w:ascii="Times New Roman" w:hAnsi="Times New Roman" w:cs="Times New Roman"/>
          <w:sz w:val="24"/>
        </w:rPr>
        <w:t xml:space="preserve"> vez que el sistema posee </w:t>
      </w:r>
      <w:r w:rsidR="00DF1487">
        <w:rPr>
          <w:rFonts w:ascii="Times New Roman" w:hAnsi="Times New Roman" w:cs="Times New Roman"/>
          <w:sz w:val="24"/>
        </w:rPr>
        <w:t>suficientes ratings del</w:t>
      </w:r>
      <w:r w:rsidR="001A6287" w:rsidRPr="001A6287">
        <w:rPr>
          <w:rFonts w:ascii="Times New Roman" w:hAnsi="Times New Roman" w:cs="Times New Roman"/>
          <w:sz w:val="24"/>
        </w:rPr>
        <w:t xml:space="preserve"> usuario, va a proceder a estimar los ratings de ítems que el usuario </w:t>
      </w:r>
      <w:r w:rsidRPr="001A6287">
        <w:rPr>
          <w:rFonts w:ascii="Times New Roman" w:hAnsi="Times New Roman" w:cs="Times New Roman"/>
          <w:sz w:val="24"/>
        </w:rPr>
        <w:t>aún</w:t>
      </w:r>
      <w:r w:rsidR="001A6287" w:rsidRPr="001A6287">
        <w:rPr>
          <w:rFonts w:ascii="Times New Roman" w:hAnsi="Times New Roman" w:cs="Times New Roman"/>
          <w:sz w:val="24"/>
        </w:rPr>
        <w:t xml:space="preserve"> no ha visto. El problema de recomendación asume que existe un conjunto de usuarios y un conjunto de ítems que pueden ser recomendados. Por lo tanto, formalmente la función que estima el rating de un ítem para un usuario se define como:</w:t>
      </w:r>
    </w:p>
    <w:tbl>
      <w:tblPr>
        <w:tblStyle w:val="Tablaconcuadrcula"/>
        <w:tblW w:w="0" w:type="auto"/>
        <w:tblInd w:w="2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5E31BD" w14:paraId="35926E58" w14:textId="77777777" w:rsidTr="005E31BD">
        <w:tc>
          <w:tcPr>
            <w:tcW w:w="4111" w:type="dxa"/>
          </w:tcPr>
          <w:p w14:paraId="1DA02D93" w14:textId="7D6D1C3C" w:rsidR="005E31BD" w:rsidRDefault="005E31BD" w:rsidP="005E31BD">
            <w:pPr>
              <w:keepNext/>
              <w:spacing w:line="360" w:lineRule="auto"/>
              <w:rPr>
                <w:rFonts w:ascii="Times New Roman" w:hAnsi="Times New Roman" w:cs="Times New Roman"/>
                <w:sz w:val="24"/>
              </w:rPr>
            </w:pPr>
            <m:oMathPara>
              <m:oMath>
                <m:r>
                  <w:rPr>
                    <w:rFonts w:ascii="Cambria Math" w:hAnsi="Cambria Math" w:cs="Times New Roman"/>
                    <w:sz w:val="28"/>
                    <w:szCs w:val="28"/>
                    <w:lang w:val="es-CL"/>
                  </w:rPr>
                  <m:t xml:space="preserve"> R:Usuario </m:t>
                </m:r>
                <m:r>
                  <w:rPr>
                    <w:rFonts w:ascii="Cambria Math" w:eastAsiaTheme="minorEastAsia" w:hAnsi="Cambria Math" w:cs="Times New Roman"/>
                    <w:sz w:val="28"/>
                    <w:szCs w:val="28"/>
                    <w:lang w:val="es-CL"/>
                  </w:rPr>
                  <m:t>×</m:t>
                </m:r>
                <m:r>
                  <w:rPr>
                    <w:rFonts w:ascii="Cambria Math" w:hAnsi="Cambria Math" w:cs="Times New Roman"/>
                    <w:sz w:val="28"/>
                    <w:szCs w:val="28"/>
                    <w:lang w:val="es-CL"/>
                  </w:rPr>
                  <m:t>Ítem →Rating</m:t>
                </m:r>
              </m:oMath>
            </m:oMathPara>
          </w:p>
        </w:tc>
      </w:tr>
    </w:tbl>
    <w:p w14:paraId="58690EEA" w14:textId="43820176" w:rsidR="005E31BD" w:rsidRPr="005E31BD" w:rsidRDefault="005E31BD" w:rsidP="005E31BD">
      <w:pPr>
        <w:pStyle w:val="Epgrafe"/>
        <w:jc w:val="center"/>
        <w:rPr>
          <w:rFonts w:ascii="Times New Roman" w:hAnsi="Times New Roman" w:cs="Times New Roman"/>
          <w:b w:val="0"/>
          <w:color w:val="auto"/>
          <w:sz w:val="24"/>
        </w:rPr>
      </w:pPr>
      <w:r w:rsidRPr="005E31BD">
        <w:rPr>
          <w:rFonts w:ascii="Times New Roman" w:hAnsi="Times New Roman" w:cs="Times New Roman"/>
          <w:b w:val="0"/>
          <w:color w:val="auto"/>
          <w:sz w:val="24"/>
        </w:rPr>
        <w:t xml:space="preserve">Formula </w:t>
      </w:r>
      <w:r w:rsidRPr="005E31BD">
        <w:rPr>
          <w:rFonts w:ascii="Times New Roman" w:hAnsi="Times New Roman" w:cs="Times New Roman"/>
          <w:b w:val="0"/>
          <w:color w:val="auto"/>
          <w:sz w:val="24"/>
        </w:rPr>
        <w:fldChar w:fldCharType="begin"/>
      </w:r>
      <w:r w:rsidRPr="005E31BD">
        <w:rPr>
          <w:rFonts w:ascii="Times New Roman" w:hAnsi="Times New Roman" w:cs="Times New Roman"/>
          <w:b w:val="0"/>
          <w:color w:val="auto"/>
          <w:sz w:val="24"/>
        </w:rPr>
        <w:instrText xml:space="preserve"> SEQ ( \* ARABIC </w:instrText>
      </w:r>
      <w:r w:rsidRPr="005E31BD">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10</w:t>
      </w:r>
      <w:r w:rsidRPr="005E31BD">
        <w:rPr>
          <w:rFonts w:ascii="Times New Roman" w:hAnsi="Times New Roman" w:cs="Times New Roman"/>
          <w:b w:val="0"/>
          <w:color w:val="auto"/>
          <w:sz w:val="24"/>
        </w:rPr>
        <w:fldChar w:fldCharType="end"/>
      </w:r>
      <w:r w:rsidRPr="005E31BD">
        <w:rPr>
          <w:rFonts w:ascii="Times New Roman" w:hAnsi="Times New Roman" w:cs="Times New Roman"/>
          <w:b w:val="0"/>
          <w:color w:val="auto"/>
          <w:sz w:val="24"/>
        </w:rPr>
        <w:t>: Función de Sistemas de Recomendación.</w:t>
      </w:r>
    </w:p>
    <w:p w14:paraId="1D47C2D6" w14:textId="650A5026" w:rsidR="00C81D85" w:rsidRDefault="001474E0" w:rsidP="001A6287">
      <w:pPr>
        <w:spacing w:line="360" w:lineRule="auto"/>
        <w:rPr>
          <w:rFonts w:ascii="Times New Roman" w:hAnsi="Times New Roman" w:cs="Times New Roman"/>
          <w:sz w:val="24"/>
        </w:rPr>
      </w:pPr>
      <w:r w:rsidRPr="005375CE">
        <w:rPr>
          <w:rFonts w:ascii="Times New Roman" w:hAnsi="Times New Roman" w:cs="Times New Roman"/>
          <w:sz w:val="24"/>
        </w:rPr>
        <w:t xml:space="preserve">Para cada par de (usuario, ítem), donde </w:t>
      </w:r>
      <w:r w:rsidRPr="005375CE">
        <w:rPr>
          <w:rFonts w:ascii="Times New Roman" w:hAnsi="Times New Roman" w:cs="Times New Roman"/>
          <w:i/>
          <w:sz w:val="24"/>
        </w:rPr>
        <w:t>Usuario</w:t>
      </w:r>
      <w:r w:rsidRPr="005375CE">
        <w:rPr>
          <w:rFonts w:ascii="Times New Roman" w:hAnsi="Times New Roman" w:cs="Times New Roman"/>
          <w:sz w:val="24"/>
        </w:rPr>
        <w:t xml:space="preserve"> e </w:t>
      </w:r>
      <w:r w:rsidRPr="005375CE">
        <w:rPr>
          <w:rFonts w:ascii="Times New Roman" w:hAnsi="Times New Roman" w:cs="Times New Roman"/>
          <w:i/>
          <w:sz w:val="24"/>
        </w:rPr>
        <w:t>Ítem</w:t>
      </w:r>
      <w:r w:rsidRPr="005375CE">
        <w:rPr>
          <w:rFonts w:ascii="Times New Roman" w:hAnsi="Times New Roman" w:cs="Times New Roman"/>
          <w:sz w:val="24"/>
        </w:rPr>
        <w:t xml:space="preserve"> son los usuarios e ítems del sistema y Rating es un rating dentro de un cierto rango de valores. En los sistemas de recomendación multi-criterio, los usuarios entregan más de un rating por ítem. Por lo tanto, la función que estima el rating de un ítem para un usuario es definida como:</w:t>
      </w:r>
    </w:p>
    <w:tbl>
      <w:tblPr>
        <w:tblStyle w:val="Tablaconcuadrcula"/>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tblGrid>
      <w:tr w:rsidR="005E31BD" w14:paraId="03C49977" w14:textId="77777777" w:rsidTr="005E31BD">
        <w:tc>
          <w:tcPr>
            <w:tcW w:w="6804" w:type="dxa"/>
          </w:tcPr>
          <w:p w14:paraId="764BF676" w14:textId="79449E17" w:rsidR="005E31BD" w:rsidRDefault="005E31BD" w:rsidP="005E31BD">
            <w:pPr>
              <w:keepNext/>
              <w:spacing w:line="360" w:lineRule="auto"/>
              <w:rPr>
                <w:rFonts w:ascii="Times New Roman" w:hAnsi="Times New Roman" w:cs="Times New Roman"/>
                <w:sz w:val="24"/>
              </w:rPr>
            </w:pPr>
            <m:oMathPara>
              <m:oMath>
                <m:r>
                  <w:rPr>
                    <w:rFonts w:ascii="Cambria Math" w:hAnsi="Cambria Math" w:cs="Times New Roman"/>
                    <w:sz w:val="28"/>
                    <w:szCs w:val="28"/>
                    <w:lang w:val="es-CL"/>
                  </w:rPr>
                  <w:lastRenderedPageBreak/>
                  <m:t xml:space="preserve">R:Usuario </m:t>
                </m:r>
                <m:r>
                  <w:rPr>
                    <w:rFonts w:ascii="Cambria Math" w:eastAsiaTheme="minorEastAsia" w:hAnsi="Cambria Math" w:cs="Times New Roman"/>
                    <w:sz w:val="28"/>
                    <w:szCs w:val="28"/>
                    <w:lang w:val="es-CL"/>
                  </w:rPr>
                  <m:t>×</m:t>
                </m:r>
                <m:r>
                  <w:rPr>
                    <w:rFonts w:ascii="Cambria Math" w:hAnsi="Cambria Math" w:cs="Times New Roman"/>
                    <w:sz w:val="28"/>
                    <w:szCs w:val="28"/>
                    <w:lang w:val="es-CL"/>
                  </w:rPr>
                  <m:t>Ítem →</m:t>
                </m:r>
                <m:sSub>
                  <m:sSubPr>
                    <m:ctrlPr>
                      <w:rPr>
                        <w:rFonts w:ascii="Cambria Math" w:hAnsi="Cambria Math" w:cs="Times New Roman"/>
                        <w:i/>
                        <w:sz w:val="28"/>
                        <w:szCs w:val="28"/>
                        <w:lang w:val="es-CL"/>
                      </w:rPr>
                    </m:ctrlPr>
                  </m:sSubPr>
                  <m:e>
                    <m:r>
                      <w:rPr>
                        <w:rFonts w:ascii="Cambria Math" w:hAnsi="Cambria Math" w:cs="Times New Roman"/>
                        <w:sz w:val="28"/>
                        <w:szCs w:val="28"/>
                        <w:lang w:val="es-CL"/>
                      </w:rPr>
                      <m:t>R</m:t>
                    </m:r>
                  </m:e>
                  <m:sub>
                    <m:r>
                      <w:rPr>
                        <w:rFonts w:ascii="Cambria Math" w:hAnsi="Cambria Math" w:cs="Times New Roman"/>
                        <w:sz w:val="28"/>
                        <w:szCs w:val="28"/>
                        <w:lang w:val="es-CL"/>
                      </w:rPr>
                      <m:t>0</m:t>
                    </m:r>
                  </m:sub>
                </m:sSub>
                <m:r>
                  <w:rPr>
                    <w:rFonts w:ascii="Cambria Math" w:hAnsi="Cambria Math" w:cs="Times New Roman"/>
                    <w:sz w:val="28"/>
                    <w:szCs w:val="28"/>
                    <w:lang w:val="es-CL"/>
                  </w:rPr>
                  <m:t xml:space="preserve"> </m:t>
                </m:r>
                <m:r>
                  <w:rPr>
                    <w:rFonts w:ascii="Cambria Math" w:eastAsiaTheme="minorEastAsia" w:hAnsi="Cambria Math" w:cs="Times New Roman"/>
                    <w:sz w:val="28"/>
                    <w:szCs w:val="28"/>
                    <w:lang w:val="es-CL"/>
                  </w:rPr>
                  <m:t xml:space="preserve">× </m:t>
                </m:r>
                <m:sSub>
                  <m:sSubPr>
                    <m:ctrlPr>
                      <w:rPr>
                        <w:rFonts w:ascii="Cambria Math" w:hAnsi="Cambria Math" w:cs="Times New Roman"/>
                        <w:i/>
                        <w:sz w:val="28"/>
                        <w:szCs w:val="28"/>
                        <w:lang w:val="es-CL"/>
                      </w:rPr>
                    </m:ctrlPr>
                  </m:sSubPr>
                  <m:e>
                    <m:r>
                      <w:rPr>
                        <w:rFonts w:ascii="Cambria Math" w:hAnsi="Cambria Math" w:cs="Times New Roman"/>
                        <w:sz w:val="28"/>
                        <w:szCs w:val="28"/>
                        <w:lang w:val="es-CL"/>
                      </w:rPr>
                      <m:t>R</m:t>
                    </m:r>
                  </m:e>
                  <m:sub>
                    <m:r>
                      <w:rPr>
                        <w:rFonts w:ascii="Cambria Math" w:hAnsi="Cambria Math" w:cs="Times New Roman"/>
                        <w:sz w:val="28"/>
                        <w:szCs w:val="28"/>
                        <w:lang w:val="es-CL"/>
                      </w:rPr>
                      <m:t>1</m:t>
                    </m:r>
                  </m:sub>
                </m:sSub>
                <m:r>
                  <w:rPr>
                    <w:rFonts w:ascii="Cambria Math" w:hAnsi="Cambria Math" w:cs="Times New Roman"/>
                    <w:sz w:val="28"/>
                    <w:szCs w:val="28"/>
                    <w:lang w:val="es-CL"/>
                  </w:rPr>
                  <m:t xml:space="preserve"> </m:t>
                </m:r>
                <m:r>
                  <w:rPr>
                    <w:rFonts w:ascii="Cambria Math" w:eastAsiaTheme="minorEastAsia" w:hAnsi="Cambria Math" w:cs="Times New Roman"/>
                    <w:sz w:val="28"/>
                    <w:szCs w:val="28"/>
                    <w:lang w:val="es-CL"/>
                  </w:rPr>
                  <m:t xml:space="preserve">×… </m:t>
                </m:r>
                <m:sSub>
                  <m:sSubPr>
                    <m:ctrlPr>
                      <w:rPr>
                        <w:rFonts w:ascii="Cambria Math" w:hAnsi="Cambria Math" w:cs="Times New Roman"/>
                        <w:i/>
                        <w:sz w:val="28"/>
                        <w:szCs w:val="28"/>
                        <w:lang w:val="es-CL"/>
                      </w:rPr>
                    </m:ctrlPr>
                  </m:sSubPr>
                  <m:e>
                    <m:r>
                      <w:rPr>
                        <w:rFonts w:ascii="Cambria Math" w:hAnsi="Cambria Math" w:cs="Times New Roman"/>
                        <w:sz w:val="28"/>
                        <w:szCs w:val="28"/>
                        <w:lang w:val="es-CL"/>
                      </w:rPr>
                      <m:t>R</m:t>
                    </m:r>
                  </m:e>
                  <m:sub>
                    <m:r>
                      <w:rPr>
                        <w:rFonts w:ascii="Cambria Math" w:hAnsi="Cambria Math" w:cs="Times New Roman"/>
                        <w:sz w:val="28"/>
                        <w:szCs w:val="28"/>
                        <w:lang w:val="es-CL"/>
                      </w:rPr>
                      <m:t>k</m:t>
                    </m:r>
                  </m:sub>
                </m:sSub>
              </m:oMath>
            </m:oMathPara>
          </w:p>
        </w:tc>
      </w:tr>
    </w:tbl>
    <w:p w14:paraId="536212E6" w14:textId="30C3FC12" w:rsidR="005E31BD" w:rsidRDefault="005E31BD" w:rsidP="005E31BD">
      <w:pPr>
        <w:pStyle w:val="Epgrafe"/>
        <w:jc w:val="center"/>
        <w:rPr>
          <w:rFonts w:ascii="Times New Roman" w:hAnsi="Times New Roman" w:cs="Times New Roman"/>
          <w:b w:val="0"/>
          <w:color w:val="auto"/>
          <w:sz w:val="24"/>
        </w:rPr>
      </w:pPr>
      <w:r w:rsidRPr="005E31BD">
        <w:rPr>
          <w:rFonts w:ascii="Times New Roman" w:hAnsi="Times New Roman" w:cs="Times New Roman"/>
          <w:b w:val="0"/>
          <w:color w:val="auto"/>
          <w:sz w:val="24"/>
        </w:rPr>
        <w:t xml:space="preserve">Formula </w:t>
      </w:r>
      <w:r w:rsidRPr="005E31BD">
        <w:rPr>
          <w:rFonts w:ascii="Times New Roman" w:hAnsi="Times New Roman" w:cs="Times New Roman"/>
          <w:b w:val="0"/>
          <w:color w:val="auto"/>
          <w:sz w:val="24"/>
        </w:rPr>
        <w:fldChar w:fldCharType="begin"/>
      </w:r>
      <w:r w:rsidRPr="005E31BD">
        <w:rPr>
          <w:rFonts w:ascii="Times New Roman" w:hAnsi="Times New Roman" w:cs="Times New Roman"/>
          <w:b w:val="0"/>
          <w:color w:val="auto"/>
          <w:sz w:val="24"/>
        </w:rPr>
        <w:instrText xml:space="preserve"> SEQ ( \* ARABIC </w:instrText>
      </w:r>
      <w:r w:rsidRPr="005E31BD">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11</w:t>
      </w:r>
      <w:r w:rsidRPr="005E31BD">
        <w:rPr>
          <w:rFonts w:ascii="Times New Roman" w:hAnsi="Times New Roman" w:cs="Times New Roman"/>
          <w:b w:val="0"/>
          <w:color w:val="auto"/>
          <w:sz w:val="24"/>
        </w:rPr>
        <w:fldChar w:fldCharType="end"/>
      </w:r>
      <w:r w:rsidRPr="005E31BD">
        <w:rPr>
          <w:rFonts w:ascii="Times New Roman" w:hAnsi="Times New Roman" w:cs="Times New Roman"/>
          <w:b w:val="0"/>
          <w:color w:val="auto"/>
          <w:sz w:val="24"/>
        </w:rPr>
        <w:t>: Función de Sistemas de Recomendación Multi-criterio.</w:t>
      </w:r>
    </w:p>
    <w:p w14:paraId="662BF9A9" w14:textId="77777777" w:rsidR="00C87A96" w:rsidRPr="00C87A96" w:rsidRDefault="00C87A96" w:rsidP="00C87A96"/>
    <w:p w14:paraId="15752E52" w14:textId="77777777" w:rsidR="009166CA" w:rsidRDefault="009166CA" w:rsidP="001A6287">
      <w:pPr>
        <w:spacing w:line="360" w:lineRule="auto"/>
        <w:rPr>
          <w:rFonts w:ascii="Times New Roman" w:eastAsiaTheme="minorEastAsia" w:hAnsi="Times New Roman" w:cs="Times New Roman"/>
          <w:sz w:val="24"/>
          <w:szCs w:val="24"/>
          <w:lang w:val="es-CL"/>
        </w:rPr>
      </w:pPr>
      <w:r w:rsidRPr="009166CA">
        <w:rPr>
          <w:rFonts w:ascii="Times New Roman" w:eastAsiaTheme="minorEastAsia" w:hAnsi="Times New Roman" w:cs="Times New Roman"/>
          <w:sz w:val="24"/>
          <w:szCs w:val="24"/>
          <w:lang w:val="es-CL"/>
        </w:rPr>
        <w:t xml:space="preserve">Donde </w:t>
      </w:r>
      <m:oMath>
        <m:sSub>
          <m:sSubPr>
            <m:ctrlPr>
              <w:rPr>
                <w:rFonts w:ascii="Cambria Math" w:hAnsi="Cambria Math" w:cs="Times New Roman"/>
                <w:i/>
                <w:sz w:val="28"/>
                <w:szCs w:val="24"/>
                <w:lang w:val="es-CL"/>
              </w:rPr>
            </m:ctrlPr>
          </m:sSubPr>
          <m:e>
            <m:r>
              <w:rPr>
                <w:rFonts w:ascii="Cambria Math" w:hAnsi="Cambria Math" w:cs="Times New Roman"/>
                <w:sz w:val="28"/>
                <w:szCs w:val="24"/>
                <w:lang w:val="es-CL"/>
              </w:rPr>
              <m:t>R</m:t>
            </m:r>
          </m:e>
          <m:sub>
            <m:r>
              <w:rPr>
                <w:rFonts w:ascii="Cambria Math" w:hAnsi="Cambria Math" w:cs="Times New Roman"/>
                <w:sz w:val="28"/>
                <w:szCs w:val="24"/>
                <w:lang w:val="es-CL"/>
              </w:rPr>
              <m:t>0</m:t>
            </m:r>
          </m:sub>
        </m:sSub>
      </m:oMath>
      <w:r w:rsidRPr="009166CA">
        <w:rPr>
          <w:rFonts w:ascii="Times New Roman" w:eastAsiaTheme="minorEastAsia" w:hAnsi="Times New Roman" w:cs="Times New Roman"/>
          <w:sz w:val="28"/>
          <w:szCs w:val="24"/>
          <w:lang w:val="es-CL"/>
        </w:rPr>
        <w:t xml:space="preserve"> </w:t>
      </w:r>
      <w:r w:rsidRPr="009166CA">
        <w:rPr>
          <w:rFonts w:ascii="Times New Roman" w:eastAsiaTheme="minorEastAsia" w:hAnsi="Times New Roman" w:cs="Times New Roman"/>
          <w:sz w:val="24"/>
          <w:szCs w:val="24"/>
          <w:lang w:val="es-CL"/>
        </w:rPr>
        <w:t xml:space="preserve">es el rating general y </w:t>
      </w:r>
      <m:oMath>
        <m:sSub>
          <m:sSubPr>
            <m:ctrlPr>
              <w:rPr>
                <w:rFonts w:ascii="Cambria Math" w:hAnsi="Cambria Math" w:cs="Times New Roman"/>
                <w:i/>
                <w:sz w:val="28"/>
                <w:szCs w:val="24"/>
                <w:lang w:val="es-CL"/>
              </w:rPr>
            </m:ctrlPr>
          </m:sSubPr>
          <m:e>
            <m:r>
              <w:rPr>
                <w:rFonts w:ascii="Cambria Math" w:hAnsi="Cambria Math" w:cs="Times New Roman"/>
                <w:sz w:val="28"/>
                <w:szCs w:val="24"/>
                <w:lang w:val="es-CL"/>
              </w:rPr>
              <m:t>R</m:t>
            </m:r>
          </m:e>
          <m:sub>
            <m:r>
              <w:rPr>
                <w:rFonts w:ascii="Cambria Math" w:hAnsi="Cambria Math" w:cs="Times New Roman"/>
                <w:sz w:val="28"/>
                <w:szCs w:val="24"/>
                <w:lang w:val="es-CL"/>
              </w:rPr>
              <m:t>1</m:t>
            </m:r>
          </m:sub>
        </m:sSub>
      </m:oMath>
      <w:r w:rsidRPr="009166CA">
        <w:rPr>
          <w:rFonts w:ascii="Times New Roman" w:eastAsiaTheme="minorEastAsia" w:hAnsi="Times New Roman" w:cs="Times New Roman"/>
          <w:sz w:val="24"/>
          <w:szCs w:val="24"/>
          <w:lang w:val="es-CL"/>
        </w:rPr>
        <w:t xml:space="preserve"> hasta </w:t>
      </w:r>
      <m:oMath>
        <m:sSub>
          <m:sSubPr>
            <m:ctrlPr>
              <w:rPr>
                <w:rFonts w:ascii="Cambria Math" w:hAnsi="Cambria Math" w:cs="Times New Roman"/>
                <w:i/>
                <w:sz w:val="28"/>
                <w:szCs w:val="24"/>
                <w:lang w:val="es-CL"/>
              </w:rPr>
            </m:ctrlPr>
          </m:sSubPr>
          <m:e>
            <m:r>
              <w:rPr>
                <w:rFonts w:ascii="Cambria Math" w:hAnsi="Cambria Math" w:cs="Times New Roman"/>
                <w:sz w:val="28"/>
                <w:szCs w:val="24"/>
                <w:lang w:val="es-CL"/>
              </w:rPr>
              <m:t>R</m:t>
            </m:r>
          </m:e>
          <m:sub>
            <m:r>
              <w:rPr>
                <w:rFonts w:ascii="Cambria Math" w:hAnsi="Cambria Math" w:cs="Times New Roman"/>
                <w:sz w:val="28"/>
                <w:szCs w:val="24"/>
                <w:lang w:val="es-CL"/>
              </w:rPr>
              <m:t>k</m:t>
            </m:r>
          </m:sub>
        </m:sSub>
      </m:oMath>
      <w:r w:rsidRPr="009166CA">
        <w:rPr>
          <w:rFonts w:ascii="Times New Roman" w:eastAsiaTheme="minorEastAsia" w:hAnsi="Times New Roman" w:cs="Times New Roman"/>
          <w:sz w:val="24"/>
          <w:szCs w:val="24"/>
          <w:lang w:val="es-CL"/>
        </w:rPr>
        <w:t xml:space="preserve"> representa</w:t>
      </w:r>
      <w:r>
        <w:rPr>
          <w:rFonts w:ascii="Times New Roman" w:eastAsiaTheme="minorEastAsia" w:hAnsi="Times New Roman" w:cs="Times New Roman"/>
          <w:sz w:val="24"/>
          <w:szCs w:val="24"/>
          <w:lang w:val="es-CL"/>
        </w:rPr>
        <w:t>n</w:t>
      </w:r>
      <w:r w:rsidRPr="009166CA">
        <w:rPr>
          <w:rFonts w:ascii="Times New Roman" w:eastAsiaTheme="minorEastAsia" w:hAnsi="Times New Roman" w:cs="Times New Roman"/>
          <w:sz w:val="24"/>
          <w:szCs w:val="24"/>
          <w:lang w:val="es-CL"/>
        </w:rPr>
        <w:t xml:space="preserve"> los ratings de los criterios sobre el </w:t>
      </w:r>
      <w:r>
        <w:rPr>
          <w:rFonts w:ascii="Times New Roman" w:eastAsiaTheme="minorEastAsia" w:hAnsi="Times New Roman" w:cs="Times New Roman"/>
          <w:sz w:val="24"/>
          <w:szCs w:val="24"/>
          <w:lang w:val="es-CL"/>
        </w:rPr>
        <w:t>ítem,</w:t>
      </w:r>
      <w:r w:rsidRPr="009166CA">
        <w:rPr>
          <w:rFonts w:ascii="Times New Roman" w:eastAsiaTheme="minorEastAsia" w:hAnsi="Times New Roman" w:cs="Times New Roman"/>
          <w:sz w:val="24"/>
          <w:szCs w:val="24"/>
          <w:lang w:val="es-CL"/>
        </w:rPr>
        <w:t xml:space="preserve"> donde al igual que el rating general, </w:t>
      </w:r>
      <w:r>
        <w:rPr>
          <w:rFonts w:ascii="Times New Roman" w:eastAsiaTheme="minorEastAsia" w:hAnsi="Times New Roman" w:cs="Times New Roman"/>
          <w:sz w:val="24"/>
          <w:szCs w:val="24"/>
          <w:lang w:val="es-CL"/>
        </w:rPr>
        <w:t>son</w:t>
      </w:r>
      <w:r w:rsidRPr="009166CA">
        <w:rPr>
          <w:rFonts w:ascii="Times New Roman" w:eastAsiaTheme="minorEastAsia" w:hAnsi="Times New Roman" w:cs="Times New Roman"/>
          <w:sz w:val="24"/>
          <w:szCs w:val="24"/>
          <w:lang w:val="es-CL"/>
        </w:rPr>
        <w:t xml:space="preserve"> rating</w:t>
      </w:r>
      <w:r>
        <w:rPr>
          <w:rFonts w:ascii="Times New Roman" w:eastAsiaTheme="minorEastAsia" w:hAnsi="Times New Roman" w:cs="Times New Roman"/>
          <w:sz w:val="24"/>
          <w:szCs w:val="24"/>
          <w:lang w:val="es-CL"/>
        </w:rPr>
        <w:t>s</w:t>
      </w:r>
      <w:r w:rsidRPr="009166CA">
        <w:rPr>
          <w:rFonts w:ascii="Times New Roman" w:eastAsiaTheme="minorEastAsia" w:hAnsi="Times New Roman" w:cs="Times New Roman"/>
          <w:sz w:val="24"/>
          <w:szCs w:val="24"/>
          <w:lang w:val="es-CL"/>
        </w:rPr>
        <w:t xml:space="preserve"> dentro de un rango de valores previamente definidos.</w:t>
      </w:r>
    </w:p>
    <w:p w14:paraId="4B7EC133" w14:textId="77777777" w:rsidR="00185A6B" w:rsidRDefault="00185A6B" w:rsidP="001A6287">
      <w:pPr>
        <w:spacing w:line="360" w:lineRule="auto"/>
        <w:rPr>
          <w:rFonts w:ascii="Times New Roman" w:eastAsiaTheme="minorEastAsia" w:hAnsi="Times New Roman" w:cs="Times New Roman"/>
          <w:sz w:val="24"/>
          <w:szCs w:val="24"/>
          <w:lang w:val="es-CL"/>
        </w:rPr>
      </w:pPr>
    </w:p>
    <w:p w14:paraId="58C6B152" w14:textId="77777777" w:rsidR="00B32F2E" w:rsidRDefault="00B32F2E" w:rsidP="00536DB1">
      <w:pPr>
        <w:pStyle w:val="Ttulo3"/>
        <w:spacing w:line="360" w:lineRule="auto"/>
      </w:pPr>
      <w:bookmarkStart w:id="38" w:name="_Toc511668874"/>
      <w:r>
        <w:t xml:space="preserve">Incorporación de Ratings Multi-criterio en el Cálculo de Similitud </w:t>
      </w:r>
      <w:r w:rsidR="00FE220D">
        <w:t>para</w:t>
      </w:r>
      <w:r>
        <w:t xml:space="preserve"> Filtrado Colaborativo</w:t>
      </w:r>
      <w:bookmarkEnd w:id="38"/>
    </w:p>
    <w:p w14:paraId="598D70ED" w14:textId="77777777" w:rsidR="005136AF" w:rsidRDefault="005136AF" w:rsidP="00536DB1">
      <w:pPr>
        <w:spacing w:after="0" w:line="360" w:lineRule="auto"/>
        <w:rPr>
          <w:rFonts w:ascii="Times New Roman" w:eastAsia="Times New Roman" w:hAnsi="Times New Roman" w:cs="Times New Roman"/>
          <w:sz w:val="24"/>
          <w:szCs w:val="24"/>
          <w:lang w:val="es-CL" w:eastAsia="es-CL"/>
        </w:rPr>
      </w:pPr>
      <w:r w:rsidRPr="005136AF">
        <w:rPr>
          <w:rFonts w:ascii="Times New Roman" w:eastAsia="Times New Roman" w:hAnsi="Times New Roman" w:cs="Times New Roman"/>
          <w:sz w:val="24"/>
          <w:szCs w:val="24"/>
          <w:lang w:val="es-CL" w:eastAsia="es-CL"/>
        </w:rPr>
        <w:t>Los sistemas de recomendación multi-criterio proporcionan información adicional acerca de las preferencias de un usuario para un ítem. Esto quiere decir que, además de un rating general estos sistemas proporcionan un rating por cada aspecto o característica de un ítem. Por lo tanto, la incorporación de esta información en el proceso de generación de recomendaciones puede mejorar la experiencia del usuario proporcionando recomendaciones más precisas. El objetivo de los sistemas de recomendación multi-criterio es el mismo que el de los sistemas de recomendación tradicionales, es decir, buscan ítems que maximicen la utilidad del usuario</w:t>
      </w:r>
      <w:r w:rsidR="00A2307C">
        <w:rPr>
          <w:rFonts w:ascii="Times New Roman" w:eastAsia="Times New Roman" w:hAnsi="Times New Roman" w:cs="Times New Roman"/>
          <w:sz w:val="24"/>
          <w:szCs w:val="24"/>
          <w:lang w:val="es-CL" w:eastAsia="es-CL"/>
        </w:rPr>
        <w:t xml:space="preserve"> </w:t>
      </w:r>
      <w:r w:rsidR="00A2307C">
        <w:rPr>
          <w:rFonts w:ascii="Times New Roman" w:eastAsia="Times New Roman" w:hAnsi="Times New Roman" w:cs="Times New Roman"/>
          <w:sz w:val="24"/>
          <w:szCs w:val="24"/>
          <w:lang w:val="es-CL" w:eastAsia="es-CL"/>
        </w:rPr>
        <w:fldChar w:fldCharType="begin" w:fldLock="1"/>
      </w:r>
      <w:r w:rsidR="002E6CE5">
        <w:rPr>
          <w:rFonts w:ascii="Times New Roman" w:eastAsia="Times New Roman" w:hAnsi="Times New Roman" w:cs="Times New Roman"/>
          <w:sz w:val="24"/>
          <w:szCs w:val="24"/>
          <w:lang w:val="es-CL" w:eastAsia="es-CL"/>
        </w:rPr>
        <w:instrText>ADDIN CSL_CITATION { "citationItems" : [ { "id" : "ITEM-1", "itemData" : { "DOI" : "10.1109/MIS.2007.58", "ISBN" : "15411672 (ISSN)", "ISSN" : "15411672", "abstract" : "Personalization technologies and recommender systems help online consumers avoid information overload by making suggestions regarding which information is most relevant to them. Most online shopping sites and many other applications now use recommender systems. Two new recommendation techniques leverage multicriteria ratings and improve recommendation accuracy as compared with single-rating recommendation approaches. Taking full advantage of multicriteria ratings in personalization applications requires new recommendation techniques. In this article, we propose several new techniques for extending recommendation technologies to incorporate and leverage multicriteria rating information.", "author" : [ { "dropping-particle" : "", "family" : "Adomavicius", "given" : "Gediminas", "non-dropping-particle" : "", "parse-names" : false, "suffix" : "" }, { "dropping-particle" : "", "family" : "Kwon", "given" : "YoungOk", "non-dropping-particle" : "", "parse-names" : false, "suffix" : "" } ], "container-title" : "IEEE Intelligent Systems", "id" : "ITEM-1", "issue" : "3", "issued" : { "date-parts" : [ [ "2007" ] ] }, "page" : "48-55", "title" : "New recommendation techniques for multicriteria rating systems", "type" : "article-journal", "volume" : "22" }, "uris" : [ "http://www.mendeley.com/documents/?uuid=76a5cf4e-7384-4a9f-9737-ebec9d98fdf4" ] } ], "mendeley" : { "formattedCitation" : "(Adomavicius &amp; Kwon, 2007)", "plainTextFormattedCitation" : "(Adomavicius &amp; Kwon, 2007)", "previouslyFormattedCitation" : "(Adomavicius &amp; Kwon, 2007)" }, "properties" : { "noteIndex" : 0 }, "schema" : "https://github.com/citation-style-language/schema/raw/master/csl-citation.json" }</w:instrText>
      </w:r>
      <w:r w:rsidR="00A2307C">
        <w:rPr>
          <w:rFonts w:ascii="Times New Roman" w:eastAsia="Times New Roman" w:hAnsi="Times New Roman" w:cs="Times New Roman"/>
          <w:sz w:val="24"/>
          <w:szCs w:val="24"/>
          <w:lang w:val="es-CL" w:eastAsia="es-CL"/>
        </w:rPr>
        <w:fldChar w:fldCharType="separate"/>
      </w:r>
      <w:r w:rsidR="00A2307C" w:rsidRPr="00A2307C">
        <w:rPr>
          <w:rFonts w:ascii="Times New Roman" w:eastAsia="Times New Roman" w:hAnsi="Times New Roman" w:cs="Times New Roman"/>
          <w:noProof/>
          <w:sz w:val="24"/>
          <w:szCs w:val="24"/>
          <w:lang w:val="es-CL" w:eastAsia="es-CL"/>
        </w:rPr>
        <w:t>(Adomavicius &amp; Kwon, 2007)</w:t>
      </w:r>
      <w:r w:rsidR="00A2307C">
        <w:rPr>
          <w:rFonts w:ascii="Times New Roman" w:eastAsia="Times New Roman" w:hAnsi="Times New Roman" w:cs="Times New Roman"/>
          <w:sz w:val="24"/>
          <w:szCs w:val="24"/>
          <w:lang w:val="es-CL" w:eastAsia="es-CL"/>
        </w:rPr>
        <w:fldChar w:fldCharType="end"/>
      </w:r>
      <w:r w:rsidR="00A2307C">
        <w:rPr>
          <w:rFonts w:ascii="Times New Roman" w:eastAsia="Times New Roman" w:hAnsi="Times New Roman" w:cs="Times New Roman"/>
          <w:sz w:val="24"/>
          <w:szCs w:val="24"/>
          <w:lang w:val="es-CL" w:eastAsia="es-CL"/>
        </w:rPr>
        <w:t xml:space="preserve">. </w:t>
      </w:r>
      <w:r w:rsidRPr="005136AF">
        <w:rPr>
          <w:rFonts w:ascii="Times New Roman" w:eastAsia="Times New Roman" w:hAnsi="Times New Roman" w:cs="Times New Roman"/>
          <w:sz w:val="24"/>
          <w:szCs w:val="24"/>
          <w:lang w:val="es-CL" w:eastAsia="es-CL"/>
        </w:rPr>
        <w:t>Por lo tanto, en los sistemas de recomendación multi-criterio también se busca predecir un rating general para cada ítem para cada usuario.</w:t>
      </w:r>
    </w:p>
    <w:p w14:paraId="223221A5" w14:textId="77777777" w:rsidR="00F80BBC" w:rsidRPr="005136AF" w:rsidRDefault="00F80BBC" w:rsidP="00536DB1">
      <w:pPr>
        <w:spacing w:after="0" w:line="360" w:lineRule="auto"/>
        <w:rPr>
          <w:rFonts w:ascii="Times New Roman" w:eastAsia="Times New Roman" w:hAnsi="Times New Roman" w:cs="Times New Roman"/>
          <w:sz w:val="24"/>
          <w:szCs w:val="24"/>
          <w:lang w:val="es-CL" w:eastAsia="es-CL"/>
        </w:rPr>
      </w:pPr>
    </w:p>
    <w:p w14:paraId="78417FD8" w14:textId="0A8A7126" w:rsidR="00B32F2E" w:rsidRDefault="005136AF" w:rsidP="00536DB1">
      <w:pPr>
        <w:spacing w:line="360" w:lineRule="auto"/>
        <w:rPr>
          <w:rFonts w:ascii="Times New Roman" w:eastAsia="Times New Roman" w:hAnsi="Times New Roman" w:cs="Times New Roman"/>
          <w:sz w:val="24"/>
          <w:szCs w:val="24"/>
          <w:lang w:val="es-CL" w:eastAsia="es-CL"/>
        </w:rPr>
      </w:pPr>
      <w:r w:rsidRPr="005136AF">
        <w:rPr>
          <w:rFonts w:ascii="Times New Roman" w:eastAsia="Times New Roman" w:hAnsi="Times New Roman" w:cs="Times New Roman"/>
          <w:sz w:val="24"/>
          <w:szCs w:val="24"/>
          <w:lang w:val="es-CL" w:eastAsia="es-CL"/>
        </w:rPr>
        <w:t xml:space="preserve">Como se puede observar en la ecuación </w:t>
      </w:r>
      <w:r w:rsidR="00C81D85" w:rsidRPr="00C81D85">
        <w:rPr>
          <w:rFonts w:ascii="Times New Roman" w:eastAsia="Times New Roman" w:hAnsi="Times New Roman" w:cs="Times New Roman"/>
          <w:sz w:val="24"/>
          <w:szCs w:val="24"/>
          <w:highlight w:val="yellow"/>
          <w:lang w:val="es-CL" w:eastAsia="es-CL"/>
        </w:rPr>
        <w:fldChar w:fldCharType="begin"/>
      </w:r>
      <w:r w:rsidR="00C81D85" w:rsidRPr="00C81D85">
        <w:rPr>
          <w:rFonts w:ascii="Times New Roman" w:eastAsia="Times New Roman" w:hAnsi="Times New Roman" w:cs="Times New Roman"/>
          <w:sz w:val="24"/>
          <w:szCs w:val="24"/>
          <w:lang w:val="es-CL" w:eastAsia="es-CL"/>
        </w:rPr>
        <w:instrText xml:space="preserve"> REF _Ref510379872  \* MERGEFORMAT </w:instrText>
      </w:r>
      <w:r w:rsidR="00C81D85" w:rsidRPr="00C81D85">
        <w:rPr>
          <w:rFonts w:ascii="Times New Roman" w:eastAsia="Times New Roman" w:hAnsi="Times New Roman" w:cs="Times New Roman"/>
          <w:sz w:val="24"/>
          <w:szCs w:val="24"/>
          <w:highlight w:val="yellow"/>
          <w:lang w:val="es-CL" w:eastAsia="es-CL"/>
        </w:rPr>
        <w:fldChar w:fldCharType="separate"/>
      </w:r>
      <w:r w:rsidR="00C81D85" w:rsidRPr="00C81D85">
        <w:rPr>
          <w:rFonts w:ascii="Times New Roman" w:hAnsi="Times New Roman" w:cs="Times New Roman"/>
          <w:sz w:val="24"/>
        </w:rPr>
        <w:t>(</w:t>
      </w:r>
      <w:r w:rsidR="00C81D85" w:rsidRPr="00C81D85">
        <w:rPr>
          <w:rFonts w:ascii="Times New Roman" w:hAnsi="Times New Roman" w:cs="Times New Roman"/>
          <w:noProof/>
          <w:sz w:val="24"/>
        </w:rPr>
        <w:t>1</w:t>
      </w:r>
      <w:r w:rsidR="00C81D85" w:rsidRPr="00C81D85">
        <w:rPr>
          <w:rFonts w:ascii="Times New Roman" w:hAnsi="Times New Roman" w:cs="Times New Roman"/>
          <w:sz w:val="24"/>
        </w:rPr>
        <w:t>)</w:t>
      </w:r>
      <w:r w:rsidR="00C81D85" w:rsidRPr="00C81D85">
        <w:rPr>
          <w:rFonts w:ascii="Times New Roman" w:eastAsia="Times New Roman" w:hAnsi="Times New Roman" w:cs="Times New Roman"/>
          <w:sz w:val="24"/>
          <w:szCs w:val="24"/>
          <w:highlight w:val="yellow"/>
          <w:lang w:val="es-CL" w:eastAsia="es-CL"/>
        </w:rPr>
        <w:fldChar w:fldCharType="end"/>
      </w:r>
      <w:r w:rsidR="00C81D85">
        <w:rPr>
          <w:rFonts w:ascii="Times New Roman" w:eastAsia="Times New Roman" w:hAnsi="Times New Roman" w:cs="Times New Roman"/>
          <w:sz w:val="24"/>
          <w:szCs w:val="24"/>
          <w:lang w:val="es-CL" w:eastAsia="es-CL"/>
        </w:rPr>
        <w:t xml:space="preserve">, </w:t>
      </w:r>
      <w:r w:rsidRPr="005136AF">
        <w:rPr>
          <w:rFonts w:ascii="Times New Roman" w:eastAsia="Times New Roman" w:hAnsi="Times New Roman" w:cs="Times New Roman"/>
          <w:sz w:val="24"/>
          <w:szCs w:val="24"/>
          <w:lang w:val="es-CL" w:eastAsia="es-CL"/>
        </w:rPr>
        <w:t>en sistemas de recomendación multi-criterio no se puede emplear el Coeficiente de Correlación de Pearson dado que al momento de calcular la similitud entre dos usuarios, este considera que existe un rating por cada par (usuario,</w:t>
      </w:r>
      <w:r w:rsidR="000F6058">
        <w:rPr>
          <w:rFonts w:ascii="Times New Roman" w:eastAsia="Times New Roman" w:hAnsi="Times New Roman" w:cs="Times New Roman"/>
          <w:sz w:val="24"/>
          <w:szCs w:val="24"/>
          <w:lang w:val="es-CL" w:eastAsia="es-CL"/>
        </w:rPr>
        <w:t xml:space="preserve"> </w:t>
      </w:r>
      <w:r w:rsidRPr="005136AF">
        <w:rPr>
          <w:rFonts w:ascii="Times New Roman" w:eastAsia="Times New Roman" w:hAnsi="Times New Roman" w:cs="Times New Roman"/>
          <w:sz w:val="24"/>
          <w:szCs w:val="24"/>
          <w:lang w:val="es-CL" w:eastAsia="es-CL"/>
        </w:rPr>
        <w:t xml:space="preserve">ítem). Para incorporar ratings multi-criterio en el cálculo de similitud entre usuarios, </w:t>
      </w:r>
      <w:proofErr w:type="spellStart"/>
      <w:r w:rsidRPr="005136AF">
        <w:rPr>
          <w:rFonts w:ascii="Times New Roman" w:eastAsia="Times New Roman" w:hAnsi="Times New Roman" w:cs="Times New Roman"/>
          <w:sz w:val="24"/>
          <w:szCs w:val="24"/>
          <w:lang w:val="es-CL" w:eastAsia="es-CL"/>
        </w:rPr>
        <w:t>Adomavicius</w:t>
      </w:r>
      <w:proofErr w:type="spellEnd"/>
      <w:r w:rsidRPr="005136AF">
        <w:rPr>
          <w:rFonts w:ascii="Times New Roman" w:eastAsia="Times New Roman" w:hAnsi="Times New Roman" w:cs="Times New Roman"/>
          <w:sz w:val="24"/>
          <w:szCs w:val="24"/>
          <w:lang w:val="es-CL" w:eastAsia="es-CL"/>
        </w:rPr>
        <w:t xml:space="preserve"> y Kwon </w:t>
      </w:r>
      <w:r w:rsidR="00275223" w:rsidRPr="00275223">
        <w:rPr>
          <w:rFonts w:ascii="Times New Roman" w:eastAsia="Times New Roman" w:hAnsi="Times New Roman" w:cs="Times New Roman"/>
          <w:sz w:val="24"/>
          <w:szCs w:val="24"/>
          <w:lang w:val="es-CL" w:eastAsia="es-CL"/>
        </w:rPr>
        <w:fldChar w:fldCharType="begin" w:fldLock="1"/>
      </w:r>
      <w:r w:rsidR="00A2307C">
        <w:rPr>
          <w:rFonts w:ascii="Times New Roman" w:eastAsia="Times New Roman" w:hAnsi="Times New Roman" w:cs="Times New Roman"/>
          <w:sz w:val="24"/>
          <w:szCs w:val="24"/>
          <w:lang w:val="es-CL" w:eastAsia="es-CL"/>
        </w:rPr>
        <w:instrText>ADDIN CSL_CITATION { "citationItems" : [ { "id" : "ITEM-1", "itemData" : { "DOI" : "10.1109/MIS.2007.58", "ISBN" : "15411672 (ISSN)", "ISSN" : "15411672", "abstract" : "Personalization technologies and recommender systems help online consumers avoid information overload by making suggestions regarding which information is most relevant to them. Most online shopping sites and many other applications now use recommender systems. Two new recommendation techniques leverage multicriteria ratings and improve recommendation accuracy as compared with single-rating recommendation approaches. Taking full advantage of multicriteria ratings in personalization applications requires new recommendation techniques. In this article, we propose several new techniques for extending recommendation technologies to incorporate and leverage multicriteria rating information.", "author" : [ { "dropping-particle" : "", "family" : "Adomavicius", "given" : "Gediminas", "non-dropping-particle" : "", "parse-names" : false, "suffix" : "" }, { "dropping-particle" : "", "family" : "Kwon", "given" : "YoungOk", "non-dropping-particle" : "", "parse-names" : false, "suffix" : "" } ], "container-title" : "IEEE Intelligent Systems", "id" : "ITEM-1", "issue" : "3", "issued" : { "date-parts" : [ [ "2007" ] ] }, "page" : "48-55", "title" : "New recommendation techniques for multicriteria rating systems", "type" : "article-journal", "volume" : "22" }, "uris" : [ "http://www.mendeley.com/documents/?uuid=76a5cf4e-7384-4a9f-9737-ebec9d98fdf4" ] } ], "mendeley" : { "formattedCitation" : "(Adomavicius &amp; Kwon, 2007)", "plainTextFormattedCitation" : "(Adomavicius &amp; Kwon, 2007)", "previouslyFormattedCitation" : "(Adomavicius &amp; Kwon, 2007)" }, "properties" : { "noteIndex" : 0 }, "schema" : "https://github.com/citation-style-language/schema/raw/master/csl-citation.json" }</w:instrText>
      </w:r>
      <w:r w:rsidR="00275223" w:rsidRPr="00275223">
        <w:rPr>
          <w:rFonts w:ascii="Times New Roman" w:eastAsia="Times New Roman" w:hAnsi="Times New Roman" w:cs="Times New Roman"/>
          <w:sz w:val="24"/>
          <w:szCs w:val="24"/>
          <w:lang w:val="es-CL" w:eastAsia="es-CL"/>
        </w:rPr>
        <w:fldChar w:fldCharType="separate"/>
      </w:r>
      <w:r w:rsidR="00275223" w:rsidRPr="00275223">
        <w:rPr>
          <w:rFonts w:ascii="Times New Roman" w:eastAsia="Times New Roman" w:hAnsi="Times New Roman" w:cs="Times New Roman"/>
          <w:noProof/>
          <w:sz w:val="24"/>
          <w:szCs w:val="24"/>
          <w:lang w:val="es-CL" w:eastAsia="es-CL"/>
        </w:rPr>
        <w:t>(Adomavicius &amp; Kwon, 2007)</w:t>
      </w:r>
      <w:r w:rsidR="00275223" w:rsidRPr="00275223">
        <w:rPr>
          <w:rFonts w:ascii="Times New Roman" w:eastAsia="Times New Roman" w:hAnsi="Times New Roman" w:cs="Times New Roman"/>
          <w:sz w:val="24"/>
          <w:szCs w:val="24"/>
          <w:lang w:val="es-CL" w:eastAsia="es-CL"/>
        </w:rPr>
        <w:fldChar w:fldCharType="end"/>
      </w:r>
      <w:r w:rsidR="00275223">
        <w:rPr>
          <w:rFonts w:ascii="Times New Roman" w:eastAsia="Times New Roman" w:hAnsi="Times New Roman" w:cs="Times New Roman"/>
          <w:sz w:val="24"/>
          <w:szCs w:val="24"/>
          <w:lang w:val="es-CL" w:eastAsia="es-CL"/>
        </w:rPr>
        <w:t xml:space="preserve"> </w:t>
      </w:r>
      <w:r w:rsidRPr="005136AF">
        <w:rPr>
          <w:rFonts w:ascii="Times New Roman" w:eastAsia="Times New Roman" w:hAnsi="Times New Roman" w:cs="Times New Roman"/>
          <w:sz w:val="24"/>
          <w:szCs w:val="24"/>
          <w:lang w:val="es-CL" w:eastAsia="es-CL"/>
        </w:rPr>
        <w:t xml:space="preserve">propusieron dos </w:t>
      </w:r>
      <w:r w:rsidR="00DE4C38">
        <w:rPr>
          <w:rFonts w:ascii="Times New Roman" w:eastAsia="Times New Roman" w:hAnsi="Times New Roman" w:cs="Times New Roman"/>
          <w:sz w:val="24"/>
          <w:szCs w:val="24"/>
          <w:lang w:val="es-CL" w:eastAsia="es-CL"/>
        </w:rPr>
        <w:t>técnicas</w:t>
      </w:r>
      <w:r w:rsidR="004812D8">
        <w:rPr>
          <w:rFonts w:ascii="Times New Roman" w:eastAsia="Times New Roman" w:hAnsi="Times New Roman" w:cs="Times New Roman"/>
          <w:sz w:val="24"/>
          <w:szCs w:val="24"/>
          <w:lang w:val="es-CL" w:eastAsia="es-CL"/>
        </w:rPr>
        <w:t xml:space="preserve"> llamadas similitud promedio y similitud del peor caso</w:t>
      </w:r>
      <w:r w:rsidRPr="005136AF">
        <w:rPr>
          <w:rFonts w:ascii="Times New Roman" w:eastAsia="Times New Roman" w:hAnsi="Times New Roman" w:cs="Times New Roman"/>
          <w:sz w:val="24"/>
          <w:szCs w:val="24"/>
          <w:lang w:val="es-CL" w:eastAsia="es-CL"/>
        </w:rPr>
        <w:t>.</w:t>
      </w:r>
      <w:r w:rsidR="00DE4C38">
        <w:rPr>
          <w:rFonts w:ascii="Times New Roman" w:eastAsia="Times New Roman" w:hAnsi="Times New Roman" w:cs="Times New Roman"/>
          <w:sz w:val="24"/>
          <w:szCs w:val="24"/>
          <w:lang w:val="es-CL" w:eastAsia="es-CL"/>
        </w:rPr>
        <w:t xml:space="preserve"> A continuación se presentan ambas técnicas.</w:t>
      </w:r>
    </w:p>
    <w:p w14:paraId="69AA0425" w14:textId="77777777" w:rsidR="005E31BD" w:rsidRDefault="005E31BD" w:rsidP="00536DB1">
      <w:pPr>
        <w:spacing w:line="360" w:lineRule="auto"/>
        <w:rPr>
          <w:rFonts w:ascii="Times New Roman" w:eastAsia="Times New Roman" w:hAnsi="Times New Roman" w:cs="Times New Roman"/>
          <w:sz w:val="24"/>
          <w:szCs w:val="24"/>
          <w:lang w:val="es-CL" w:eastAsia="es-CL"/>
        </w:rPr>
      </w:pPr>
    </w:p>
    <w:p w14:paraId="3A6DF5D4" w14:textId="77777777" w:rsidR="005E31BD" w:rsidRDefault="005E31BD" w:rsidP="00536DB1">
      <w:pPr>
        <w:spacing w:line="360" w:lineRule="auto"/>
        <w:rPr>
          <w:rFonts w:ascii="Times New Roman" w:eastAsia="Times New Roman" w:hAnsi="Times New Roman" w:cs="Times New Roman"/>
          <w:sz w:val="24"/>
          <w:szCs w:val="24"/>
          <w:lang w:val="es-CL" w:eastAsia="es-CL"/>
        </w:rPr>
      </w:pPr>
    </w:p>
    <w:p w14:paraId="03D2778F" w14:textId="77777777" w:rsidR="00DE4C38" w:rsidRDefault="00DE4C38" w:rsidP="00DE4C38">
      <w:pPr>
        <w:pStyle w:val="Prrafodelista"/>
        <w:numPr>
          <w:ilvl w:val="0"/>
          <w:numId w:val="14"/>
        </w:numPr>
        <w:spacing w:line="360" w:lineRule="auto"/>
        <w:rPr>
          <w:rFonts w:ascii="Times New Roman" w:eastAsia="Times New Roman" w:hAnsi="Times New Roman" w:cs="Times New Roman"/>
          <w:b/>
          <w:sz w:val="24"/>
          <w:szCs w:val="24"/>
          <w:lang w:val="es-CL" w:eastAsia="es-CL"/>
        </w:rPr>
      </w:pPr>
      <w:r w:rsidRPr="00EC3BEF">
        <w:rPr>
          <w:rFonts w:ascii="Times New Roman" w:eastAsia="Times New Roman" w:hAnsi="Times New Roman" w:cs="Times New Roman"/>
          <w:b/>
          <w:sz w:val="24"/>
          <w:szCs w:val="24"/>
          <w:lang w:val="es-CL" w:eastAsia="es-CL"/>
        </w:rPr>
        <w:lastRenderedPageBreak/>
        <w:t>Similitud promedio</w:t>
      </w:r>
      <w:r w:rsidR="004812D8" w:rsidRPr="00EC3BEF">
        <w:rPr>
          <w:rFonts w:ascii="Times New Roman" w:eastAsia="Times New Roman" w:hAnsi="Times New Roman" w:cs="Times New Roman"/>
          <w:b/>
          <w:sz w:val="24"/>
          <w:szCs w:val="24"/>
          <w:lang w:val="es-CL" w:eastAsia="es-CL"/>
        </w:rPr>
        <w:t>:</w:t>
      </w:r>
    </w:p>
    <w:p w14:paraId="77CB515E" w14:textId="77777777" w:rsidR="00C81D85" w:rsidRDefault="00C81D85" w:rsidP="00C81D85">
      <w:pPr>
        <w:pStyle w:val="Prrafodelista"/>
        <w:spacing w:line="360" w:lineRule="auto"/>
        <w:rPr>
          <w:rFonts w:ascii="Times New Roman" w:eastAsia="Times New Roman" w:hAnsi="Times New Roman" w:cs="Times New Roman"/>
          <w:b/>
          <w:sz w:val="24"/>
          <w:szCs w:val="24"/>
          <w:lang w:val="es-CL" w:eastAsia="es-CL"/>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3"/>
      </w:tblGrid>
      <w:tr w:rsidR="005E31BD" w14:paraId="779EF880" w14:textId="77777777" w:rsidTr="00C81D85">
        <w:trPr>
          <w:trHeight w:val="1050"/>
        </w:trPr>
        <w:tc>
          <w:tcPr>
            <w:tcW w:w="7043" w:type="dxa"/>
          </w:tcPr>
          <w:p w14:paraId="61BEADB3" w14:textId="170B5664" w:rsidR="005E31BD" w:rsidRDefault="009A08C0" w:rsidP="005E31BD">
            <w:pPr>
              <w:pStyle w:val="Prrafodelista"/>
              <w:keepNext/>
              <w:spacing w:line="360" w:lineRule="auto"/>
              <w:ind w:left="0"/>
              <w:rPr>
                <w:rFonts w:ascii="Times New Roman" w:eastAsia="Times New Roman" w:hAnsi="Times New Roman" w:cs="Times New Roman"/>
                <w:b/>
                <w:sz w:val="24"/>
                <w:szCs w:val="24"/>
                <w:lang w:val="es-CL" w:eastAsia="es-CL"/>
              </w:rPr>
            </w:pPr>
            <m:oMathPara>
              <m:oMath>
                <m:sSub>
                  <m:sSubPr>
                    <m:ctrlPr>
                      <w:rPr>
                        <w:rFonts w:ascii="Cambria Math" w:eastAsia="Times New Roman" w:hAnsi="Cambria Math" w:cs="Times New Roman"/>
                        <w:i/>
                        <w:sz w:val="28"/>
                        <w:szCs w:val="24"/>
                        <w:lang w:val="es-CL" w:eastAsia="es-CL"/>
                      </w:rPr>
                    </m:ctrlPr>
                  </m:sSubPr>
                  <m:e>
                    <m:r>
                      <w:rPr>
                        <w:rFonts w:ascii="Cambria Math" w:eastAsia="Times New Roman" w:hAnsi="Cambria Math" w:cs="Times New Roman"/>
                        <w:sz w:val="28"/>
                        <w:szCs w:val="24"/>
                        <w:lang w:val="es-CL" w:eastAsia="es-CL"/>
                      </w:rPr>
                      <m:t>sim</m:t>
                    </m:r>
                  </m:e>
                  <m:sub>
                    <m:r>
                      <w:rPr>
                        <w:rFonts w:ascii="Cambria Math" w:eastAsia="Times New Roman" w:hAnsi="Cambria Math" w:cs="Times New Roman"/>
                        <w:sz w:val="28"/>
                        <w:szCs w:val="24"/>
                        <w:lang w:val="es-CL" w:eastAsia="es-CL"/>
                      </w:rPr>
                      <m:t>prom</m:t>
                    </m:r>
                  </m:sub>
                </m:sSub>
                <m:d>
                  <m:dPr>
                    <m:ctrlPr>
                      <w:rPr>
                        <w:rFonts w:ascii="Cambria Math" w:eastAsia="Times New Roman" w:hAnsi="Cambria Math" w:cs="Times New Roman"/>
                        <w:i/>
                        <w:sz w:val="28"/>
                        <w:szCs w:val="24"/>
                        <w:lang w:val="es-CL" w:eastAsia="es-CL"/>
                      </w:rPr>
                    </m:ctrlPr>
                  </m:dPr>
                  <m:e>
                    <m:r>
                      <w:rPr>
                        <w:rFonts w:ascii="Cambria Math" w:eastAsia="Times New Roman" w:hAnsi="Cambria Math" w:cs="Times New Roman"/>
                        <w:sz w:val="28"/>
                        <w:szCs w:val="24"/>
                        <w:lang w:val="es-CL" w:eastAsia="es-CL"/>
                      </w:rPr>
                      <m:t>u,v</m:t>
                    </m:r>
                  </m:e>
                </m:d>
                <m:r>
                  <w:rPr>
                    <w:rFonts w:ascii="Cambria Math" w:eastAsia="Times New Roman" w:hAnsi="Cambria Math" w:cs="Times New Roman"/>
                    <w:sz w:val="28"/>
                    <w:szCs w:val="24"/>
                    <w:lang w:val="es-CL" w:eastAsia="es-CL"/>
                  </w:rPr>
                  <m:t xml:space="preserve">= </m:t>
                </m:r>
                <m:f>
                  <m:fPr>
                    <m:ctrlPr>
                      <w:rPr>
                        <w:rFonts w:ascii="Cambria Math" w:eastAsia="Times New Roman" w:hAnsi="Cambria Math" w:cs="Times New Roman"/>
                        <w:i/>
                        <w:sz w:val="28"/>
                        <w:szCs w:val="24"/>
                        <w:lang w:val="es-CL" w:eastAsia="es-CL"/>
                      </w:rPr>
                    </m:ctrlPr>
                  </m:fPr>
                  <m:num>
                    <m:r>
                      <w:rPr>
                        <w:rFonts w:ascii="Cambria Math" w:eastAsia="Times New Roman" w:hAnsi="Cambria Math" w:cs="Times New Roman"/>
                        <w:sz w:val="28"/>
                        <w:szCs w:val="24"/>
                        <w:lang w:val="es-CL" w:eastAsia="es-CL"/>
                      </w:rPr>
                      <m:t>1</m:t>
                    </m:r>
                  </m:num>
                  <m:den>
                    <m:r>
                      <w:rPr>
                        <w:rFonts w:ascii="Cambria Math" w:eastAsia="Times New Roman" w:hAnsi="Cambria Math" w:cs="Times New Roman"/>
                        <w:sz w:val="28"/>
                        <w:szCs w:val="24"/>
                        <w:lang w:val="es-CL" w:eastAsia="es-CL"/>
                      </w:rPr>
                      <m:t>K+1</m:t>
                    </m:r>
                  </m:den>
                </m:f>
                <m:nary>
                  <m:naryPr>
                    <m:chr m:val="∑"/>
                    <m:limLoc m:val="undOvr"/>
                    <m:ctrlPr>
                      <w:rPr>
                        <w:rFonts w:ascii="Cambria Math" w:eastAsia="Times New Roman" w:hAnsi="Cambria Math" w:cs="Times New Roman"/>
                        <w:i/>
                        <w:sz w:val="28"/>
                        <w:szCs w:val="24"/>
                        <w:lang w:val="es-CL" w:eastAsia="es-CL"/>
                      </w:rPr>
                    </m:ctrlPr>
                  </m:naryPr>
                  <m:sub>
                    <m:r>
                      <w:rPr>
                        <w:rFonts w:ascii="Cambria Math" w:eastAsia="Times New Roman" w:hAnsi="Cambria Math" w:cs="Times New Roman"/>
                        <w:sz w:val="28"/>
                        <w:szCs w:val="24"/>
                        <w:lang w:val="es-CL" w:eastAsia="es-CL"/>
                      </w:rPr>
                      <m:t>i=0</m:t>
                    </m:r>
                  </m:sub>
                  <m:sup>
                    <m:r>
                      <w:rPr>
                        <w:rFonts w:ascii="Cambria Math" w:eastAsia="Times New Roman" w:hAnsi="Cambria Math" w:cs="Times New Roman"/>
                        <w:sz w:val="28"/>
                        <w:szCs w:val="24"/>
                        <w:lang w:val="es-CL" w:eastAsia="es-CL"/>
                      </w:rPr>
                      <m:t>k</m:t>
                    </m:r>
                  </m:sup>
                  <m:e>
                    <m:sSub>
                      <m:sSubPr>
                        <m:ctrlPr>
                          <w:rPr>
                            <w:rFonts w:ascii="Cambria Math" w:eastAsia="Times New Roman" w:hAnsi="Cambria Math" w:cs="Times New Roman"/>
                            <w:i/>
                            <w:sz w:val="28"/>
                            <w:szCs w:val="24"/>
                            <w:lang w:val="es-CL" w:eastAsia="es-CL"/>
                          </w:rPr>
                        </m:ctrlPr>
                      </m:sSubPr>
                      <m:e>
                        <m:r>
                          <w:rPr>
                            <w:rFonts w:ascii="Cambria Math" w:eastAsia="Times New Roman" w:hAnsi="Cambria Math" w:cs="Times New Roman"/>
                            <w:sz w:val="28"/>
                            <w:szCs w:val="24"/>
                            <w:lang w:val="es-CL" w:eastAsia="es-CL"/>
                          </w:rPr>
                          <m:t>sim</m:t>
                        </m:r>
                      </m:e>
                      <m:sub>
                        <m:r>
                          <w:rPr>
                            <w:rFonts w:ascii="Cambria Math" w:eastAsia="Times New Roman" w:hAnsi="Cambria Math" w:cs="Times New Roman"/>
                            <w:sz w:val="28"/>
                            <w:szCs w:val="24"/>
                            <w:lang w:val="es-CL" w:eastAsia="es-CL"/>
                          </w:rPr>
                          <m:t>i</m:t>
                        </m:r>
                      </m:sub>
                    </m:sSub>
                    <m:r>
                      <w:rPr>
                        <w:rFonts w:ascii="Cambria Math" w:eastAsia="Times New Roman" w:hAnsi="Cambria Math" w:cs="Times New Roman"/>
                        <w:sz w:val="28"/>
                        <w:szCs w:val="24"/>
                        <w:lang w:val="es-CL" w:eastAsia="es-CL"/>
                      </w:rPr>
                      <m:t>(u,v)</m:t>
                    </m:r>
                  </m:e>
                </m:nary>
              </m:oMath>
            </m:oMathPara>
          </w:p>
        </w:tc>
      </w:tr>
    </w:tbl>
    <w:p w14:paraId="3C41669E" w14:textId="59A479F3" w:rsidR="00DE4C38" w:rsidRDefault="005E31BD" w:rsidP="005E31BD">
      <w:pPr>
        <w:pStyle w:val="Epgrafe"/>
        <w:jc w:val="center"/>
        <w:rPr>
          <w:rFonts w:ascii="Times New Roman" w:hAnsi="Times New Roman" w:cs="Times New Roman"/>
          <w:b w:val="0"/>
          <w:color w:val="auto"/>
          <w:sz w:val="24"/>
        </w:rPr>
      </w:pPr>
      <w:r w:rsidRPr="005E31BD">
        <w:rPr>
          <w:rFonts w:ascii="Times New Roman" w:hAnsi="Times New Roman" w:cs="Times New Roman"/>
          <w:b w:val="0"/>
          <w:color w:val="auto"/>
          <w:sz w:val="24"/>
        </w:rPr>
        <w:t xml:space="preserve">Formula </w:t>
      </w:r>
      <w:r w:rsidRPr="005E31BD">
        <w:rPr>
          <w:rFonts w:ascii="Times New Roman" w:hAnsi="Times New Roman" w:cs="Times New Roman"/>
          <w:b w:val="0"/>
          <w:color w:val="auto"/>
          <w:sz w:val="24"/>
        </w:rPr>
        <w:fldChar w:fldCharType="begin"/>
      </w:r>
      <w:r w:rsidRPr="005E31BD">
        <w:rPr>
          <w:rFonts w:ascii="Times New Roman" w:hAnsi="Times New Roman" w:cs="Times New Roman"/>
          <w:b w:val="0"/>
          <w:color w:val="auto"/>
          <w:sz w:val="24"/>
        </w:rPr>
        <w:instrText xml:space="preserve"> SEQ ( \* ARABIC </w:instrText>
      </w:r>
      <w:r w:rsidRPr="005E31BD">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12</w:t>
      </w:r>
      <w:r w:rsidRPr="005E31BD">
        <w:rPr>
          <w:rFonts w:ascii="Times New Roman" w:hAnsi="Times New Roman" w:cs="Times New Roman"/>
          <w:b w:val="0"/>
          <w:color w:val="auto"/>
          <w:sz w:val="24"/>
        </w:rPr>
        <w:fldChar w:fldCharType="end"/>
      </w:r>
      <w:r w:rsidRPr="005E31BD">
        <w:rPr>
          <w:rFonts w:ascii="Times New Roman" w:hAnsi="Times New Roman" w:cs="Times New Roman"/>
          <w:b w:val="0"/>
          <w:color w:val="auto"/>
          <w:sz w:val="24"/>
        </w:rPr>
        <w:t>: Similitud Promedio.</w:t>
      </w:r>
    </w:p>
    <w:p w14:paraId="15E735BF" w14:textId="77777777" w:rsidR="005E31BD" w:rsidRPr="005E31BD" w:rsidRDefault="005E31BD" w:rsidP="005E31BD"/>
    <w:p w14:paraId="340A81AF" w14:textId="6DB78166" w:rsidR="00A00B2A" w:rsidRPr="004812D8" w:rsidRDefault="004812D8" w:rsidP="00CB5DFB">
      <w:pPr>
        <w:spacing w:line="360" w:lineRule="auto"/>
        <w:ind w:left="708"/>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 xml:space="preserve">Donde </w:t>
      </w:r>
      <w:r>
        <w:rPr>
          <w:rFonts w:ascii="Times New Roman" w:eastAsia="Times New Roman" w:hAnsi="Times New Roman" w:cs="Times New Roman"/>
          <w:i/>
          <w:sz w:val="24"/>
          <w:szCs w:val="24"/>
          <w:lang w:val="es-CL" w:eastAsia="es-CL"/>
        </w:rPr>
        <w:t xml:space="preserve">“u” </w:t>
      </w:r>
      <w:r>
        <w:rPr>
          <w:rFonts w:ascii="Times New Roman" w:eastAsia="Times New Roman" w:hAnsi="Times New Roman" w:cs="Times New Roman"/>
          <w:sz w:val="24"/>
          <w:szCs w:val="24"/>
          <w:lang w:val="es-CL" w:eastAsia="es-CL"/>
        </w:rPr>
        <w:t xml:space="preserve">y </w:t>
      </w:r>
      <w:r>
        <w:rPr>
          <w:rFonts w:ascii="Times New Roman" w:eastAsia="Times New Roman" w:hAnsi="Times New Roman" w:cs="Times New Roman"/>
          <w:i/>
          <w:sz w:val="24"/>
          <w:szCs w:val="24"/>
          <w:lang w:val="es-CL" w:eastAsia="es-CL"/>
        </w:rPr>
        <w:t xml:space="preserve">“v” </w:t>
      </w:r>
      <w:r>
        <w:rPr>
          <w:rFonts w:ascii="Times New Roman" w:eastAsia="Times New Roman" w:hAnsi="Times New Roman" w:cs="Times New Roman"/>
          <w:sz w:val="24"/>
          <w:szCs w:val="24"/>
          <w:lang w:val="es-CL" w:eastAsia="es-CL"/>
        </w:rPr>
        <w:t xml:space="preserve">son dos usuarios del sistema y </w:t>
      </w:r>
      <w:r>
        <w:rPr>
          <w:rFonts w:ascii="Times New Roman" w:eastAsia="Times New Roman" w:hAnsi="Times New Roman" w:cs="Times New Roman"/>
          <w:i/>
          <w:sz w:val="24"/>
          <w:szCs w:val="24"/>
          <w:lang w:val="es-CL" w:eastAsia="es-CL"/>
        </w:rPr>
        <w:t xml:space="preserve">k </w:t>
      </w:r>
      <w:r>
        <w:rPr>
          <w:rFonts w:ascii="Times New Roman" w:eastAsia="Times New Roman" w:hAnsi="Times New Roman" w:cs="Times New Roman"/>
          <w:sz w:val="24"/>
          <w:szCs w:val="24"/>
          <w:lang w:val="es-CL" w:eastAsia="es-CL"/>
        </w:rPr>
        <w:t xml:space="preserve">es el número de criterios del ítem. </w:t>
      </w:r>
      <w:r w:rsidR="007D0397">
        <w:rPr>
          <w:rFonts w:ascii="Times New Roman" w:eastAsia="Times New Roman" w:hAnsi="Times New Roman" w:cs="Times New Roman"/>
          <w:sz w:val="24"/>
          <w:szCs w:val="24"/>
          <w:lang w:val="es-CL" w:eastAsia="es-CL"/>
        </w:rPr>
        <w:t>En similitud promedio, la similitud entre dos usuarios se</w:t>
      </w:r>
      <w:r w:rsidR="009B3E22">
        <w:rPr>
          <w:rFonts w:ascii="Times New Roman" w:eastAsia="Times New Roman" w:hAnsi="Times New Roman" w:cs="Times New Roman"/>
          <w:sz w:val="24"/>
          <w:szCs w:val="24"/>
          <w:lang w:val="es-CL" w:eastAsia="es-CL"/>
        </w:rPr>
        <w:t xml:space="preserve"> realiza de la siguiente manera:</w:t>
      </w:r>
      <w:r w:rsidR="007D0397">
        <w:rPr>
          <w:rFonts w:ascii="Times New Roman" w:eastAsia="Times New Roman" w:hAnsi="Times New Roman" w:cs="Times New Roman"/>
          <w:sz w:val="24"/>
          <w:szCs w:val="24"/>
          <w:lang w:val="es-CL" w:eastAsia="es-CL"/>
        </w:rPr>
        <w:t xml:space="preserve"> utilizando una técnica de similitud mencionada en la sección 2.</w:t>
      </w:r>
      <w:r w:rsidR="00AA676E">
        <w:rPr>
          <w:rFonts w:ascii="Times New Roman" w:eastAsia="Times New Roman" w:hAnsi="Times New Roman" w:cs="Times New Roman"/>
          <w:sz w:val="24"/>
          <w:szCs w:val="24"/>
          <w:lang w:val="es-CL" w:eastAsia="es-CL"/>
        </w:rPr>
        <w:t>4</w:t>
      </w:r>
      <w:r w:rsidR="007D0397">
        <w:rPr>
          <w:rFonts w:ascii="Times New Roman" w:eastAsia="Times New Roman" w:hAnsi="Times New Roman" w:cs="Times New Roman"/>
          <w:sz w:val="24"/>
          <w:szCs w:val="24"/>
          <w:lang w:val="es-CL" w:eastAsia="es-CL"/>
        </w:rPr>
        <w:t>.2, se calcula la similitud de los criterios por separado para luego sumarlas y calcular el promedio. El valor obtenido es la similitud entre ambos usuarios.</w:t>
      </w:r>
    </w:p>
    <w:p w14:paraId="121DD897" w14:textId="77777777" w:rsidR="00DE4C38" w:rsidRDefault="00DE4C38" w:rsidP="00DE4C38">
      <w:pPr>
        <w:pStyle w:val="Prrafodelista"/>
        <w:numPr>
          <w:ilvl w:val="0"/>
          <w:numId w:val="14"/>
        </w:numPr>
        <w:spacing w:line="360" w:lineRule="auto"/>
        <w:rPr>
          <w:rFonts w:ascii="Times New Roman" w:eastAsia="Times New Roman" w:hAnsi="Times New Roman" w:cs="Times New Roman"/>
          <w:b/>
          <w:sz w:val="24"/>
          <w:szCs w:val="24"/>
          <w:lang w:val="es-CL" w:eastAsia="es-CL"/>
        </w:rPr>
      </w:pPr>
      <w:r w:rsidRPr="00EC3BEF">
        <w:rPr>
          <w:rFonts w:ascii="Times New Roman" w:eastAsia="Times New Roman" w:hAnsi="Times New Roman" w:cs="Times New Roman"/>
          <w:b/>
          <w:sz w:val="24"/>
          <w:szCs w:val="24"/>
          <w:lang w:val="es-CL" w:eastAsia="es-CL"/>
        </w:rPr>
        <w:t>Similitud del peor caso</w:t>
      </w:r>
      <w:r w:rsidR="00A2307C" w:rsidRPr="00EC3BEF">
        <w:rPr>
          <w:rFonts w:ascii="Times New Roman" w:eastAsia="Times New Roman" w:hAnsi="Times New Roman" w:cs="Times New Roman"/>
          <w:b/>
          <w:sz w:val="24"/>
          <w:szCs w:val="24"/>
          <w:lang w:val="es-CL" w:eastAsia="es-CL"/>
        </w:rPr>
        <w:t>:</w:t>
      </w:r>
    </w:p>
    <w:p w14:paraId="652A4DEC" w14:textId="77777777" w:rsidR="00C81D85" w:rsidRDefault="00C81D85" w:rsidP="00C81D85">
      <w:pPr>
        <w:pStyle w:val="Prrafodelista"/>
        <w:spacing w:line="360" w:lineRule="auto"/>
        <w:rPr>
          <w:rFonts w:ascii="Times New Roman" w:eastAsia="Times New Roman" w:hAnsi="Times New Roman" w:cs="Times New Roman"/>
          <w:b/>
          <w:sz w:val="24"/>
          <w:szCs w:val="24"/>
          <w:lang w:val="es-CL" w:eastAsia="es-CL"/>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5"/>
      </w:tblGrid>
      <w:tr w:rsidR="005E31BD" w14:paraId="7CA1469C" w14:textId="77777777" w:rsidTr="00C81D85">
        <w:tc>
          <w:tcPr>
            <w:tcW w:w="7185" w:type="dxa"/>
          </w:tcPr>
          <w:p w14:paraId="56763F6D" w14:textId="4BBE78BA" w:rsidR="005E31BD" w:rsidRDefault="009A08C0" w:rsidP="005E31BD">
            <w:pPr>
              <w:pStyle w:val="Prrafodelista"/>
              <w:keepNext/>
              <w:spacing w:line="360" w:lineRule="auto"/>
              <w:ind w:left="0"/>
              <w:rPr>
                <w:rFonts w:ascii="Times New Roman" w:eastAsia="Times New Roman" w:hAnsi="Times New Roman" w:cs="Times New Roman"/>
                <w:b/>
                <w:sz w:val="24"/>
                <w:szCs w:val="24"/>
                <w:lang w:val="es-CL" w:eastAsia="es-CL"/>
              </w:rPr>
            </w:pPr>
            <m:oMathPara>
              <m:oMath>
                <m:sSub>
                  <m:sSubPr>
                    <m:ctrlPr>
                      <w:rPr>
                        <w:rFonts w:ascii="Cambria Math" w:hAnsi="Cambria Math" w:cs="Times New Roman"/>
                        <w:i/>
                        <w:sz w:val="28"/>
                        <w:szCs w:val="24"/>
                        <w:lang w:val="es-CL"/>
                      </w:rPr>
                    </m:ctrlPr>
                  </m:sSubPr>
                  <m:e>
                    <m:r>
                      <w:rPr>
                        <w:rFonts w:ascii="Cambria Math" w:hAnsi="Cambria Math" w:cs="Times New Roman"/>
                        <w:sz w:val="28"/>
                        <w:szCs w:val="24"/>
                        <w:lang w:val="es-CL"/>
                      </w:rPr>
                      <m:t>sim</m:t>
                    </m:r>
                  </m:e>
                  <m:sub>
                    <m:r>
                      <w:rPr>
                        <w:rFonts w:ascii="Cambria Math" w:hAnsi="Cambria Math" w:cs="Times New Roman"/>
                        <w:sz w:val="28"/>
                        <w:szCs w:val="24"/>
                        <w:lang w:val="es-CL"/>
                      </w:rPr>
                      <m:t>min</m:t>
                    </m:r>
                  </m:sub>
                </m:sSub>
                <m:d>
                  <m:dPr>
                    <m:ctrlPr>
                      <w:rPr>
                        <w:rFonts w:ascii="Cambria Math" w:hAnsi="Cambria Math" w:cs="Times New Roman"/>
                        <w:i/>
                        <w:sz w:val="28"/>
                        <w:szCs w:val="24"/>
                        <w:lang w:val="es-CL"/>
                      </w:rPr>
                    </m:ctrlPr>
                  </m:dPr>
                  <m:e>
                    <m:r>
                      <w:rPr>
                        <w:rFonts w:ascii="Cambria Math" w:hAnsi="Cambria Math" w:cs="Times New Roman"/>
                        <w:sz w:val="28"/>
                        <w:szCs w:val="24"/>
                        <w:lang w:val="es-CL"/>
                      </w:rPr>
                      <m:t>u,v</m:t>
                    </m:r>
                  </m:e>
                </m:d>
                <m:r>
                  <w:rPr>
                    <w:rFonts w:ascii="Cambria Math" w:hAnsi="Cambria Math" w:cs="Times New Roman"/>
                    <w:sz w:val="28"/>
                    <w:szCs w:val="24"/>
                    <w:lang w:val="es-CL"/>
                  </w:rPr>
                  <m:t xml:space="preserve">= </m:t>
                </m:r>
                <m:sSub>
                  <m:sSubPr>
                    <m:ctrlPr>
                      <w:rPr>
                        <w:rFonts w:ascii="Cambria Math" w:hAnsi="Cambria Math" w:cs="Times New Roman"/>
                        <w:i/>
                        <w:sz w:val="28"/>
                        <w:szCs w:val="24"/>
                        <w:lang w:val="es-CL"/>
                      </w:rPr>
                    </m:ctrlPr>
                  </m:sSubPr>
                  <m:e>
                    <m:r>
                      <w:rPr>
                        <w:rFonts w:ascii="Cambria Math" w:hAnsi="Cambria Math" w:cs="Times New Roman"/>
                        <w:sz w:val="28"/>
                        <w:szCs w:val="24"/>
                        <w:lang w:val="es-CL"/>
                      </w:rPr>
                      <m:t>min</m:t>
                    </m:r>
                  </m:e>
                  <m:sub>
                    <m:r>
                      <w:rPr>
                        <w:rFonts w:ascii="Cambria Math" w:hAnsi="Cambria Math" w:cs="Times New Roman"/>
                        <w:sz w:val="28"/>
                        <w:szCs w:val="24"/>
                        <w:lang w:val="es-CL"/>
                      </w:rPr>
                      <m:t>i=0…k</m:t>
                    </m:r>
                  </m:sub>
                </m:sSub>
                <m:sSub>
                  <m:sSubPr>
                    <m:ctrlPr>
                      <w:rPr>
                        <w:rFonts w:ascii="Cambria Math" w:hAnsi="Cambria Math" w:cs="Times New Roman"/>
                        <w:i/>
                        <w:sz w:val="28"/>
                        <w:szCs w:val="24"/>
                        <w:lang w:val="es-CL"/>
                      </w:rPr>
                    </m:ctrlPr>
                  </m:sSubPr>
                  <m:e>
                    <m:r>
                      <w:rPr>
                        <w:rFonts w:ascii="Cambria Math" w:hAnsi="Cambria Math" w:cs="Times New Roman"/>
                        <w:sz w:val="28"/>
                        <w:szCs w:val="24"/>
                        <w:lang w:val="es-CL"/>
                      </w:rPr>
                      <m:t>sim</m:t>
                    </m:r>
                  </m:e>
                  <m:sub>
                    <m:r>
                      <w:rPr>
                        <w:rFonts w:ascii="Cambria Math" w:hAnsi="Cambria Math" w:cs="Times New Roman"/>
                        <w:sz w:val="28"/>
                        <w:szCs w:val="24"/>
                        <w:lang w:val="es-CL"/>
                      </w:rPr>
                      <m:t>i</m:t>
                    </m:r>
                  </m:sub>
                </m:sSub>
                <m:r>
                  <w:rPr>
                    <w:rFonts w:ascii="Cambria Math" w:hAnsi="Cambria Math" w:cs="Times New Roman"/>
                    <w:sz w:val="28"/>
                    <w:szCs w:val="24"/>
                    <w:lang w:val="es-CL"/>
                  </w:rPr>
                  <m:t>(u,v)</m:t>
                </m:r>
              </m:oMath>
            </m:oMathPara>
          </w:p>
        </w:tc>
      </w:tr>
    </w:tbl>
    <w:p w14:paraId="2BC6B954" w14:textId="3FB963D2" w:rsidR="005E31BD" w:rsidRDefault="005E31BD" w:rsidP="005E31BD">
      <w:pPr>
        <w:pStyle w:val="Epgrafe"/>
        <w:jc w:val="center"/>
        <w:rPr>
          <w:rFonts w:ascii="Times New Roman" w:hAnsi="Times New Roman" w:cs="Times New Roman"/>
          <w:b w:val="0"/>
          <w:color w:val="auto"/>
          <w:sz w:val="24"/>
        </w:rPr>
      </w:pPr>
      <w:r w:rsidRPr="005E31BD">
        <w:rPr>
          <w:rFonts w:ascii="Times New Roman" w:hAnsi="Times New Roman" w:cs="Times New Roman"/>
          <w:b w:val="0"/>
          <w:color w:val="auto"/>
          <w:sz w:val="24"/>
        </w:rPr>
        <w:t xml:space="preserve">Formula </w:t>
      </w:r>
      <w:r w:rsidRPr="005E31BD">
        <w:rPr>
          <w:rFonts w:ascii="Times New Roman" w:hAnsi="Times New Roman" w:cs="Times New Roman"/>
          <w:b w:val="0"/>
          <w:color w:val="auto"/>
          <w:sz w:val="24"/>
        </w:rPr>
        <w:fldChar w:fldCharType="begin"/>
      </w:r>
      <w:r w:rsidRPr="005E31BD">
        <w:rPr>
          <w:rFonts w:ascii="Times New Roman" w:hAnsi="Times New Roman" w:cs="Times New Roman"/>
          <w:b w:val="0"/>
          <w:color w:val="auto"/>
          <w:sz w:val="24"/>
        </w:rPr>
        <w:instrText xml:space="preserve"> SEQ ( \* ARABIC </w:instrText>
      </w:r>
      <w:r w:rsidRPr="005E31BD">
        <w:rPr>
          <w:rFonts w:ascii="Times New Roman" w:hAnsi="Times New Roman" w:cs="Times New Roman"/>
          <w:b w:val="0"/>
          <w:color w:val="auto"/>
          <w:sz w:val="24"/>
        </w:rPr>
        <w:fldChar w:fldCharType="separate"/>
      </w:r>
      <w:r w:rsidR="00431702">
        <w:rPr>
          <w:rFonts w:ascii="Times New Roman" w:hAnsi="Times New Roman" w:cs="Times New Roman"/>
          <w:b w:val="0"/>
          <w:noProof/>
          <w:color w:val="auto"/>
          <w:sz w:val="24"/>
        </w:rPr>
        <w:t>13</w:t>
      </w:r>
      <w:r w:rsidRPr="005E31BD">
        <w:rPr>
          <w:rFonts w:ascii="Times New Roman" w:hAnsi="Times New Roman" w:cs="Times New Roman"/>
          <w:b w:val="0"/>
          <w:color w:val="auto"/>
          <w:sz w:val="24"/>
        </w:rPr>
        <w:fldChar w:fldCharType="end"/>
      </w:r>
      <w:r w:rsidRPr="005E31BD">
        <w:rPr>
          <w:rFonts w:ascii="Times New Roman" w:hAnsi="Times New Roman" w:cs="Times New Roman"/>
          <w:b w:val="0"/>
          <w:color w:val="auto"/>
          <w:sz w:val="24"/>
        </w:rPr>
        <w:t>: Similitud del peor caso.</w:t>
      </w:r>
    </w:p>
    <w:p w14:paraId="0FC544A4" w14:textId="77777777" w:rsidR="00C87A96" w:rsidRPr="00C87A96" w:rsidRDefault="00C87A96" w:rsidP="00C87A96"/>
    <w:p w14:paraId="1F7308DF" w14:textId="77777777" w:rsidR="00185A6B" w:rsidRDefault="00A2307C" w:rsidP="00C81D85">
      <w:pPr>
        <w:spacing w:line="360" w:lineRule="auto"/>
        <w:ind w:left="708"/>
        <w:rPr>
          <w:rFonts w:ascii="Times New Roman" w:eastAsiaTheme="minorEastAsia" w:hAnsi="Times New Roman" w:cs="Times New Roman"/>
          <w:sz w:val="24"/>
          <w:szCs w:val="24"/>
          <w:lang w:val="es-CL"/>
        </w:rPr>
      </w:pPr>
      <w:r>
        <w:rPr>
          <w:rFonts w:ascii="Times New Roman" w:eastAsiaTheme="minorEastAsia" w:hAnsi="Times New Roman" w:cs="Times New Roman"/>
          <w:sz w:val="24"/>
          <w:szCs w:val="24"/>
          <w:lang w:val="es-CL"/>
        </w:rPr>
        <w:t>En esta técnica también se calcula la similitud de los criterios por separado pero en este caso, la similitud entre usuarios es la menor similitud calculada entre los criterios.</w:t>
      </w:r>
    </w:p>
    <w:p w14:paraId="6449BE85" w14:textId="77777777" w:rsidR="001F6FE7" w:rsidRDefault="001F6FE7" w:rsidP="007006B5">
      <w:pPr>
        <w:spacing w:line="360" w:lineRule="auto"/>
        <w:rPr>
          <w:rFonts w:ascii="Times New Roman" w:eastAsiaTheme="minorEastAsia" w:hAnsi="Times New Roman" w:cs="Times New Roman"/>
          <w:sz w:val="24"/>
          <w:szCs w:val="24"/>
          <w:lang w:val="es-CL"/>
        </w:rPr>
      </w:pPr>
    </w:p>
    <w:p w14:paraId="46374E4C" w14:textId="77777777" w:rsidR="005E31BD" w:rsidRDefault="005E31BD" w:rsidP="007006B5">
      <w:pPr>
        <w:spacing w:line="360" w:lineRule="auto"/>
        <w:rPr>
          <w:rFonts w:ascii="Times New Roman" w:eastAsiaTheme="minorEastAsia" w:hAnsi="Times New Roman" w:cs="Times New Roman"/>
          <w:sz w:val="24"/>
          <w:szCs w:val="24"/>
          <w:lang w:val="es-CL"/>
        </w:rPr>
      </w:pPr>
    </w:p>
    <w:p w14:paraId="52C39FBC" w14:textId="77777777" w:rsidR="005E31BD" w:rsidRDefault="005E31BD" w:rsidP="007006B5">
      <w:pPr>
        <w:spacing w:line="360" w:lineRule="auto"/>
        <w:rPr>
          <w:rFonts w:ascii="Times New Roman" w:eastAsiaTheme="minorEastAsia" w:hAnsi="Times New Roman" w:cs="Times New Roman"/>
          <w:sz w:val="24"/>
          <w:szCs w:val="24"/>
          <w:lang w:val="es-CL"/>
        </w:rPr>
      </w:pPr>
    </w:p>
    <w:p w14:paraId="35D3DF3E" w14:textId="77777777" w:rsidR="005E31BD" w:rsidRDefault="005E31BD" w:rsidP="007006B5">
      <w:pPr>
        <w:spacing w:line="360" w:lineRule="auto"/>
        <w:rPr>
          <w:rFonts w:ascii="Times New Roman" w:eastAsiaTheme="minorEastAsia" w:hAnsi="Times New Roman" w:cs="Times New Roman"/>
          <w:sz w:val="24"/>
          <w:szCs w:val="24"/>
          <w:lang w:val="es-CL"/>
        </w:rPr>
      </w:pPr>
    </w:p>
    <w:p w14:paraId="1C280F3D" w14:textId="77777777" w:rsidR="005E31BD" w:rsidRDefault="005E31BD" w:rsidP="007006B5">
      <w:pPr>
        <w:spacing w:line="360" w:lineRule="auto"/>
        <w:rPr>
          <w:rFonts w:ascii="Times New Roman" w:eastAsiaTheme="minorEastAsia" w:hAnsi="Times New Roman" w:cs="Times New Roman"/>
          <w:sz w:val="24"/>
          <w:szCs w:val="24"/>
          <w:lang w:val="es-CL"/>
        </w:rPr>
      </w:pPr>
    </w:p>
    <w:p w14:paraId="47DD561A" w14:textId="77777777" w:rsidR="005E31BD" w:rsidRDefault="005E31BD" w:rsidP="007006B5">
      <w:pPr>
        <w:spacing w:line="360" w:lineRule="auto"/>
        <w:rPr>
          <w:rFonts w:ascii="Times New Roman" w:eastAsiaTheme="minorEastAsia" w:hAnsi="Times New Roman" w:cs="Times New Roman"/>
          <w:sz w:val="24"/>
          <w:szCs w:val="24"/>
          <w:lang w:val="es-CL"/>
        </w:rPr>
      </w:pPr>
    </w:p>
    <w:p w14:paraId="113CED1A" w14:textId="77777777" w:rsidR="005E31BD" w:rsidRPr="00D448A8" w:rsidRDefault="005E31BD" w:rsidP="007006B5">
      <w:pPr>
        <w:spacing w:line="360" w:lineRule="auto"/>
        <w:rPr>
          <w:rFonts w:ascii="Times New Roman" w:eastAsiaTheme="minorEastAsia" w:hAnsi="Times New Roman" w:cs="Times New Roman"/>
          <w:sz w:val="24"/>
          <w:szCs w:val="24"/>
          <w:lang w:val="es-CL"/>
        </w:rPr>
      </w:pPr>
    </w:p>
    <w:p w14:paraId="1B281D31" w14:textId="77777777" w:rsidR="00A34CEC" w:rsidRPr="00603AFD" w:rsidRDefault="00A34CEC" w:rsidP="0069712A">
      <w:pPr>
        <w:pStyle w:val="Ttulo1"/>
      </w:pPr>
      <w:bookmarkStart w:id="39" w:name="_Toc503888641"/>
      <w:bookmarkStart w:id="40" w:name="_Toc511668875"/>
      <w:r w:rsidRPr="00603AFD">
        <w:lastRenderedPageBreak/>
        <w:t>Herramientas Utilizadas</w:t>
      </w:r>
      <w:bookmarkEnd w:id="39"/>
      <w:bookmarkEnd w:id="40"/>
    </w:p>
    <w:p w14:paraId="6CF4B3E5" w14:textId="77777777" w:rsidR="00F6732F" w:rsidRPr="00603AFD" w:rsidRDefault="00C70C97" w:rsidP="006F29C1">
      <w:pPr>
        <w:spacing w:line="360" w:lineRule="auto"/>
        <w:rPr>
          <w:rFonts w:ascii="Times New Roman" w:hAnsi="Times New Roman" w:cs="Times New Roman"/>
          <w:sz w:val="24"/>
          <w:szCs w:val="24"/>
          <w:lang w:val="es-CL"/>
        </w:rPr>
      </w:pPr>
      <w:r w:rsidRPr="00603AFD">
        <w:rPr>
          <w:rFonts w:ascii="Times New Roman" w:hAnsi="Times New Roman" w:cs="Times New Roman"/>
          <w:sz w:val="24"/>
          <w:szCs w:val="24"/>
          <w:lang w:val="es-CL"/>
        </w:rPr>
        <w:t xml:space="preserve">En este capítulo se presentan las herramientas software utilizadas en el desarrollo de este proyecto de título. </w:t>
      </w:r>
    </w:p>
    <w:p w14:paraId="02A642E5" w14:textId="77777777" w:rsidR="00CC3488" w:rsidRPr="00603AFD" w:rsidRDefault="00CC3488" w:rsidP="0069712A">
      <w:pPr>
        <w:pStyle w:val="Ttulo2"/>
      </w:pPr>
      <w:bookmarkStart w:id="41" w:name="_Toc503888642"/>
      <w:bookmarkStart w:id="42" w:name="_Toc511668876"/>
      <w:proofErr w:type="spellStart"/>
      <w:r w:rsidRPr="00603AFD">
        <w:t>Jsoup</w:t>
      </w:r>
      <w:bookmarkEnd w:id="41"/>
      <w:bookmarkEnd w:id="42"/>
      <w:proofErr w:type="spellEnd"/>
    </w:p>
    <w:p w14:paraId="3F60F17B" w14:textId="77777777" w:rsidR="00C70C97" w:rsidRPr="00603AFD" w:rsidRDefault="00582039" w:rsidP="006F29C1">
      <w:pPr>
        <w:spacing w:line="360" w:lineRule="auto"/>
        <w:rPr>
          <w:rFonts w:ascii="Times New Roman" w:hAnsi="Times New Roman" w:cs="Times New Roman"/>
          <w:sz w:val="24"/>
          <w:szCs w:val="24"/>
        </w:rPr>
      </w:pPr>
      <w:proofErr w:type="spellStart"/>
      <w:r w:rsidRPr="00603AFD">
        <w:rPr>
          <w:rFonts w:ascii="Times New Roman" w:hAnsi="Times New Roman" w:cs="Times New Roman"/>
          <w:sz w:val="24"/>
          <w:szCs w:val="24"/>
        </w:rPr>
        <w:t>Jsoup</w:t>
      </w:r>
      <w:proofErr w:type="spellEnd"/>
      <w:r w:rsidRPr="00603AFD">
        <w:rPr>
          <w:rFonts w:ascii="Times New Roman" w:hAnsi="Times New Roman" w:cs="Times New Roman"/>
          <w:sz w:val="24"/>
          <w:szCs w:val="24"/>
        </w:rPr>
        <w:t xml:space="preserve"> es una librería de Java de código abierto para trabajar con documentos HTML. Esta librería proporciona una API para extraer y manipular datos de páginas web, utilizando métodos de CSS y </w:t>
      </w:r>
      <w:proofErr w:type="spellStart"/>
      <w:r w:rsidRPr="00603AFD">
        <w:rPr>
          <w:rFonts w:ascii="Times New Roman" w:hAnsi="Times New Roman" w:cs="Times New Roman"/>
          <w:sz w:val="24"/>
          <w:szCs w:val="24"/>
        </w:rPr>
        <w:t>JQuery</w:t>
      </w:r>
      <w:proofErr w:type="spellEnd"/>
      <w:r w:rsidRPr="00603AFD">
        <w:rPr>
          <w:rFonts w:ascii="Times New Roman" w:hAnsi="Times New Roman" w:cs="Times New Roman"/>
          <w:sz w:val="24"/>
          <w:szCs w:val="24"/>
        </w:rPr>
        <w:t>.</w:t>
      </w:r>
      <w:r w:rsidR="00F50462" w:rsidRPr="00603AFD">
        <w:rPr>
          <w:rFonts w:ascii="Times New Roman" w:hAnsi="Times New Roman" w:cs="Times New Roman"/>
          <w:sz w:val="24"/>
          <w:szCs w:val="24"/>
        </w:rPr>
        <w:t xml:space="preserve"> </w:t>
      </w:r>
      <w:r w:rsidR="008858C5" w:rsidRPr="00603AFD">
        <w:rPr>
          <w:rFonts w:ascii="Times New Roman" w:hAnsi="Times New Roman" w:cs="Times New Roman"/>
          <w:sz w:val="24"/>
          <w:szCs w:val="24"/>
        </w:rPr>
        <w:t xml:space="preserve">A pesar de que </w:t>
      </w:r>
      <w:proofErr w:type="spellStart"/>
      <w:r w:rsidR="008858C5" w:rsidRPr="00603AFD">
        <w:rPr>
          <w:rFonts w:ascii="Times New Roman" w:hAnsi="Times New Roman" w:cs="Times New Roman"/>
          <w:sz w:val="24"/>
          <w:szCs w:val="24"/>
        </w:rPr>
        <w:t>Jsoup</w:t>
      </w:r>
      <w:proofErr w:type="spellEnd"/>
      <w:r w:rsidR="008858C5" w:rsidRPr="00603AFD">
        <w:rPr>
          <w:rFonts w:ascii="Times New Roman" w:hAnsi="Times New Roman" w:cs="Times New Roman"/>
          <w:sz w:val="24"/>
          <w:szCs w:val="24"/>
        </w:rPr>
        <w:t xml:space="preserve"> trabaja con especificaciones de HTML5,</w:t>
      </w:r>
      <w:r w:rsidR="00F50462" w:rsidRPr="00603AFD">
        <w:rPr>
          <w:rFonts w:ascii="Times New Roman" w:hAnsi="Times New Roman" w:cs="Times New Roman"/>
          <w:sz w:val="24"/>
          <w:szCs w:val="24"/>
        </w:rPr>
        <w:t xml:space="preserve"> esta librería está diseñada para tratar con diferentes versiones de HTML que se pueda</w:t>
      </w:r>
      <w:r w:rsidR="00DB711F" w:rsidRPr="00603AFD">
        <w:rPr>
          <w:rFonts w:ascii="Times New Roman" w:hAnsi="Times New Roman" w:cs="Times New Roman"/>
          <w:sz w:val="24"/>
          <w:szCs w:val="24"/>
        </w:rPr>
        <w:t xml:space="preserve"> encontrar en la w</w:t>
      </w:r>
      <w:r w:rsidR="00F50462" w:rsidRPr="00603AFD">
        <w:rPr>
          <w:rFonts w:ascii="Times New Roman" w:hAnsi="Times New Roman" w:cs="Times New Roman"/>
          <w:sz w:val="24"/>
          <w:szCs w:val="24"/>
        </w:rPr>
        <w:t>eb</w:t>
      </w:r>
      <w:r w:rsidR="00DB711F" w:rsidRPr="00603AFD">
        <w:rPr>
          <w:rFonts w:ascii="Times New Roman" w:hAnsi="Times New Roman" w:cs="Times New Roman"/>
          <w:sz w:val="24"/>
          <w:szCs w:val="24"/>
        </w:rPr>
        <w:t xml:space="preserve"> y automáticamente</w:t>
      </w:r>
      <w:r w:rsidR="00F50462" w:rsidRPr="00603AFD">
        <w:rPr>
          <w:rFonts w:ascii="Times New Roman" w:hAnsi="Times New Roman" w:cs="Times New Roman"/>
          <w:sz w:val="24"/>
          <w:szCs w:val="24"/>
        </w:rPr>
        <w:t xml:space="preserve"> crear su respectiv</w:t>
      </w:r>
      <w:r w:rsidR="008858C5" w:rsidRPr="00603AFD">
        <w:rPr>
          <w:rFonts w:ascii="Times New Roman" w:hAnsi="Times New Roman" w:cs="Times New Roman"/>
          <w:sz w:val="24"/>
          <w:szCs w:val="24"/>
        </w:rPr>
        <w:t>o</w:t>
      </w:r>
      <w:r w:rsidR="00F50462" w:rsidRPr="00603AFD">
        <w:rPr>
          <w:rFonts w:ascii="Times New Roman" w:hAnsi="Times New Roman" w:cs="Times New Roman"/>
          <w:sz w:val="24"/>
          <w:szCs w:val="24"/>
        </w:rPr>
        <w:t xml:space="preserve"> DOM. </w:t>
      </w:r>
      <w:proofErr w:type="spellStart"/>
      <w:r w:rsidR="004E5E71" w:rsidRPr="00603AFD">
        <w:rPr>
          <w:rFonts w:ascii="Times New Roman" w:hAnsi="Times New Roman" w:cs="Times New Roman"/>
          <w:sz w:val="24"/>
          <w:szCs w:val="24"/>
        </w:rPr>
        <w:t>Jsoup</w:t>
      </w:r>
      <w:proofErr w:type="spellEnd"/>
      <w:r w:rsidR="004E5E71" w:rsidRPr="00603AFD">
        <w:rPr>
          <w:rFonts w:ascii="Times New Roman" w:hAnsi="Times New Roman" w:cs="Times New Roman"/>
          <w:sz w:val="24"/>
          <w:szCs w:val="24"/>
        </w:rPr>
        <w:t xml:space="preserve"> fue creado en el año 2009 por Jonathan </w:t>
      </w:r>
      <w:proofErr w:type="spellStart"/>
      <w:r w:rsidR="004E5E71" w:rsidRPr="00603AFD">
        <w:rPr>
          <w:rFonts w:ascii="Times New Roman" w:hAnsi="Times New Roman" w:cs="Times New Roman"/>
          <w:sz w:val="24"/>
          <w:szCs w:val="24"/>
        </w:rPr>
        <w:t>Hedley</w:t>
      </w:r>
      <w:proofErr w:type="spellEnd"/>
      <w:r w:rsidR="004E5E71" w:rsidRPr="00603AFD">
        <w:rPr>
          <w:rFonts w:ascii="Times New Roman" w:hAnsi="Times New Roman" w:cs="Times New Roman"/>
          <w:sz w:val="24"/>
          <w:szCs w:val="24"/>
        </w:rPr>
        <w:t xml:space="preserve"> y hasta el momento sigue actualizándose con nuevas mejoras.</w:t>
      </w:r>
    </w:p>
    <w:p w14:paraId="051CCE90" w14:textId="77777777" w:rsidR="00F50462" w:rsidRPr="00603AFD" w:rsidRDefault="00F50462" w:rsidP="006F29C1">
      <w:pPr>
        <w:spacing w:line="360" w:lineRule="auto"/>
        <w:rPr>
          <w:rFonts w:ascii="Times New Roman" w:hAnsi="Times New Roman" w:cs="Times New Roman"/>
          <w:sz w:val="24"/>
          <w:szCs w:val="24"/>
        </w:rPr>
      </w:pPr>
      <w:r w:rsidRPr="00603AFD">
        <w:rPr>
          <w:rFonts w:ascii="Times New Roman" w:hAnsi="Times New Roman" w:cs="Times New Roman"/>
          <w:sz w:val="24"/>
          <w:szCs w:val="24"/>
        </w:rPr>
        <w:t xml:space="preserve">En resumen, </w:t>
      </w:r>
      <w:proofErr w:type="spellStart"/>
      <w:r w:rsidR="0015320B" w:rsidRPr="00603AFD">
        <w:rPr>
          <w:rFonts w:ascii="Times New Roman" w:hAnsi="Times New Roman" w:cs="Times New Roman"/>
          <w:sz w:val="24"/>
          <w:szCs w:val="24"/>
        </w:rPr>
        <w:t>Jsoup</w:t>
      </w:r>
      <w:proofErr w:type="spellEnd"/>
      <w:r w:rsidR="0015320B" w:rsidRPr="00603AFD">
        <w:rPr>
          <w:rFonts w:ascii="Times New Roman" w:hAnsi="Times New Roman" w:cs="Times New Roman"/>
          <w:sz w:val="24"/>
          <w:szCs w:val="24"/>
        </w:rPr>
        <w:t xml:space="preserve"> proporciona la</w:t>
      </w:r>
      <w:r w:rsidR="007A39FC" w:rsidRPr="00603AFD">
        <w:rPr>
          <w:rFonts w:ascii="Times New Roman" w:hAnsi="Times New Roman" w:cs="Times New Roman"/>
          <w:sz w:val="24"/>
          <w:szCs w:val="24"/>
        </w:rPr>
        <w:t>s</w:t>
      </w:r>
      <w:r w:rsidR="0015320B" w:rsidRPr="00603AFD">
        <w:rPr>
          <w:rFonts w:ascii="Times New Roman" w:hAnsi="Times New Roman" w:cs="Times New Roman"/>
          <w:sz w:val="24"/>
          <w:szCs w:val="24"/>
        </w:rPr>
        <w:t xml:space="preserve"> siguientes funcionalidades</w:t>
      </w:r>
      <w:r w:rsidRPr="00603AFD">
        <w:rPr>
          <w:rFonts w:ascii="Times New Roman" w:hAnsi="Times New Roman" w:cs="Times New Roman"/>
          <w:sz w:val="24"/>
          <w:szCs w:val="24"/>
        </w:rPr>
        <w:t>:</w:t>
      </w:r>
    </w:p>
    <w:p w14:paraId="3D2D0A62" w14:textId="77777777" w:rsidR="00F50462" w:rsidRPr="00603AFD" w:rsidRDefault="00F50462" w:rsidP="006F29C1">
      <w:pPr>
        <w:pStyle w:val="Prrafodelista"/>
        <w:numPr>
          <w:ilvl w:val="0"/>
          <w:numId w:val="4"/>
        </w:numPr>
        <w:spacing w:line="360" w:lineRule="auto"/>
        <w:rPr>
          <w:rFonts w:ascii="Times New Roman" w:hAnsi="Times New Roman" w:cs="Times New Roman"/>
          <w:sz w:val="24"/>
          <w:szCs w:val="24"/>
        </w:rPr>
      </w:pPr>
      <w:r w:rsidRPr="00603AFD">
        <w:rPr>
          <w:rFonts w:ascii="Times New Roman" w:hAnsi="Times New Roman" w:cs="Times New Roman"/>
          <w:sz w:val="24"/>
          <w:szCs w:val="24"/>
        </w:rPr>
        <w:t xml:space="preserve">Extraer y leer </w:t>
      </w:r>
      <w:r w:rsidR="007A3CA4" w:rsidRPr="00603AFD">
        <w:rPr>
          <w:rFonts w:ascii="Times New Roman" w:hAnsi="Times New Roman" w:cs="Times New Roman"/>
          <w:sz w:val="24"/>
          <w:szCs w:val="24"/>
        </w:rPr>
        <w:t>páginas</w:t>
      </w:r>
      <w:r w:rsidRPr="00603AFD">
        <w:rPr>
          <w:rFonts w:ascii="Times New Roman" w:hAnsi="Times New Roman" w:cs="Times New Roman"/>
          <w:sz w:val="24"/>
          <w:szCs w:val="24"/>
        </w:rPr>
        <w:t xml:space="preserve"> HTML desde una URL, archivo o un </w:t>
      </w:r>
      <w:proofErr w:type="spellStart"/>
      <w:r w:rsidRPr="00603AFD">
        <w:rPr>
          <w:rFonts w:ascii="Times New Roman" w:hAnsi="Times New Roman" w:cs="Times New Roman"/>
          <w:sz w:val="24"/>
          <w:szCs w:val="24"/>
        </w:rPr>
        <w:t>string</w:t>
      </w:r>
      <w:proofErr w:type="spellEnd"/>
      <w:r w:rsidRPr="00603AFD">
        <w:rPr>
          <w:rFonts w:ascii="Times New Roman" w:hAnsi="Times New Roman" w:cs="Times New Roman"/>
          <w:sz w:val="24"/>
          <w:szCs w:val="24"/>
        </w:rPr>
        <w:t xml:space="preserve"> de texto.</w:t>
      </w:r>
    </w:p>
    <w:p w14:paraId="03F4218E" w14:textId="77777777" w:rsidR="00F50462" w:rsidRPr="00603AFD" w:rsidRDefault="00F50462" w:rsidP="006F29C1">
      <w:pPr>
        <w:pStyle w:val="Prrafodelista"/>
        <w:numPr>
          <w:ilvl w:val="0"/>
          <w:numId w:val="4"/>
        </w:numPr>
        <w:spacing w:line="360" w:lineRule="auto"/>
        <w:rPr>
          <w:rFonts w:ascii="Times New Roman" w:hAnsi="Times New Roman" w:cs="Times New Roman"/>
          <w:sz w:val="24"/>
          <w:szCs w:val="24"/>
        </w:rPr>
      </w:pPr>
      <w:r w:rsidRPr="00603AFD">
        <w:rPr>
          <w:rFonts w:ascii="Times New Roman" w:hAnsi="Times New Roman" w:cs="Times New Roman"/>
          <w:sz w:val="24"/>
          <w:szCs w:val="24"/>
        </w:rPr>
        <w:t xml:space="preserve">Encontrar y extraer datos de páginas web utilizando el DOM y métodos de CSS y </w:t>
      </w:r>
      <w:proofErr w:type="spellStart"/>
      <w:r w:rsidRPr="00603AFD">
        <w:rPr>
          <w:rFonts w:ascii="Times New Roman" w:hAnsi="Times New Roman" w:cs="Times New Roman"/>
          <w:sz w:val="24"/>
          <w:szCs w:val="24"/>
        </w:rPr>
        <w:t>JQuery</w:t>
      </w:r>
      <w:proofErr w:type="spellEnd"/>
      <w:r w:rsidRPr="00603AFD">
        <w:rPr>
          <w:rFonts w:ascii="Times New Roman" w:hAnsi="Times New Roman" w:cs="Times New Roman"/>
          <w:sz w:val="24"/>
          <w:szCs w:val="24"/>
        </w:rPr>
        <w:t>.</w:t>
      </w:r>
    </w:p>
    <w:p w14:paraId="47B7F0CB" w14:textId="77777777" w:rsidR="00086F78" w:rsidRPr="00086F78" w:rsidRDefault="00DB711F" w:rsidP="006F29C1">
      <w:pPr>
        <w:pStyle w:val="Prrafodelista"/>
        <w:numPr>
          <w:ilvl w:val="0"/>
          <w:numId w:val="4"/>
        </w:numPr>
        <w:spacing w:line="360" w:lineRule="auto"/>
        <w:rPr>
          <w:rFonts w:ascii="Times New Roman" w:hAnsi="Times New Roman" w:cs="Times New Roman"/>
          <w:sz w:val="24"/>
          <w:szCs w:val="24"/>
        </w:rPr>
      </w:pPr>
      <w:r w:rsidRPr="00603AFD">
        <w:rPr>
          <w:rFonts w:ascii="Times New Roman" w:hAnsi="Times New Roman" w:cs="Times New Roman"/>
          <w:sz w:val="24"/>
          <w:szCs w:val="24"/>
        </w:rPr>
        <w:t xml:space="preserve">Manipular </w:t>
      </w:r>
      <w:r w:rsidR="007A3CA4" w:rsidRPr="00603AFD">
        <w:rPr>
          <w:rFonts w:ascii="Times New Roman" w:hAnsi="Times New Roman" w:cs="Times New Roman"/>
          <w:sz w:val="24"/>
          <w:szCs w:val="24"/>
        </w:rPr>
        <w:t xml:space="preserve">datos: agregar/modificar/eliminar </w:t>
      </w:r>
      <w:r w:rsidRPr="00603AFD">
        <w:rPr>
          <w:rFonts w:ascii="Times New Roman" w:hAnsi="Times New Roman" w:cs="Times New Roman"/>
          <w:sz w:val="24"/>
          <w:szCs w:val="24"/>
        </w:rPr>
        <w:t xml:space="preserve">elementos HTML, </w:t>
      </w:r>
      <w:r w:rsidR="00F50462" w:rsidRPr="00603AFD">
        <w:rPr>
          <w:rFonts w:ascii="Times New Roman" w:hAnsi="Times New Roman" w:cs="Times New Roman"/>
          <w:sz w:val="24"/>
          <w:szCs w:val="24"/>
        </w:rPr>
        <w:t xml:space="preserve">atributos </w:t>
      </w:r>
      <w:r w:rsidR="00726215" w:rsidRPr="00603AFD">
        <w:rPr>
          <w:rFonts w:ascii="Times New Roman" w:hAnsi="Times New Roman" w:cs="Times New Roman"/>
          <w:sz w:val="24"/>
          <w:szCs w:val="24"/>
        </w:rPr>
        <w:t>o</w:t>
      </w:r>
      <w:r w:rsidR="00F50462" w:rsidRPr="00603AFD">
        <w:rPr>
          <w:rFonts w:ascii="Times New Roman" w:hAnsi="Times New Roman" w:cs="Times New Roman"/>
          <w:sz w:val="24"/>
          <w:szCs w:val="24"/>
        </w:rPr>
        <w:t xml:space="preserve"> texto.</w:t>
      </w:r>
    </w:p>
    <w:p w14:paraId="769D7C07" w14:textId="77777777" w:rsidR="009F5EA9" w:rsidRDefault="009F5EA9" w:rsidP="0069712A">
      <w:pPr>
        <w:pStyle w:val="Ttulo2"/>
      </w:pPr>
      <w:bookmarkStart w:id="43" w:name="_Toc511668877"/>
      <w:proofErr w:type="spellStart"/>
      <w:r w:rsidRPr="00603AFD">
        <w:t>Univocity</w:t>
      </w:r>
      <w:proofErr w:type="spellEnd"/>
      <w:r w:rsidRPr="00603AFD">
        <w:t xml:space="preserve"> </w:t>
      </w:r>
      <w:proofErr w:type="spellStart"/>
      <w:r w:rsidRPr="00603AFD">
        <w:t>Parsers</w:t>
      </w:r>
      <w:bookmarkEnd w:id="43"/>
      <w:proofErr w:type="spellEnd"/>
    </w:p>
    <w:p w14:paraId="12AC020C" w14:textId="77777777" w:rsidR="00C51F1F" w:rsidRDefault="00916E5E" w:rsidP="006F29C1">
      <w:pPr>
        <w:spacing w:line="360" w:lineRule="auto"/>
        <w:rPr>
          <w:rFonts w:ascii="Times New Roman" w:hAnsi="Times New Roman" w:cs="Times New Roman"/>
          <w:sz w:val="24"/>
          <w:lang w:val="es-CL"/>
        </w:rPr>
      </w:pPr>
      <w:proofErr w:type="spellStart"/>
      <w:r>
        <w:rPr>
          <w:rFonts w:ascii="Times New Roman" w:hAnsi="Times New Roman" w:cs="Times New Roman"/>
          <w:sz w:val="24"/>
          <w:lang w:val="es-CL"/>
        </w:rPr>
        <w:t>Univocity</w:t>
      </w:r>
      <w:proofErr w:type="spellEnd"/>
      <w:r>
        <w:rPr>
          <w:rFonts w:ascii="Times New Roman" w:hAnsi="Times New Roman" w:cs="Times New Roman"/>
          <w:sz w:val="24"/>
          <w:lang w:val="es-CL"/>
        </w:rPr>
        <w:t xml:space="preserve"> </w:t>
      </w:r>
      <w:proofErr w:type="spellStart"/>
      <w:r>
        <w:rPr>
          <w:rFonts w:ascii="Times New Roman" w:hAnsi="Times New Roman" w:cs="Times New Roman"/>
          <w:sz w:val="24"/>
          <w:lang w:val="es-CL"/>
        </w:rPr>
        <w:t>Parsers</w:t>
      </w:r>
      <w:proofErr w:type="spellEnd"/>
      <w:r>
        <w:rPr>
          <w:rFonts w:ascii="Times New Roman" w:hAnsi="Times New Roman" w:cs="Times New Roman"/>
          <w:sz w:val="24"/>
          <w:lang w:val="es-CL"/>
        </w:rPr>
        <w:t xml:space="preserve"> es una librería Java de código abierto para </w:t>
      </w:r>
      <w:r w:rsidR="00EE6FBA">
        <w:rPr>
          <w:rFonts w:ascii="Times New Roman" w:hAnsi="Times New Roman" w:cs="Times New Roman"/>
          <w:sz w:val="24"/>
          <w:lang w:val="es-CL"/>
        </w:rPr>
        <w:t>leer y escribir</w:t>
      </w:r>
      <w:r>
        <w:rPr>
          <w:rFonts w:ascii="Times New Roman" w:hAnsi="Times New Roman" w:cs="Times New Roman"/>
          <w:sz w:val="24"/>
          <w:lang w:val="es-CL"/>
        </w:rPr>
        <w:t xml:space="preserve"> archivos en formato CSV y TSV. </w:t>
      </w:r>
      <w:r w:rsidR="00EE6FBA">
        <w:rPr>
          <w:rFonts w:ascii="Times New Roman" w:hAnsi="Times New Roman" w:cs="Times New Roman"/>
          <w:sz w:val="24"/>
          <w:lang w:val="es-CL"/>
        </w:rPr>
        <w:t xml:space="preserve">Esta librería fue creada por </w:t>
      </w:r>
      <w:proofErr w:type="spellStart"/>
      <w:r w:rsidR="00EE6FBA">
        <w:rPr>
          <w:rFonts w:ascii="Times New Roman" w:hAnsi="Times New Roman" w:cs="Times New Roman"/>
          <w:sz w:val="24"/>
          <w:lang w:val="es-CL"/>
        </w:rPr>
        <w:t>Univocity</w:t>
      </w:r>
      <w:proofErr w:type="spellEnd"/>
      <w:r w:rsidR="00EE6FBA">
        <w:rPr>
          <w:rFonts w:ascii="Times New Roman" w:hAnsi="Times New Roman" w:cs="Times New Roman"/>
          <w:sz w:val="24"/>
          <w:lang w:val="es-CL"/>
        </w:rPr>
        <w:t xml:space="preserve"> Software y presenta una detallada documentación y varios tutoriales para facilitar su uso.</w:t>
      </w:r>
    </w:p>
    <w:p w14:paraId="6BD7303E" w14:textId="77777777" w:rsidR="006C5BB0" w:rsidRDefault="006C5BB0" w:rsidP="006F29C1">
      <w:pPr>
        <w:spacing w:line="360" w:lineRule="auto"/>
        <w:rPr>
          <w:rFonts w:ascii="Times New Roman" w:hAnsi="Times New Roman" w:cs="Times New Roman"/>
          <w:sz w:val="24"/>
          <w:lang w:val="es-CL"/>
        </w:rPr>
      </w:pPr>
      <w:r>
        <w:rPr>
          <w:rFonts w:ascii="Times New Roman" w:hAnsi="Times New Roman" w:cs="Times New Roman"/>
          <w:sz w:val="24"/>
          <w:lang w:val="es-CL"/>
        </w:rPr>
        <w:t xml:space="preserve">Las características </w:t>
      </w:r>
      <w:r w:rsidR="00C51F1F">
        <w:rPr>
          <w:rFonts w:ascii="Times New Roman" w:hAnsi="Times New Roman" w:cs="Times New Roman"/>
          <w:sz w:val="24"/>
          <w:lang w:val="es-CL"/>
        </w:rPr>
        <w:t xml:space="preserve">que proporciona </w:t>
      </w:r>
      <w:proofErr w:type="spellStart"/>
      <w:r w:rsidR="00C51F1F">
        <w:rPr>
          <w:rFonts w:ascii="Times New Roman" w:hAnsi="Times New Roman" w:cs="Times New Roman"/>
          <w:sz w:val="24"/>
          <w:lang w:val="es-CL"/>
        </w:rPr>
        <w:t>Univocity</w:t>
      </w:r>
      <w:proofErr w:type="spellEnd"/>
      <w:r w:rsidR="00C51F1F">
        <w:rPr>
          <w:rFonts w:ascii="Times New Roman" w:hAnsi="Times New Roman" w:cs="Times New Roman"/>
          <w:sz w:val="24"/>
          <w:lang w:val="es-CL"/>
        </w:rPr>
        <w:t xml:space="preserve"> </w:t>
      </w:r>
      <w:proofErr w:type="spellStart"/>
      <w:r w:rsidR="00C51F1F">
        <w:rPr>
          <w:rFonts w:ascii="Times New Roman" w:hAnsi="Times New Roman" w:cs="Times New Roman"/>
          <w:sz w:val="24"/>
          <w:lang w:val="es-CL"/>
        </w:rPr>
        <w:t>Parsers</w:t>
      </w:r>
      <w:proofErr w:type="spellEnd"/>
      <w:r w:rsidR="00C51F1F">
        <w:rPr>
          <w:rFonts w:ascii="Times New Roman" w:hAnsi="Times New Roman" w:cs="Times New Roman"/>
          <w:sz w:val="24"/>
          <w:lang w:val="es-CL"/>
        </w:rPr>
        <w:t xml:space="preserve"> para escribir archivos son las siguientes:</w:t>
      </w:r>
    </w:p>
    <w:p w14:paraId="3962A8F8" w14:textId="77777777" w:rsidR="00C51F1F" w:rsidRDefault="00C51F1F" w:rsidP="00C51F1F">
      <w:pPr>
        <w:pStyle w:val="Prrafodelista"/>
        <w:numPr>
          <w:ilvl w:val="0"/>
          <w:numId w:val="15"/>
        </w:numPr>
        <w:spacing w:line="360" w:lineRule="auto"/>
        <w:rPr>
          <w:rFonts w:ascii="Times New Roman" w:hAnsi="Times New Roman" w:cs="Times New Roman"/>
          <w:sz w:val="24"/>
          <w:lang w:val="es-CL"/>
        </w:rPr>
      </w:pPr>
      <w:r>
        <w:rPr>
          <w:rFonts w:ascii="Times New Roman" w:hAnsi="Times New Roman" w:cs="Times New Roman"/>
          <w:sz w:val="24"/>
          <w:lang w:val="es-CL"/>
        </w:rPr>
        <w:t>Escribir con selección de columnas.</w:t>
      </w:r>
    </w:p>
    <w:p w14:paraId="18F9020C" w14:textId="77777777" w:rsidR="00C51F1F" w:rsidRDefault="00C51F1F" w:rsidP="00C51F1F">
      <w:pPr>
        <w:pStyle w:val="Prrafodelista"/>
        <w:numPr>
          <w:ilvl w:val="0"/>
          <w:numId w:val="15"/>
        </w:numPr>
        <w:spacing w:line="360" w:lineRule="auto"/>
        <w:rPr>
          <w:rFonts w:ascii="Times New Roman" w:hAnsi="Times New Roman" w:cs="Times New Roman"/>
          <w:sz w:val="24"/>
          <w:lang w:val="es-CL"/>
        </w:rPr>
      </w:pPr>
      <w:r>
        <w:rPr>
          <w:rFonts w:ascii="Times New Roman" w:hAnsi="Times New Roman" w:cs="Times New Roman"/>
          <w:sz w:val="24"/>
          <w:lang w:val="es-CL"/>
        </w:rPr>
        <w:t xml:space="preserve">Escribir cabeceras y manejo de columnas vacías </w:t>
      </w:r>
    </w:p>
    <w:p w14:paraId="23D03292" w14:textId="77777777" w:rsidR="00C51F1F" w:rsidRDefault="00C51F1F" w:rsidP="00C51F1F">
      <w:pPr>
        <w:spacing w:line="360" w:lineRule="auto"/>
        <w:rPr>
          <w:rFonts w:ascii="Times New Roman" w:hAnsi="Times New Roman" w:cs="Times New Roman"/>
          <w:sz w:val="24"/>
          <w:lang w:val="es-CL"/>
        </w:rPr>
      </w:pPr>
      <w:r>
        <w:rPr>
          <w:rFonts w:ascii="Times New Roman" w:hAnsi="Times New Roman" w:cs="Times New Roman"/>
          <w:sz w:val="24"/>
          <w:lang w:val="es-CL"/>
        </w:rPr>
        <w:t>Las características para leer archivos son las siguientes:</w:t>
      </w:r>
    </w:p>
    <w:p w14:paraId="0530C4F6" w14:textId="77777777" w:rsidR="00C51F1F" w:rsidRDefault="00C51F1F" w:rsidP="00C51F1F">
      <w:pPr>
        <w:pStyle w:val="Prrafodelista"/>
        <w:numPr>
          <w:ilvl w:val="0"/>
          <w:numId w:val="16"/>
        </w:numPr>
        <w:spacing w:line="360" w:lineRule="auto"/>
        <w:rPr>
          <w:rFonts w:ascii="Times New Roman" w:hAnsi="Times New Roman" w:cs="Times New Roman"/>
          <w:sz w:val="24"/>
          <w:lang w:val="es-CL"/>
        </w:rPr>
      </w:pPr>
      <w:r>
        <w:rPr>
          <w:rFonts w:ascii="Times New Roman" w:hAnsi="Times New Roman" w:cs="Times New Roman"/>
          <w:sz w:val="24"/>
          <w:lang w:val="es-CL"/>
        </w:rPr>
        <w:t>Lectura de archivos concurrente.</w:t>
      </w:r>
    </w:p>
    <w:p w14:paraId="29E5291D" w14:textId="6979F281" w:rsidR="00185A6B" w:rsidRDefault="00C51F1F" w:rsidP="00185A6B">
      <w:pPr>
        <w:pStyle w:val="Prrafodelista"/>
        <w:numPr>
          <w:ilvl w:val="0"/>
          <w:numId w:val="16"/>
        </w:num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Extracción de cabeceras, límite de filas a leer, lectura de columnas específicas y manejo de columnas vacías.</w:t>
      </w:r>
    </w:p>
    <w:p w14:paraId="3C1082DA" w14:textId="77777777" w:rsidR="000D0E2E" w:rsidRPr="00075464" w:rsidRDefault="000D0E2E" w:rsidP="000D0E2E">
      <w:pPr>
        <w:pStyle w:val="Prrafodelista"/>
        <w:spacing w:line="360" w:lineRule="auto"/>
        <w:rPr>
          <w:rFonts w:ascii="Times New Roman" w:hAnsi="Times New Roman" w:cs="Times New Roman"/>
          <w:sz w:val="24"/>
          <w:lang w:val="es-CL"/>
        </w:rPr>
      </w:pPr>
    </w:p>
    <w:p w14:paraId="5767059D" w14:textId="77777777" w:rsidR="00185A6B" w:rsidRPr="00185A6B" w:rsidRDefault="009F5EA9" w:rsidP="0069712A">
      <w:pPr>
        <w:pStyle w:val="Ttulo2"/>
      </w:pPr>
      <w:bookmarkStart w:id="44" w:name="_Toc511668878"/>
      <w:r w:rsidRPr="00603AFD">
        <w:t>WEKA</w:t>
      </w:r>
      <w:bookmarkEnd w:id="44"/>
    </w:p>
    <w:p w14:paraId="264F4E33" w14:textId="4B18AF37" w:rsidR="00534EC9" w:rsidRDefault="002E6CE5" w:rsidP="00157C25">
      <w:pPr>
        <w:spacing w:line="360" w:lineRule="auto"/>
        <w:rPr>
          <w:rFonts w:ascii="Times New Roman" w:hAnsi="Times New Roman" w:cs="Times New Roman"/>
          <w:sz w:val="24"/>
          <w:szCs w:val="24"/>
          <w:lang w:val="es-CL"/>
        </w:rPr>
      </w:pPr>
      <w:proofErr w:type="spellStart"/>
      <w:r>
        <w:rPr>
          <w:rFonts w:ascii="Times New Roman" w:hAnsi="Times New Roman" w:cs="Times New Roman"/>
          <w:sz w:val="24"/>
          <w:lang w:val="es-CL"/>
        </w:rPr>
        <w:t>Weka</w:t>
      </w:r>
      <w:proofErr w:type="spellEnd"/>
      <w:r>
        <w:rPr>
          <w:rFonts w:ascii="Times New Roman" w:hAnsi="Times New Roman" w:cs="Times New Roman"/>
          <w:sz w:val="24"/>
          <w:lang w:val="es-CL"/>
        </w:rPr>
        <w:t xml:space="preserve"> es una colección de algoritmos de aprendizaje automático y herramientas para el pre procesamiento de datos </w:t>
      </w:r>
      <w:r w:rsidR="00081715">
        <w:rPr>
          <w:rFonts w:ascii="Times New Roman" w:hAnsi="Times New Roman" w:cs="Times New Roman"/>
          <w:sz w:val="24"/>
          <w:lang w:val="es-CL"/>
        </w:rPr>
        <w:t xml:space="preserve">desarrollado en la Universidad de </w:t>
      </w:r>
      <w:proofErr w:type="spellStart"/>
      <w:r w:rsidR="00081715">
        <w:rPr>
          <w:rFonts w:ascii="Times New Roman" w:hAnsi="Times New Roman" w:cs="Times New Roman"/>
          <w:sz w:val="24"/>
          <w:lang w:val="es-CL"/>
        </w:rPr>
        <w:t>Waikato</w:t>
      </w:r>
      <w:proofErr w:type="spellEnd"/>
      <w:r w:rsidR="00081715">
        <w:rPr>
          <w:rFonts w:ascii="Times New Roman" w:hAnsi="Times New Roman" w:cs="Times New Roman"/>
          <w:sz w:val="24"/>
          <w:lang w:val="es-CL"/>
        </w:rPr>
        <w:t xml:space="preserve"> en Nueva Zelanda </w:t>
      </w:r>
      <w:r>
        <w:rPr>
          <w:rFonts w:ascii="Times New Roman" w:hAnsi="Times New Roman" w:cs="Times New Roman"/>
          <w:sz w:val="24"/>
          <w:lang w:val="es-CL"/>
        </w:rPr>
        <w:fldChar w:fldCharType="begin" w:fldLock="1"/>
      </w:r>
      <w:r w:rsidR="00157C25">
        <w:rPr>
          <w:rFonts w:ascii="Times New Roman" w:hAnsi="Times New Roman" w:cs="Times New Roman"/>
          <w:sz w:val="24"/>
          <w:lang w:val="es-CL"/>
        </w:rPr>
        <w:instrText>ADDIN CSL_CITATION { "citationItems" : [ { "id" : "ITEM-1", "itemData" : { "DOI" : "http://dx.doi.org/10.1016/B978-0-12-374856-0.00005-5", "ISBN" : "0120884070", "ISSN" : "14337851", "PMID" : "11221713", "abstract" : "Technology now allows us to capture and store vast quantities of data. Finding patterns, trends, and anomalies in these datasets, and summarizing them with simple quantitative models, is one of the grand challenges of the infor- mation age\u2014turning data into information and turning information into knowledge. There has been stunning progress in data mining and machine learning. The synthesis of statistics, machine learning, information theory, and computing has created a solid science, with a firm mathematical base, and with very powerful tools.Witten and Frank present much of this progress in this book and in the companion implementation of the key algorithms. As such, this is a milestone in the synthesis of data mining, data analysis, information theory, and machine learning. If you have not been following this field for the last decade, this is a great way to catch up on this exciting progress. If you have, then Witten and Frank\u2019s presentation and the companion open-source workbench, called Weka, will be a useful addition to your toolkit. They present the basic theory of automatically extracting models from data, and then validating those models. The book does an excellent job of explaining the various models (decision trees, association rules, linear models, clustering, Bayes nets, neural nets) and how to apply them in practice.With this basis, they then walk through the steps and pitfalls of various approaches. They describe how to safely scrub datasets, how to build models, and how to evaluate a model\u2019s predictive quality.Most of the book is tutorial, but Part II broadly describes how commercial systems work and gives a tour of the publicly available data mining workbench that the authors provide through a website. This Weka workbench has a graphical user interface that leads you through data mining tasks and has excellent data visualization tools that help understand the models. It is a great companion to the text and a useful and popular tool in its own right. This book presents this new discipline in a very accessible form: as a text both to train the next generation of practitioners and researchers and to inform lifelong learners like myself. Witten and Frank have a passion for simple and elegant solutions. They approach each topic with this mindset, grounding all concepts in concrete examples, and urging the reader to consider the simple techniques first, and then progress to the more sophisticated ones if the simple ones prove inadequate. If \u2026", "author" : [ { "dropping-particle" : "", "family" : "Witten", "given" : "Ian H", "non-dropping-particle" : "", "parse-names" : false, "suffix" : "" }, { "dropping-particle" : "", "family" : "Frank", "given" : "Eibe.", "non-dropping-particle" : "", "parse-names" : false, "suffix" : "" } ], "container-title" : "Data Mining: Practical machine learning tools and techniques", "id" : "ITEM-1", "issued" : { "date-parts" : [ [ "2005" ] ] }, "number-of-pages" : "150", "title" : "Introduction to Weka", "type" : "book" }, "uris" : [ "http://www.mendeley.com/documents/?uuid=0a5355d7-4372-40db-9e96-10734d6f3030" ] } ], "mendeley" : { "formattedCitation" : "(Witten &amp; Frank, 2005)", "plainTextFormattedCitation" : "(Witten &amp; Frank, 2005)", "previouslyFormattedCitation" : "(Witten &amp; Frank, 2005)" }, "properties" : { "noteIndex" : 0 }, "schema" : "https://github.com/citation-style-language/schema/raw/master/csl-citation.json" }</w:instrText>
      </w:r>
      <w:r>
        <w:rPr>
          <w:rFonts w:ascii="Times New Roman" w:hAnsi="Times New Roman" w:cs="Times New Roman"/>
          <w:sz w:val="24"/>
          <w:lang w:val="es-CL"/>
        </w:rPr>
        <w:fldChar w:fldCharType="separate"/>
      </w:r>
      <w:r w:rsidRPr="002E6CE5">
        <w:rPr>
          <w:rFonts w:ascii="Times New Roman" w:hAnsi="Times New Roman" w:cs="Times New Roman"/>
          <w:noProof/>
          <w:sz w:val="24"/>
          <w:lang w:val="es-CL"/>
        </w:rPr>
        <w:t>(Witten &amp; Frank, 2005)</w:t>
      </w:r>
      <w:r>
        <w:rPr>
          <w:rFonts w:ascii="Times New Roman" w:hAnsi="Times New Roman" w:cs="Times New Roman"/>
          <w:sz w:val="24"/>
          <w:lang w:val="es-CL"/>
        </w:rPr>
        <w:fldChar w:fldCharType="end"/>
      </w:r>
      <w:r>
        <w:rPr>
          <w:rFonts w:ascii="Times New Roman" w:hAnsi="Times New Roman" w:cs="Times New Roman"/>
          <w:sz w:val="24"/>
          <w:lang w:val="es-CL"/>
        </w:rPr>
        <w:t>.</w:t>
      </w:r>
      <w:r w:rsidR="00BA5CDE">
        <w:rPr>
          <w:rFonts w:ascii="Times New Roman" w:hAnsi="Times New Roman" w:cs="Times New Roman"/>
          <w:sz w:val="24"/>
          <w:lang w:val="es-CL"/>
        </w:rPr>
        <w:t xml:space="preserve"> </w:t>
      </w:r>
      <w:r w:rsidR="00157C25" w:rsidRPr="00157C25">
        <w:rPr>
          <w:rFonts w:ascii="Times New Roman" w:hAnsi="Times New Roman" w:cs="Times New Roman"/>
          <w:sz w:val="24"/>
          <w:szCs w:val="24"/>
          <w:lang w:val="es-CL"/>
        </w:rPr>
        <w:t xml:space="preserve">Esta herramienta incluye técnicas y algoritmos para los problemas de minería de datos de regresión, clasificación, </w:t>
      </w:r>
      <w:proofErr w:type="spellStart"/>
      <w:r w:rsidR="00157C25" w:rsidRPr="00157C25">
        <w:rPr>
          <w:rFonts w:ascii="Times New Roman" w:hAnsi="Times New Roman" w:cs="Times New Roman"/>
          <w:sz w:val="24"/>
          <w:szCs w:val="24"/>
          <w:lang w:val="es-CL"/>
        </w:rPr>
        <w:t>clustering</w:t>
      </w:r>
      <w:proofErr w:type="spellEnd"/>
      <w:r w:rsidR="00157C25" w:rsidRPr="00157C25">
        <w:rPr>
          <w:rFonts w:ascii="Times New Roman" w:hAnsi="Times New Roman" w:cs="Times New Roman"/>
          <w:sz w:val="24"/>
          <w:szCs w:val="24"/>
          <w:lang w:val="es-CL"/>
        </w:rPr>
        <w:t xml:space="preserve">, reglas de asociación  y selección de atributos </w:t>
      </w:r>
      <w:r w:rsidR="00157C25" w:rsidRPr="00157C25">
        <w:rPr>
          <w:rFonts w:ascii="Times New Roman" w:hAnsi="Times New Roman" w:cs="Times New Roman"/>
          <w:sz w:val="24"/>
          <w:szCs w:val="24"/>
          <w:lang w:val="es-CL"/>
        </w:rPr>
        <w:fldChar w:fldCharType="begin" w:fldLock="1"/>
      </w:r>
      <w:r w:rsidR="00FF0E5E">
        <w:rPr>
          <w:rFonts w:ascii="Times New Roman" w:hAnsi="Times New Roman" w:cs="Times New Roman"/>
          <w:sz w:val="24"/>
          <w:szCs w:val="24"/>
          <w:lang w:val="es-CL"/>
        </w:rPr>
        <w:instrText>ADDIN CSL_CITATION { "citationItems" : [ { "id" : "ITEM-1", "itemData" : { "DOI" : "http://dx.doi.org/10.1016/B978-0-12-374856-0.00005-5", "ISBN" : "0120884070", "ISSN" : "14337851", "PMID" : "11221713", "abstract" : "Technology now allows us to capture and store vast quantities of data. Finding patterns, trends, and anomalies in these datasets, and summarizing them with simple quantitative models, is one of the grand challenges of the infor- mation age\u2014turning data into information and turning information into knowledge. There has been stunning progress in data mining and machine learning. The synthesis of statistics, machine learning, information theory, and computing has created a solid science, with a firm mathematical base, and with very powerful tools.Witten and Frank present much of this progress in this book and in the companion implementation of the key algorithms. As such, this is a milestone in the synthesis of data mining, data analysis, information theory, and machine learning. If you have not been following this field for the last decade, this is a great way to catch up on this exciting progress. If you have, then Witten and Frank\u2019s presentation and the companion open-source workbench, called Weka, will be a useful addition to your toolkit. They present the basic theory of automatically extracting models from data, and then validating those models. The book does an excellent job of explaining the various models (decision trees, association rules, linear models, clustering, Bayes nets, neural nets) and how to apply them in practice.With this basis, they then walk through the steps and pitfalls of various approaches. They describe how to safely scrub datasets, how to build models, and how to evaluate a model\u2019s predictive quality.Most of the book is tutorial, but Part II broadly describes how commercial systems work and gives a tour of the publicly available data mining workbench that the authors provide through a website. This Weka workbench has a graphical user interface that leads you through data mining tasks and has excellent data visualization tools that help understand the models. It is a great companion to the text and a useful and popular tool in its own right. This book presents this new discipline in a very accessible form: as a text both to train the next generation of practitioners and researchers and to inform lifelong learners like myself. Witten and Frank have a passion for simple and elegant solutions. They approach each topic with this mindset, grounding all concepts in concrete examples, and urging the reader to consider the simple techniques first, and then progress to the more sophisticated ones if the simple ones prove inadequate. If \u2026", "author" : [ { "dropping-particle" : "", "family" : "Witten", "given" : "Ian H", "non-dropping-particle" : "", "parse-names" : false, "suffix" : "" }, { "dropping-particle" : "", "family" : "Frank", "given" : "Eibe.", "non-dropping-particle" : "", "parse-names" : false, "suffix" : "" } ], "container-title" : "Data Mining: Practical machine learning tools and techniques", "id" : "ITEM-1", "issued" : { "date-parts" : [ [ "2005" ] ] }, "number-of-pages" : "150", "title" : "Introduction to Weka", "type" : "book" }, "uris" : [ "http://www.mendeley.com/documents/?uuid=0a5355d7-4372-40db-9e96-10734d6f3030" ] } ], "mendeley" : { "formattedCitation" : "(Witten &amp; Frank, 2005)", "plainTextFormattedCitation" : "(Witten &amp; Frank, 2005)", "previouslyFormattedCitation" : "(Witten &amp; Frank, 2005)" }, "properties" : { "noteIndex" : 0 }, "schema" : "https://github.com/citation-style-language/schema/raw/master/csl-citation.json" }</w:instrText>
      </w:r>
      <w:r w:rsidR="00157C25" w:rsidRPr="00157C25">
        <w:rPr>
          <w:rFonts w:ascii="Times New Roman" w:hAnsi="Times New Roman" w:cs="Times New Roman"/>
          <w:sz w:val="24"/>
          <w:szCs w:val="24"/>
          <w:lang w:val="es-CL"/>
        </w:rPr>
        <w:fldChar w:fldCharType="separate"/>
      </w:r>
      <w:r w:rsidR="00157C25" w:rsidRPr="00157C25">
        <w:rPr>
          <w:rFonts w:ascii="Times New Roman" w:hAnsi="Times New Roman" w:cs="Times New Roman"/>
          <w:noProof/>
          <w:sz w:val="24"/>
          <w:szCs w:val="24"/>
          <w:lang w:val="es-CL"/>
        </w:rPr>
        <w:t>(Witten &amp; Frank, 2005)</w:t>
      </w:r>
      <w:r w:rsidR="00157C25" w:rsidRPr="00157C25">
        <w:rPr>
          <w:rFonts w:ascii="Times New Roman" w:hAnsi="Times New Roman" w:cs="Times New Roman"/>
          <w:sz w:val="24"/>
          <w:szCs w:val="24"/>
          <w:lang w:val="es-CL"/>
        </w:rPr>
        <w:fldChar w:fldCharType="end"/>
      </w:r>
      <w:r w:rsidR="00157C25" w:rsidRPr="00157C25">
        <w:rPr>
          <w:rFonts w:ascii="Times New Roman" w:hAnsi="Times New Roman" w:cs="Times New Roman"/>
          <w:sz w:val="24"/>
          <w:szCs w:val="24"/>
          <w:lang w:val="es-CL"/>
        </w:rPr>
        <w:t>.</w:t>
      </w:r>
      <w:r w:rsidR="00F6795D">
        <w:rPr>
          <w:rFonts w:ascii="Times New Roman" w:hAnsi="Times New Roman" w:cs="Times New Roman"/>
          <w:sz w:val="24"/>
          <w:szCs w:val="24"/>
          <w:lang w:val="es-CL"/>
        </w:rPr>
        <w:t xml:space="preserve"> </w:t>
      </w:r>
    </w:p>
    <w:p w14:paraId="4B77BF29" w14:textId="444ADFE3" w:rsidR="00534EC9" w:rsidRPr="00534EC9" w:rsidRDefault="00534EC9" w:rsidP="00157C25">
      <w:pPr>
        <w:spacing w:line="360" w:lineRule="auto"/>
        <w:rPr>
          <w:rFonts w:ascii="Times New Roman" w:hAnsi="Times New Roman" w:cs="Times New Roman"/>
          <w:sz w:val="24"/>
          <w:szCs w:val="24"/>
          <w:lang w:val="es-CL"/>
        </w:rPr>
      </w:pPr>
      <w:r>
        <w:rPr>
          <w:rFonts w:ascii="Times New Roman" w:hAnsi="Times New Roman" w:cs="Times New Roman"/>
          <w:sz w:val="24"/>
          <w:szCs w:val="24"/>
          <w:lang w:val="es-CL"/>
        </w:rPr>
        <w:t xml:space="preserve">Respecto a la clasificación, </w:t>
      </w:r>
      <w:proofErr w:type="spellStart"/>
      <w:r>
        <w:rPr>
          <w:rFonts w:ascii="Times New Roman" w:hAnsi="Times New Roman" w:cs="Times New Roman"/>
          <w:sz w:val="24"/>
          <w:szCs w:val="24"/>
          <w:lang w:val="es-CL"/>
        </w:rPr>
        <w:t>Weka</w:t>
      </w:r>
      <w:proofErr w:type="spellEnd"/>
      <w:r>
        <w:rPr>
          <w:rFonts w:ascii="Times New Roman" w:hAnsi="Times New Roman" w:cs="Times New Roman"/>
          <w:sz w:val="24"/>
          <w:szCs w:val="24"/>
          <w:lang w:val="es-CL"/>
        </w:rPr>
        <w:t xml:space="preserve"> proporciona diversos algoritmos tales como </w:t>
      </w:r>
      <w:proofErr w:type="spellStart"/>
      <w:r w:rsidR="00AA676E">
        <w:rPr>
          <w:rFonts w:ascii="Times New Roman" w:hAnsi="Times New Roman" w:cs="Times New Roman"/>
          <w:i/>
          <w:sz w:val="24"/>
          <w:szCs w:val="24"/>
          <w:lang w:val="es-CL"/>
        </w:rPr>
        <w:t>support</w:t>
      </w:r>
      <w:proofErr w:type="spellEnd"/>
      <w:r w:rsidR="00AA676E">
        <w:rPr>
          <w:rFonts w:ascii="Times New Roman" w:hAnsi="Times New Roman" w:cs="Times New Roman"/>
          <w:i/>
          <w:sz w:val="24"/>
          <w:szCs w:val="24"/>
          <w:lang w:val="es-CL"/>
        </w:rPr>
        <w:t xml:space="preserve"> vector </w:t>
      </w:r>
      <w:r w:rsidR="00AA676E" w:rsidRPr="00AA676E">
        <w:rPr>
          <w:rFonts w:ascii="Times New Roman" w:hAnsi="Times New Roman" w:cs="Times New Roman"/>
          <w:i/>
          <w:sz w:val="24"/>
          <w:szCs w:val="24"/>
          <w:lang w:val="es-CL"/>
        </w:rPr>
        <w:t>machine</w:t>
      </w:r>
      <w:r w:rsidR="00AA676E">
        <w:rPr>
          <w:rFonts w:ascii="Times New Roman" w:hAnsi="Times New Roman" w:cs="Times New Roman"/>
          <w:i/>
          <w:sz w:val="24"/>
          <w:szCs w:val="24"/>
          <w:lang w:val="es-CL"/>
        </w:rPr>
        <w:t>s</w:t>
      </w:r>
      <w:r>
        <w:rPr>
          <w:rFonts w:ascii="Times New Roman" w:hAnsi="Times New Roman" w:cs="Times New Roman"/>
          <w:sz w:val="24"/>
          <w:szCs w:val="24"/>
          <w:lang w:val="es-CL"/>
        </w:rPr>
        <w:t xml:space="preserve">, </w:t>
      </w:r>
      <w:proofErr w:type="spellStart"/>
      <w:r w:rsidR="00AA676E" w:rsidRPr="00837E77">
        <w:rPr>
          <w:rFonts w:ascii="Times New Roman" w:hAnsi="Times New Roman" w:cs="Times New Roman"/>
          <w:i/>
          <w:sz w:val="24"/>
          <w:szCs w:val="24"/>
          <w:lang w:val="es-CL"/>
        </w:rPr>
        <w:t>naïve</w:t>
      </w:r>
      <w:proofErr w:type="spellEnd"/>
      <w:r w:rsidR="00AA676E" w:rsidRPr="00837E77">
        <w:rPr>
          <w:rFonts w:ascii="Times New Roman" w:hAnsi="Times New Roman" w:cs="Times New Roman"/>
          <w:i/>
          <w:sz w:val="24"/>
          <w:szCs w:val="24"/>
          <w:lang w:val="es-CL"/>
        </w:rPr>
        <w:t xml:space="preserve"> </w:t>
      </w:r>
      <w:proofErr w:type="spellStart"/>
      <w:r w:rsidR="00AA676E" w:rsidRPr="00837E77">
        <w:rPr>
          <w:rFonts w:ascii="Times New Roman" w:hAnsi="Times New Roman" w:cs="Times New Roman"/>
          <w:i/>
          <w:sz w:val="24"/>
          <w:szCs w:val="24"/>
          <w:lang w:val="es-CL"/>
        </w:rPr>
        <w:t>bayes</w:t>
      </w:r>
      <w:proofErr w:type="spellEnd"/>
      <w:r>
        <w:rPr>
          <w:rFonts w:ascii="Times New Roman" w:hAnsi="Times New Roman" w:cs="Times New Roman"/>
          <w:sz w:val="24"/>
          <w:szCs w:val="24"/>
          <w:lang w:val="es-CL"/>
        </w:rPr>
        <w:t xml:space="preserve">, árboles de decisión, entre otros. </w:t>
      </w:r>
      <w:r w:rsidR="00F6795D">
        <w:rPr>
          <w:rFonts w:ascii="Times New Roman" w:hAnsi="Times New Roman" w:cs="Times New Roman"/>
          <w:sz w:val="24"/>
          <w:lang w:val="es-CL"/>
        </w:rPr>
        <w:t xml:space="preserve">Cabe destacar que </w:t>
      </w:r>
      <w:proofErr w:type="spellStart"/>
      <w:r w:rsidR="00F6795D">
        <w:rPr>
          <w:rFonts w:ascii="Times New Roman" w:hAnsi="Times New Roman" w:cs="Times New Roman"/>
          <w:sz w:val="24"/>
          <w:lang w:val="es-CL"/>
        </w:rPr>
        <w:t>Weka</w:t>
      </w:r>
      <w:proofErr w:type="spellEnd"/>
      <w:r w:rsidR="00F6795D">
        <w:rPr>
          <w:rFonts w:ascii="Times New Roman" w:hAnsi="Times New Roman" w:cs="Times New Roman"/>
          <w:sz w:val="24"/>
          <w:lang w:val="es-CL"/>
        </w:rPr>
        <w:t xml:space="preserve"> proporciona soporte para todo el proceso de minería de datos, desde la preparación de los datos de entrada hasta la evaluación y visualización de los modelos generados.</w:t>
      </w:r>
    </w:p>
    <w:p w14:paraId="4BED706B" w14:textId="26D3F60C" w:rsidR="00511061" w:rsidRDefault="00C7231C" w:rsidP="00157C25">
      <w:pPr>
        <w:spacing w:line="360" w:lineRule="auto"/>
        <w:rPr>
          <w:rFonts w:ascii="Times New Roman" w:hAnsi="Times New Roman" w:cs="Times New Roman"/>
          <w:sz w:val="24"/>
          <w:lang w:val="es-CL"/>
        </w:rPr>
      </w:pPr>
      <w:r>
        <w:rPr>
          <w:rFonts w:ascii="Times New Roman" w:hAnsi="Times New Roman" w:cs="Times New Roman"/>
          <w:sz w:val="24"/>
          <w:lang w:val="es-CL"/>
        </w:rPr>
        <w:t xml:space="preserve">Una característica de </w:t>
      </w:r>
      <w:proofErr w:type="spellStart"/>
      <w:r>
        <w:rPr>
          <w:rFonts w:ascii="Times New Roman" w:hAnsi="Times New Roman" w:cs="Times New Roman"/>
          <w:sz w:val="24"/>
          <w:lang w:val="es-CL"/>
        </w:rPr>
        <w:t>Weka</w:t>
      </w:r>
      <w:proofErr w:type="spellEnd"/>
      <w:r>
        <w:rPr>
          <w:rFonts w:ascii="Times New Roman" w:hAnsi="Times New Roman" w:cs="Times New Roman"/>
          <w:sz w:val="24"/>
          <w:lang w:val="es-CL"/>
        </w:rPr>
        <w:t xml:space="preserve"> es que los datos de entrada deben estar en formato ARFF (</w:t>
      </w:r>
      <w:proofErr w:type="spellStart"/>
      <w:r w:rsidRPr="00C7231C">
        <w:rPr>
          <w:rFonts w:ascii="Times New Roman" w:hAnsi="Times New Roman" w:cs="Times New Roman"/>
          <w:color w:val="000000"/>
          <w:sz w:val="24"/>
          <w:szCs w:val="27"/>
          <w:shd w:val="clear" w:color="auto" w:fill="FFFFFF"/>
        </w:rPr>
        <w:t>Attribute-Relation</w:t>
      </w:r>
      <w:proofErr w:type="spellEnd"/>
      <w:r w:rsidRPr="00C7231C">
        <w:rPr>
          <w:rFonts w:ascii="Times New Roman" w:hAnsi="Times New Roman" w:cs="Times New Roman"/>
          <w:color w:val="000000"/>
          <w:sz w:val="24"/>
          <w:szCs w:val="27"/>
          <w:shd w:val="clear" w:color="auto" w:fill="FFFFFF"/>
        </w:rPr>
        <w:t xml:space="preserve"> File </w:t>
      </w:r>
      <w:proofErr w:type="spellStart"/>
      <w:r w:rsidRPr="00C7231C">
        <w:rPr>
          <w:rFonts w:ascii="Times New Roman" w:hAnsi="Times New Roman" w:cs="Times New Roman"/>
          <w:color w:val="000000"/>
          <w:sz w:val="24"/>
          <w:szCs w:val="27"/>
          <w:shd w:val="clear" w:color="auto" w:fill="FFFFFF"/>
        </w:rPr>
        <w:t>Format</w:t>
      </w:r>
      <w:proofErr w:type="spellEnd"/>
      <w:r>
        <w:rPr>
          <w:rFonts w:ascii="Times New Roman" w:hAnsi="Times New Roman" w:cs="Times New Roman"/>
          <w:sz w:val="24"/>
          <w:lang w:val="es-CL"/>
        </w:rPr>
        <w:t xml:space="preserve">). </w:t>
      </w:r>
      <w:r w:rsidR="00420F22">
        <w:rPr>
          <w:rFonts w:ascii="Times New Roman" w:hAnsi="Times New Roman" w:cs="Times New Roman"/>
          <w:sz w:val="24"/>
          <w:lang w:val="es-CL"/>
        </w:rPr>
        <w:t>Los datos en este formato</w:t>
      </w:r>
      <w:r w:rsidR="00396694">
        <w:rPr>
          <w:rFonts w:ascii="Times New Roman" w:hAnsi="Times New Roman" w:cs="Times New Roman"/>
          <w:sz w:val="24"/>
          <w:lang w:val="es-CL"/>
        </w:rPr>
        <w:t xml:space="preserve"> son archivos de texto que describen los datos y sus respectivos atributos.</w:t>
      </w:r>
      <w:r w:rsidR="00511061">
        <w:rPr>
          <w:rFonts w:ascii="Times New Roman" w:hAnsi="Times New Roman" w:cs="Times New Roman"/>
          <w:sz w:val="24"/>
          <w:lang w:val="es-CL"/>
        </w:rPr>
        <w:t xml:space="preserve"> Un ejemplo de un archivo ARFF se presenta en la</w:t>
      </w:r>
      <w:r w:rsidR="007747C9">
        <w:rPr>
          <w:rFonts w:ascii="Times New Roman" w:hAnsi="Times New Roman" w:cs="Times New Roman"/>
          <w:sz w:val="24"/>
          <w:lang w:val="es-CL"/>
        </w:rPr>
        <w:t xml:space="preserve"> </w:t>
      </w:r>
      <w:r w:rsidR="007747C9" w:rsidRPr="007747C9">
        <w:rPr>
          <w:rFonts w:ascii="Times New Roman" w:hAnsi="Times New Roman" w:cs="Times New Roman"/>
          <w:sz w:val="24"/>
          <w:lang w:val="es-CL"/>
        </w:rPr>
        <w:fldChar w:fldCharType="begin"/>
      </w:r>
      <w:r w:rsidR="007747C9" w:rsidRPr="007747C9">
        <w:rPr>
          <w:rFonts w:ascii="Times New Roman" w:hAnsi="Times New Roman" w:cs="Times New Roman"/>
          <w:sz w:val="24"/>
          <w:lang w:val="es-CL"/>
        </w:rPr>
        <w:instrText xml:space="preserve"> REF _Ref510379410  \* MERGEFORMAT </w:instrText>
      </w:r>
      <w:r w:rsidR="007747C9" w:rsidRPr="007747C9">
        <w:rPr>
          <w:rFonts w:ascii="Times New Roman" w:hAnsi="Times New Roman" w:cs="Times New Roman"/>
          <w:sz w:val="24"/>
          <w:lang w:val="es-CL"/>
        </w:rPr>
        <w:fldChar w:fldCharType="separate"/>
      </w:r>
      <w:r w:rsidR="007747C9" w:rsidRPr="007747C9">
        <w:rPr>
          <w:rFonts w:ascii="Times New Roman" w:hAnsi="Times New Roman" w:cs="Times New Roman"/>
          <w:sz w:val="24"/>
        </w:rPr>
        <w:t xml:space="preserve">Figura </w:t>
      </w:r>
      <w:r w:rsidR="007747C9" w:rsidRPr="007747C9">
        <w:rPr>
          <w:rFonts w:ascii="Times New Roman" w:hAnsi="Times New Roman" w:cs="Times New Roman"/>
          <w:noProof/>
          <w:sz w:val="24"/>
        </w:rPr>
        <w:t>1</w:t>
      </w:r>
      <w:r w:rsidR="007747C9" w:rsidRPr="007747C9">
        <w:rPr>
          <w:rFonts w:ascii="Times New Roman" w:hAnsi="Times New Roman" w:cs="Times New Roman"/>
          <w:sz w:val="24"/>
          <w:lang w:val="es-CL"/>
        </w:rPr>
        <w:fldChar w:fldCharType="end"/>
      </w:r>
      <w:r w:rsidR="00511061">
        <w:rPr>
          <w:rFonts w:ascii="Times New Roman" w:hAnsi="Times New Roman" w:cs="Times New Roman"/>
          <w:sz w:val="24"/>
          <w:lang w:val="es-CL"/>
        </w:rPr>
        <w:t>.</w:t>
      </w:r>
      <w:r w:rsidR="00DE6F83">
        <w:rPr>
          <w:rFonts w:ascii="Times New Roman" w:hAnsi="Times New Roman" w:cs="Times New Roman"/>
          <w:sz w:val="24"/>
          <w:lang w:val="es-CL"/>
        </w:rPr>
        <w:t xml:space="preserve"> </w:t>
      </w:r>
    </w:p>
    <w:p w14:paraId="6EFEA19E" w14:textId="77777777" w:rsidR="00511061" w:rsidRDefault="003C5C2B" w:rsidP="00511061">
      <w:pPr>
        <w:keepNext/>
        <w:spacing w:line="360" w:lineRule="auto"/>
      </w:pPr>
      <w:r>
        <w:rPr>
          <w:noProof/>
          <w:lang w:val="es-CL" w:eastAsia="es-CL"/>
        </w:rPr>
        <w:drawing>
          <wp:inline distT="0" distB="0" distL="0" distR="0" wp14:anchorId="3AC99AEE" wp14:editId="634972ED">
            <wp:extent cx="5612130" cy="1837055"/>
            <wp:effectExtent l="19050" t="19050" r="26670" b="1079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ff.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1837055"/>
                    </a:xfrm>
                    <a:prstGeom prst="rect">
                      <a:avLst/>
                    </a:prstGeom>
                    <a:ln w="3175">
                      <a:solidFill>
                        <a:schemeClr val="tx1"/>
                      </a:solidFill>
                    </a:ln>
                  </pic:spPr>
                </pic:pic>
              </a:graphicData>
            </a:graphic>
          </wp:inline>
        </w:drawing>
      </w:r>
    </w:p>
    <w:p w14:paraId="398B280E" w14:textId="77777777" w:rsidR="005B734E" w:rsidRDefault="00511061" w:rsidP="005F3DEF">
      <w:pPr>
        <w:pStyle w:val="Epgrafe"/>
        <w:jc w:val="center"/>
        <w:rPr>
          <w:rFonts w:ascii="Times New Roman" w:hAnsi="Times New Roman" w:cs="Times New Roman"/>
          <w:b w:val="0"/>
          <w:color w:val="auto"/>
          <w:sz w:val="24"/>
        </w:rPr>
      </w:pPr>
      <w:bookmarkStart w:id="45" w:name="_Ref510379410"/>
      <w:r w:rsidRPr="00511061">
        <w:rPr>
          <w:rFonts w:ascii="Times New Roman" w:hAnsi="Times New Roman" w:cs="Times New Roman"/>
          <w:b w:val="0"/>
          <w:color w:val="auto"/>
          <w:sz w:val="24"/>
        </w:rPr>
        <w:t xml:space="preserve">Figura </w:t>
      </w:r>
      <w:r w:rsidRPr="00511061">
        <w:rPr>
          <w:rFonts w:ascii="Times New Roman" w:hAnsi="Times New Roman" w:cs="Times New Roman"/>
          <w:b w:val="0"/>
          <w:color w:val="auto"/>
          <w:sz w:val="24"/>
        </w:rPr>
        <w:fldChar w:fldCharType="begin"/>
      </w:r>
      <w:r w:rsidRPr="00511061">
        <w:rPr>
          <w:rFonts w:ascii="Times New Roman" w:hAnsi="Times New Roman" w:cs="Times New Roman"/>
          <w:b w:val="0"/>
          <w:color w:val="auto"/>
          <w:sz w:val="24"/>
        </w:rPr>
        <w:instrText xml:space="preserve"> SEQ Figura \* ARABIC </w:instrText>
      </w:r>
      <w:r w:rsidRPr="00511061">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1</w:t>
      </w:r>
      <w:r w:rsidRPr="00511061">
        <w:rPr>
          <w:rFonts w:ascii="Times New Roman" w:hAnsi="Times New Roman" w:cs="Times New Roman"/>
          <w:b w:val="0"/>
          <w:color w:val="auto"/>
          <w:sz w:val="24"/>
        </w:rPr>
        <w:fldChar w:fldCharType="end"/>
      </w:r>
      <w:bookmarkEnd w:id="45"/>
      <w:r w:rsidRPr="00511061">
        <w:rPr>
          <w:rFonts w:ascii="Times New Roman" w:hAnsi="Times New Roman" w:cs="Times New Roman"/>
          <w:b w:val="0"/>
          <w:color w:val="auto"/>
          <w:sz w:val="24"/>
        </w:rPr>
        <w:t>: Ejemplo de archivo ARFF</w:t>
      </w:r>
    </w:p>
    <w:p w14:paraId="5D644EB7" w14:textId="77777777" w:rsidR="008732F0" w:rsidRDefault="008732F0" w:rsidP="008732F0"/>
    <w:p w14:paraId="72703AA5" w14:textId="77777777" w:rsidR="007006B5" w:rsidRPr="008732F0" w:rsidRDefault="007006B5" w:rsidP="008732F0"/>
    <w:p w14:paraId="2A8C6C17" w14:textId="1DEDB1AA" w:rsidR="00303066" w:rsidRDefault="00420F22" w:rsidP="00157C25">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 xml:space="preserve">Los archivos ARFF </w:t>
      </w:r>
      <w:r w:rsidR="003C5C2B">
        <w:rPr>
          <w:rFonts w:ascii="Times New Roman" w:hAnsi="Times New Roman" w:cs="Times New Roman"/>
          <w:sz w:val="24"/>
          <w:lang w:val="es-CL"/>
        </w:rPr>
        <w:t xml:space="preserve">presentan dos secciones. La primera sección </w:t>
      </w:r>
      <w:r w:rsidR="00C777E3">
        <w:rPr>
          <w:rFonts w:ascii="Times New Roman" w:hAnsi="Times New Roman" w:cs="Times New Roman"/>
          <w:sz w:val="24"/>
          <w:lang w:val="es-CL"/>
        </w:rPr>
        <w:t>es la cabecera, en la cual se encue</w:t>
      </w:r>
      <w:r w:rsidR="00065117">
        <w:rPr>
          <w:rFonts w:ascii="Times New Roman" w:hAnsi="Times New Roman" w:cs="Times New Roman"/>
          <w:sz w:val="24"/>
          <w:lang w:val="es-CL"/>
        </w:rPr>
        <w:t xml:space="preserve">ntran diferentes </w:t>
      </w:r>
      <w:r w:rsidR="00C777E3">
        <w:rPr>
          <w:rFonts w:ascii="Times New Roman" w:hAnsi="Times New Roman" w:cs="Times New Roman"/>
          <w:sz w:val="24"/>
          <w:lang w:val="es-CL"/>
        </w:rPr>
        <w:t>declaraciones</w:t>
      </w:r>
      <w:r w:rsidR="00082BC5">
        <w:rPr>
          <w:rFonts w:ascii="Times New Roman" w:hAnsi="Times New Roman" w:cs="Times New Roman"/>
          <w:sz w:val="24"/>
          <w:lang w:val="es-CL"/>
        </w:rPr>
        <w:t>.</w:t>
      </w:r>
      <w:r w:rsidR="006A1FEF">
        <w:rPr>
          <w:rFonts w:ascii="Times New Roman" w:hAnsi="Times New Roman" w:cs="Times New Roman"/>
          <w:sz w:val="24"/>
          <w:lang w:val="es-CL"/>
        </w:rPr>
        <w:t xml:space="preserve"> La declaración</w:t>
      </w:r>
      <w:r w:rsidR="00065117">
        <w:rPr>
          <w:rFonts w:ascii="Times New Roman" w:hAnsi="Times New Roman" w:cs="Times New Roman"/>
          <w:sz w:val="24"/>
          <w:lang w:val="es-CL"/>
        </w:rPr>
        <w:t xml:space="preserve"> @</w:t>
      </w:r>
      <w:proofErr w:type="spellStart"/>
      <w:r w:rsidR="00065117">
        <w:rPr>
          <w:rFonts w:ascii="Times New Roman" w:hAnsi="Times New Roman" w:cs="Times New Roman"/>
          <w:sz w:val="24"/>
          <w:lang w:val="es-CL"/>
        </w:rPr>
        <w:t>relation</w:t>
      </w:r>
      <w:proofErr w:type="spellEnd"/>
      <w:r w:rsidR="006A1FEF">
        <w:rPr>
          <w:rFonts w:ascii="Times New Roman" w:hAnsi="Times New Roman" w:cs="Times New Roman"/>
          <w:sz w:val="24"/>
          <w:lang w:val="es-CL"/>
        </w:rPr>
        <w:t xml:space="preserve"> se define en la primera línea del archivo y representa el nombre </w:t>
      </w:r>
      <w:r w:rsidR="00392A0B">
        <w:rPr>
          <w:rFonts w:ascii="Times New Roman" w:hAnsi="Times New Roman" w:cs="Times New Roman"/>
          <w:sz w:val="24"/>
          <w:lang w:val="es-CL"/>
        </w:rPr>
        <w:t>del conjunto de datos</w:t>
      </w:r>
      <w:r w:rsidR="006A1FEF">
        <w:rPr>
          <w:rFonts w:ascii="Times New Roman" w:hAnsi="Times New Roman" w:cs="Times New Roman"/>
          <w:sz w:val="24"/>
          <w:lang w:val="es-CL"/>
        </w:rPr>
        <w:t xml:space="preserve">. </w:t>
      </w:r>
      <w:r w:rsidR="00065117">
        <w:rPr>
          <w:rFonts w:ascii="Times New Roman" w:hAnsi="Times New Roman" w:cs="Times New Roman"/>
          <w:sz w:val="24"/>
          <w:lang w:val="es-CL"/>
        </w:rPr>
        <w:t>Las declaraciones de @</w:t>
      </w:r>
      <w:proofErr w:type="spellStart"/>
      <w:r w:rsidR="00065117">
        <w:rPr>
          <w:rFonts w:ascii="Times New Roman" w:hAnsi="Times New Roman" w:cs="Times New Roman"/>
          <w:sz w:val="24"/>
          <w:lang w:val="es-CL"/>
        </w:rPr>
        <w:t>attribute</w:t>
      </w:r>
      <w:proofErr w:type="spellEnd"/>
      <w:r w:rsidR="00065117">
        <w:rPr>
          <w:rFonts w:ascii="Times New Roman" w:hAnsi="Times New Roman" w:cs="Times New Roman"/>
          <w:sz w:val="24"/>
          <w:lang w:val="es-CL"/>
        </w:rPr>
        <w:t xml:space="preserve"> identifica el nombre del atributo y el tipo de dato. </w:t>
      </w:r>
      <w:r w:rsidR="00C10F04">
        <w:rPr>
          <w:rFonts w:ascii="Times New Roman" w:hAnsi="Times New Roman" w:cs="Times New Roman"/>
          <w:sz w:val="24"/>
          <w:lang w:val="es-CL"/>
        </w:rPr>
        <w:t xml:space="preserve">Como se puede observar en la </w:t>
      </w:r>
      <w:r w:rsidR="007747C9" w:rsidRPr="007747C9">
        <w:rPr>
          <w:rFonts w:ascii="Times New Roman" w:hAnsi="Times New Roman" w:cs="Times New Roman"/>
          <w:sz w:val="24"/>
          <w:lang w:val="es-CL"/>
        </w:rPr>
        <w:fldChar w:fldCharType="begin"/>
      </w:r>
      <w:r w:rsidR="007747C9" w:rsidRPr="007747C9">
        <w:rPr>
          <w:rFonts w:ascii="Times New Roman" w:hAnsi="Times New Roman" w:cs="Times New Roman"/>
          <w:sz w:val="24"/>
          <w:lang w:val="es-CL"/>
        </w:rPr>
        <w:instrText xml:space="preserve"> REF _Ref510379410  \* MERGEFORMAT </w:instrText>
      </w:r>
      <w:r w:rsidR="007747C9" w:rsidRPr="007747C9">
        <w:rPr>
          <w:rFonts w:ascii="Times New Roman" w:hAnsi="Times New Roman" w:cs="Times New Roman"/>
          <w:sz w:val="24"/>
          <w:lang w:val="es-CL"/>
        </w:rPr>
        <w:fldChar w:fldCharType="separate"/>
      </w:r>
      <w:r w:rsidR="007747C9" w:rsidRPr="007747C9">
        <w:rPr>
          <w:rFonts w:ascii="Times New Roman" w:hAnsi="Times New Roman" w:cs="Times New Roman"/>
          <w:sz w:val="24"/>
        </w:rPr>
        <w:t xml:space="preserve">Figura </w:t>
      </w:r>
      <w:r w:rsidR="007747C9" w:rsidRPr="007747C9">
        <w:rPr>
          <w:rFonts w:ascii="Times New Roman" w:hAnsi="Times New Roman" w:cs="Times New Roman"/>
          <w:noProof/>
          <w:sz w:val="24"/>
        </w:rPr>
        <w:t>1</w:t>
      </w:r>
      <w:r w:rsidR="007747C9" w:rsidRPr="007747C9">
        <w:rPr>
          <w:rFonts w:ascii="Times New Roman" w:hAnsi="Times New Roman" w:cs="Times New Roman"/>
          <w:sz w:val="24"/>
          <w:lang w:val="es-CL"/>
        </w:rPr>
        <w:fldChar w:fldCharType="end"/>
      </w:r>
      <w:r w:rsidR="005A5DA3">
        <w:rPr>
          <w:rFonts w:ascii="Times New Roman" w:hAnsi="Times New Roman" w:cs="Times New Roman"/>
          <w:sz w:val="24"/>
          <w:lang w:val="es-CL"/>
        </w:rPr>
        <w:t>, la primera declaración de @</w:t>
      </w:r>
      <w:proofErr w:type="spellStart"/>
      <w:r w:rsidR="005A5DA3">
        <w:rPr>
          <w:rFonts w:ascii="Times New Roman" w:hAnsi="Times New Roman" w:cs="Times New Roman"/>
          <w:sz w:val="24"/>
          <w:lang w:val="es-CL"/>
        </w:rPr>
        <w:t>attribute</w:t>
      </w:r>
      <w:proofErr w:type="spellEnd"/>
      <w:r w:rsidR="005A5DA3">
        <w:rPr>
          <w:rFonts w:ascii="Times New Roman" w:hAnsi="Times New Roman" w:cs="Times New Roman"/>
          <w:sz w:val="24"/>
          <w:lang w:val="es-CL"/>
        </w:rPr>
        <w:t xml:space="preserve"> identifica a un atributo llamado “</w:t>
      </w:r>
      <w:proofErr w:type="spellStart"/>
      <w:r w:rsidR="005A5DA3">
        <w:rPr>
          <w:rFonts w:ascii="Times New Roman" w:hAnsi="Times New Roman" w:cs="Times New Roman"/>
          <w:sz w:val="24"/>
          <w:lang w:val="es-CL"/>
        </w:rPr>
        <w:t>sentence</w:t>
      </w:r>
      <w:proofErr w:type="spellEnd"/>
      <w:r w:rsidR="005A5DA3">
        <w:rPr>
          <w:rFonts w:ascii="Times New Roman" w:hAnsi="Times New Roman" w:cs="Times New Roman"/>
          <w:sz w:val="24"/>
          <w:lang w:val="es-CL"/>
        </w:rPr>
        <w:t>”</w:t>
      </w:r>
      <w:r w:rsidR="00065117">
        <w:rPr>
          <w:rFonts w:ascii="Times New Roman" w:hAnsi="Times New Roman" w:cs="Times New Roman"/>
          <w:sz w:val="24"/>
          <w:lang w:val="es-CL"/>
        </w:rPr>
        <w:t xml:space="preserve"> </w:t>
      </w:r>
      <w:r w:rsidR="005A5DA3">
        <w:rPr>
          <w:rFonts w:ascii="Times New Roman" w:hAnsi="Times New Roman" w:cs="Times New Roman"/>
          <w:sz w:val="24"/>
          <w:lang w:val="es-CL"/>
        </w:rPr>
        <w:t>y es del tipo “</w:t>
      </w:r>
      <w:proofErr w:type="spellStart"/>
      <w:r w:rsidR="005A5DA3">
        <w:rPr>
          <w:rFonts w:ascii="Times New Roman" w:hAnsi="Times New Roman" w:cs="Times New Roman"/>
          <w:sz w:val="24"/>
          <w:lang w:val="es-CL"/>
        </w:rPr>
        <w:t>string</w:t>
      </w:r>
      <w:proofErr w:type="spellEnd"/>
      <w:r w:rsidR="005A5DA3">
        <w:rPr>
          <w:rFonts w:ascii="Times New Roman" w:hAnsi="Times New Roman" w:cs="Times New Roman"/>
          <w:sz w:val="24"/>
          <w:lang w:val="es-CL"/>
        </w:rPr>
        <w:t>”.</w:t>
      </w:r>
      <w:r w:rsidR="006A1FEF">
        <w:rPr>
          <w:rFonts w:ascii="Times New Roman" w:hAnsi="Times New Roman" w:cs="Times New Roman"/>
          <w:sz w:val="24"/>
          <w:lang w:val="es-CL"/>
        </w:rPr>
        <w:t xml:space="preserve"> </w:t>
      </w:r>
      <w:r w:rsidR="00DF5B7D">
        <w:rPr>
          <w:rFonts w:ascii="Times New Roman" w:hAnsi="Times New Roman" w:cs="Times New Roman"/>
          <w:sz w:val="24"/>
          <w:lang w:val="es-CL"/>
        </w:rPr>
        <w:t xml:space="preserve">La segunda sección </w:t>
      </w:r>
      <w:r w:rsidR="006324B1">
        <w:rPr>
          <w:rFonts w:ascii="Times New Roman" w:hAnsi="Times New Roman" w:cs="Times New Roman"/>
          <w:sz w:val="24"/>
          <w:lang w:val="es-CL"/>
        </w:rPr>
        <w:t>es la de datos, la cual contiene la declaración de @data. Esta declaración denota el inicio de los datos en el archivo.</w:t>
      </w:r>
      <w:r w:rsidR="00082BC5">
        <w:rPr>
          <w:rFonts w:ascii="Times New Roman" w:hAnsi="Times New Roman" w:cs="Times New Roman"/>
          <w:sz w:val="24"/>
          <w:lang w:val="es-CL"/>
        </w:rPr>
        <w:t xml:space="preserve">  </w:t>
      </w:r>
    </w:p>
    <w:p w14:paraId="023F239C" w14:textId="6E1DE026" w:rsidR="00185A6B" w:rsidRPr="00D2136D" w:rsidRDefault="006D7B1C" w:rsidP="00157C25">
      <w:pPr>
        <w:spacing w:line="360" w:lineRule="auto"/>
        <w:rPr>
          <w:rFonts w:ascii="Times New Roman" w:hAnsi="Times New Roman" w:cs="Times New Roman"/>
          <w:sz w:val="24"/>
          <w:lang w:val="es-CL"/>
        </w:rPr>
      </w:pPr>
      <w:proofErr w:type="spellStart"/>
      <w:r>
        <w:rPr>
          <w:rFonts w:ascii="Times New Roman" w:hAnsi="Times New Roman" w:cs="Times New Roman"/>
          <w:sz w:val="24"/>
          <w:lang w:val="es-CL"/>
        </w:rPr>
        <w:t>Weka</w:t>
      </w:r>
      <w:proofErr w:type="spellEnd"/>
      <w:r>
        <w:rPr>
          <w:rFonts w:ascii="Times New Roman" w:hAnsi="Times New Roman" w:cs="Times New Roman"/>
          <w:sz w:val="24"/>
          <w:lang w:val="es-CL"/>
        </w:rPr>
        <w:t xml:space="preserve"> puede ser utilizado desde su interfaz gráfica, disponible </w:t>
      </w:r>
      <w:r w:rsidR="00C869CC">
        <w:rPr>
          <w:rFonts w:ascii="Times New Roman" w:hAnsi="Times New Roman" w:cs="Times New Roman"/>
          <w:sz w:val="24"/>
          <w:lang w:val="es-CL"/>
        </w:rPr>
        <w:t xml:space="preserve">de forma gratuita </w:t>
      </w:r>
      <w:r>
        <w:rPr>
          <w:rFonts w:ascii="Times New Roman" w:hAnsi="Times New Roman" w:cs="Times New Roman"/>
          <w:sz w:val="24"/>
          <w:lang w:val="es-CL"/>
        </w:rPr>
        <w:t>en su sitio web</w:t>
      </w:r>
      <w:r>
        <w:rPr>
          <w:rStyle w:val="Refdenotaalpie"/>
          <w:rFonts w:ascii="Times New Roman" w:hAnsi="Times New Roman" w:cs="Times New Roman"/>
          <w:sz w:val="24"/>
          <w:lang w:val="es-CL"/>
        </w:rPr>
        <w:footnoteReference w:id="1"/>
      </w:r>
      <w:r>
        <w:rPr>
          <w:rFonts w:ascii="Times New Roman" w:hAnsi="Times New Roman" w:cs="Times New Roman"/>
          <w:sz w:val="24"/>
          <w:lang w:val="es-CL"/>
        </w:rPr>
        <w:t xml:space="preserve"> o puede ser utilizado en código Java.</w:t>
      </w:r>
    </w:p>
    <w:p w14:paraId="4B45C215" w14:textId="77777777" w:rsidR="009F5EA9" w:rsidRDefault="009F5EA9" w:rsidP="0069712A">
      <w:pPr>
        <w:pStyle w:val="Ttulo2"/>
      </w:pPr>
      <w:bookmarkStart w:id="46" w:name="_Toc511668879"/>
      <w:proofErr w:type="spellStart"/>
      <w:r w:rsidRPr="00603AFD">
        <w:t>Standford</w:t>
      </w:r>
      <w:proofErr w:type="spellEnd"/>
      <w:r w:rsidRPr="00603AFD">
        <w:t xml:space="preserve"> </w:t>
      </w:r>
      <w:proofErr w:type="spellStart"/>
      <w:r w:rsidRPr="00603AFD">
        <w:t>CoreNLP</w:t>
      </w:r>
      <w:bookmarkEnd w:id="46"/>
      <w:proofErr w:type="spellEnd"/>
    </w:p>
    <w:p w14:paraId="4E337220" w14:textId="38EEA232" w:rsidR="000D071F" w:rsidRDefault="0026079A" w:rsidP="006F29C1">
      <w:pPr>
        <w:spacing w:line="360" w:lineRule="auto"/>
        <w:rPr>
          <w:rFonts w:ascii="Times New Roman" w:hAnsi="Times New Roman" w:cs="Times New Roman"/>
          <w:color w:val="000000"/>
          <w:sz w:val="24"/>
        </w:rPr>
      </w:pPr>
      <w:proofErr w:type="spellStart"/>
      <w:r>
        <w:rPr>
          <w:rFonts w:ascii="Times New Roman" w:hAnsi="Times New Roman" w:cs="Times New Roman"/>
          <w:color w:val="000000"/>
          <w:sz w:val="24"/>
        </w:rPr>
        <w:t>Standford</w:t>
      </w:r>
      <w:proofErr w:type="spellEnd"/>
      <w:r>
        <w:rPr>
          <w:rFonts w:ascii="Times New Roman" w:hAnsi="Times New Roman" w:cs="Times New Roman"/>
          <w:color w:val="000000"/>
          <w:sz w:val="24"/>
        </w:rPr>
        <w:t xml:space="preserve"> </w:t>
      </w:r>
      <w:proofErr w:type="spellStart"/>
      <w:r>
        <w:rPr>
          <w:rFonts w:ascii="Times New Roman" w:hAnsi="Times New Roman" w:cs="Times New Roman"/>
          <w:color w:val="000000"/>
          <w:sz w:val="24"/>
        </w:rPr>
        <w:t>CoreNLP</w:t>
      </w:r>
      <w:proofErr w:type="spellEnd"/>
      <w:r w:rsidRPr="0026079A">
        <w:rPr>
          <w:rFonts w:ascii="Times New Roman" w:hAnsi="Times New Roman" w:cs="Times New Roman"/>
          <w:color w:val="000000"/>
          <w:sz w:val="24"/>
        </w:rPr>
        <w:t xml:space="preserve"> es un </w:t>
      </w:r>
      <w:r>
        <w:rPr>
          <w:rFonts w:ascii="Times New Roman" w:hAnsi="Times New Roman" w:cs="Times New Roman"/>
          <w:color w:val="000000"/>
          <w:sz w:val="24"/>
        </w:rPr>
        <w:t>conjunto</w:t>
      </w:r>
      <w:r w:rsidRPr="0026079A">
        <w:rPr>
          <w:rFonts w:ascii="Times New Roman" w:hAnsi="Times New Roman" w:cs="Times New Roman"/>
          <w:color w:val="000000"/>
          <w:sz w:val="24"/>
        </w:rPr>
        <w:t xml:space="preserve"> de herramientas para el procesamient</w:t>
      </w:r>
      <w:r>
        <w:rPr>
          <w:rFonts w:ascii="Times New Roman" w:hAnsi="Times New Roman" w:cs="Times New Roman"/>
          <w:color w:val="000000"/>
          <w:sz w:val="24"/>
        </w:rPr>
        <w:t xml:space="preserve">o de textos en </w:t>
      </w:r>
      <w:r w:rsidR="00A7769D">
        <w:rPr>
          <w:rFonts w:ascii="Times New Roman" w:hAnsi="Times New Roman" w:cs="Times New Roman"/>
          <w:color w:val="000000"/>
          <w:sz w:val="24"/>
        </w:rPr>
        <w:t xml:space="preserve">idioma </w:t>
      </w:r>
      <w:r>
        <w:rPr>
          <w:rFonts w:ascii="Times New Roman" w:hAnsi="Times New Roman" w:cs="Times New Roman"/>
          <w:color w:val="000000"/>
          <w:sz w:val="24"/>
        </w:rPr>
        <w:t xml:space="preserve">inglés, </w:t>
      </w:r>
      <w:r w:rsidRPr="0026079A">
        <w:rPr>
          <w:rFonts w:ascii="Times New Roman" w:hAnsi="Times New Roman" w:cs="Times New Roman"/>
          <w:color w:val="000000"/>
          <w:sz w:val="24"/>
        </w:rPr>
        <w:t>español</w:t>
      </w:r>
      <w:r>
        <w:rPr>
          <w:rFonts w:ascii="Times New Roman" w:hAnsi="Times New Roman" w:cs="Times New Roman"/>
          <w:color w:val="000000"/>
          <w:sz w:val="24"/>
        </w:rPr>
        <w:t>, chino, alemán, entre otros</w:t>
      </w:r>
      <w:r w:rsidRPr="0026079A">
        <w:rPr>
          <w:rFonts w:ascii="Times New Roman" w:hAnsi="Times New Roman" w:cs="Times New Roman"/>
          <w:color w:val="000000"/>
          <w:sz w:val="24"/>
        </w:rPr>
        <w:t xml:space="preserve">. </w:t>
      </w:r>
      <w:proofErr w:type="spellStart"/>
      <w:r w:rsidR="00A7769D">
        <w:rPr>
          <w:rFonts w:ascii="Times New Roman" w:hAnsi="Times New Roman" w:cs="Times New Roman"/>
          <w:color w:val="000000"/>
          <w:sz w:val="24"/>
        </w:rPr>
        <w:t>Standford</w:t>
      </w:r>
      <w:proofErr w:type="spellEnd"/>
      <w:r w:rsidR="00A7769D">
        <w:rPr>
          <w:rFonts w:ascii="Times New Roman" w:hAnsi="Times New Roman" w:cs="Times New Roman"/>
          <w:color w:val="000000"/>
          <w:sz w:val="24"/>
        </w:rPr>
        <w:t xml:space="preserve"> </w:t>
      </w:r>
      <w:proofErr w:type="spellStart"/>
      <w:r w:rsidR="00A7769D">
        <w:rPr>
          <w:rFonts w:ascii="Times New Roman" w:hAnsi="Times New Roman" w:cs="Times New Roman"/>
          <w:color w:val="000000"/>
          <w:sz w:val="24"/>
        </w:rPr>
        <w:t>CoreNLP</w:t>
      </w:r>
      <w:proofErr w:type="spellEnd"/>
      <w:r w:rsidR="00A7769D">
        <w:rPr>
          <w:rFonts w:ascii="Times New Roman" w:hAnsi="Times New Roman" w:cs="Times New Roman"/>
          <w:color w:val="000000"/>
          <w:sz w:val="24"/>
        </w:rPr>
        <w:t xml:space="preserve"> puede ser utilizada a través de línea de comando, mediante una API o a través de su servicio web. </w:t>
      </w:r>
      <w:r w:rsidR="009506D3">
        <w:rPr>
          <w:rFonts w:ascii="Times New Roman" w:hAnsi="Times New Roman" w:cs="Times New Roman"/>
          <w:color w:val="000000"/>
          <w:sz w:val="24"/>
        </w:rPr>
        <w:t xml:space="preserve">Esta librería está escrita en Java pero puede ser utilizada en otros lenguajes tales como C#, </w:t>
      </w:r>
      <w:proofErr w:type="spellStart"/>
      <w:r w:rsidR="009506D3">
        <w:rPr>
          <w:rFonts w:ascii="Times New Roman" w:hAnsi="Times New Roman" w:cs="Times New Roman"/>
          <w:color w:val="000000"/>
          <w:sz w:val="24"/>
        </w:rPr>
        <w:t>Scala</w:t>
      </w:r>
      <w:proofErr w:type="spellEnd"/>
      <w:r w:rsidR="009506D3">
        <w:rPr>
          <w:rFonts w:ascii="Times New Roman" w:hAnsi="Times New Roman" w:cs="Times New Roman"/>
          <w:color w:val="000000"/>
          <w:sz w:val="24"/>
        </w:rPr>
        <w:t>, Python, JavaScript, entre otros.</w:t>
      </w:r>
      <w:r w:rsidR="00A7769D">
        <w:rPr>
          <w:rFonts w:ascii="Times New Roman" w:hAnsi="Times New Roman" w:cs="Times New Roman"/>
          <w:color w:val="000000"/>
          <w:sz w:val="24"/>
        </w:rPr>
        <w:t xml:space="preserve"> </w:t>
      </w:r>
      <w:r w:rsidR="00A43241">
        <w:rPr>
          <w:rFonts w:ascii="Times New Roman" w:hAnsi="Times New Roman" w:cs="Times New Roman"/>
          <w:color w:val="000000"/>
          <w:sz w:val="24"/>
        </w:rPr>
        <w:t xml:space="preserve">Las herramientas que proporciona </w:t>
      </w:r>
      <w:proofErr w:type="spellStart"/>
      <w:r w:rsidR="00A43241">
        <w:rPr>
          <w:rFonts w:ascii="Times New Roman" w:hAnsi="Times New Roman" w:cs="Times New Roman"/>
          <w:color w:val="000000"/>
          <w:sz w:val="24"/>
        </w:rPr>
        <w:t>Standford</w:t>
      </w:r>
      <w:proofErr w:type="spellEnd"/>
      <w:r w:rsidR="00A43241">
        <w:rPr>
          <w:rFonts w:ascii="Times New Roman" w:hAnsi="Times New Roman" w:cs="Times New Roman"/>
          <w:color w:val="000000"/>
          <w:sz w:val="24"/>
        </w:rPr>
        <w:t xml:space="preserve"> </w:t>
      </w:r>
      <w:proofErr w:type="spellStart"/>
      <w:r w:rsidR="00A43241">
        <w:rPr>
          <w:rFonts w:ascii="Times New Roman" w:hAnsi="Times New Roman" w:cs="Times New Roman"/>
          <w:color w:val="000000"/>
          <w:sz w:val="24"/>
        </w:rPr>
        <w:t>CoreNLP</w:t>
      </w:r>
      <w:proofErr w:type="spellEnd"/>
      <w:r w:rsidR="00A43241">
        <w:rPr>
          <w:rFonts w:ascii="Times New Roman" w:hAnsi="Times New Roman" w:cs="Times New Roman"/>
          <w:color w:val="000000"/>
          <w:sz w:val="24"/>
        </w:rPr>
        <w:t xml:space="preserve"> son las siguientes:</w:t>
      </w:r>
    </w:p>
    <w:p w14:paraId="12B93042" w14:textId="30924C83" w:rsidR="00F01BAA" w:rsidRPr="003539BA" w:rsidRDefault="00A43241" w:rsidP="00F40E56">
      <w:pPr>
        <w:pStyle w:val="Prrafodelista"/>
        <w:numPr>
          <w:ilvl w:val="0"/>
          <w:numId w:val="19"/>
        </w:numPr>
        <w:spacing w:line="360" w:lineRule="auto"/>
        <w:rPr>
          <w:rFonts w:ascii="Times New Roman" w:hAnsi="Times New Roman" w:cs="Times New Roman"/>
          <w:b/>
          <w:sz w:val="24"/>
          <w:szCs w:val="24"/>
          <w:lang w:val="es-CL"/>
        </w:rPr>
      </w:pPr>
      <w:proofErr w:type="spellStart"/>
      <w:r w:rsidRPr="00C05FB3">
        <w:rPr>
          <w:rFonts w:ascii="Times New Roman" w:hAnsi="Times New Roman" w:cs="Times New Roman"/>
          <w:b/>
          <w:sz w:val="24"/>
          <w:szCs w:val="24"/>
          <w:lang w:val="es-CL"/>
        </w:rPr>
        <w:t>Tokenizador</w:t>
      </w:r>
      <w:proofErr w:type="spellEnd"/>
      <w:r w:rsidRPr="00C05FB3">
        <w:rPr>
          <w:rFonts w:ascii="Times New Roman" w:hAnsi="Times New Roman" w:cs="Times New Roman"/>
          <w:b/>
          <w:sz w:val="24"/>
          <w:szCs w:val="24"/>
          <w:lang w:val="es-CL"/>
        </w:rPr>
        <w:t>:</w:t>
      </w:r>
      <w:r w:rsidR="00EF59BE" w:rsidRPr="00C05FB3">
        <w:rPr>
          <w:rFonts w:ascii="Times New Roman" w:hAnsi="Times New Roman" w:cs="Times New Roman"/>
          <w:b/>
          <w:sz w:val="24"/>
          <w:szCs w:val="24"/>
          <w:lang w:val="es-CL"/>
        </w:rPr>
        <w:t xml:space="preserve"> </w:t>
      </w:r>
      <w:r w:rsidR="00F01BAA" w:rsidRPr="00C05FB3">
        <w:rPr>
          <w:rFonts w:ascii="Times New Roman" w:hAnsi="Times New Roman" w:cs="Times New Roman"/>
          <w:sz w:val="24"/>
          <w:szCs w:val="24"/>
          <w:lang w:val="es-CL"/>
        </w:rPr>
        <w:t xml:space="preserve">Es el proceso de separar el texto en unidades llamadas </w:t>
      </w:r>
      <w:proofErr w:type="spellStart"/>
      <w:r w:rsidR="00F01BAA" w:rsidRPr="00C05FB3">
        <w:rPr>
          <w:rFonts w:ascii="Times New Roman" w:hAnsi="Times New Roman" w:cs="Times New Roman"/>
          <w:sz w:val="24"/>
          <w:szCs w:val="24"/>
          <w:lang w:val="es-CL"/>
        </w:rPr>
        <w:t>tokens</w:t>
      </w:r>
      <w:proofErr w:type="spellEnd"/>
      <w:r w:rsidR="00F01BAA" w:rsidRPr="00C05FB3">
        <w:rPr>
          <w:rFonts w:ascii="Times New Roman" w:hAnsi="Times New Roman" w:cs="Times New Roman"/>
          <w:sz w:val="24"/>
          <w:szCs w:val="24"/>
          <w:lang w:val="es-CL"/>
        </w:rPr>
        <w:t xml:space="preserve">. Los </w:t>
      </w:r>
      <w:proofErr w:type="spellStart"/>
      <w:r w:rsidR="00F01BAA" w:rsidRPr="00C05FB3">
        <w:rPr>
          <w:rFonts w:ascii="Times New Roman" w:hAnsi="Times New Roman" w:cs="Times New Roman"/>
          <w:sz w:val="24"/>
          <w:szCs w:val="24"/>
          <w:lang w:val="es-CL"/>
        </w:rPr>
        <w:t>tokens</w:t>
      </w:r>
      <w:proofErr w:type="spellEnd"/>
      <w:r w:rsidR="00F01BAA" w:rsidRPr="00C05FB3">
        <w:rPr>
          <w:rFonts w:ascii="Times New Roman" w:hAnsi="Times New Roman" w:cs="Times New Roman"/>
          <w:sz w:val="24"/>
          <w:szCs w:val="24"/>
          <w:lang w:val="es-CL"/>
        </w:rPr>
        <w:t xml:space="preserve"> pueden ser </w:t>
      </w:r>
      <w:r w:rsidR="002B1A41" w:rsidRPr="00C05FB3">
        <w:rPr>
          <w:rFonts w:ascii="Times New Roman" w:hAnsi="Times New Roman" w:cs="Times New Roman"/>
          <w:sz w:val="24"/>
          <w:szCs w:val="24"/>
          <w:lang w:val="es-CL"/>
        </w:rPr>
        <w:t>palabras, números o conjunto de palabras.</w:t>
      </w:r>
    </w:p>
    <w:p w14:paraId="35459578" w14:textId="77777777" w:rsidR="003539BA" w:rsidRPr="00F40E56" w:rsidRDefault="003539BA" w:rsidP="003539BA">
      <w:pPr>
        <w:pStyle w:val="Prrafodelista"/>
        <w:spacing w:line="360" w:lineRule="auto"/>
        <w:rPr>
          <w:rFonts w:ascii="Times New Roman" w:hAnsi="Times New Roman" w:cs="Times New Roman"/>
          <w:b/>
          <w:sz w:val="24"/>
          <w:szCs w:val="24"/>
          <w:lang w:val="es-CL"/>
        </w:rPr>
      </w:pPr>
    </w:p>
    <w:p w14:paraId="17164240" w14:textId="10B659D9" w:rsidR="00F01BAA" w:rsidRPr="00C05FB3" w:rsidRDefault="00A43241" w:rsidP="00C05FB3">
      <w:pPr>
        <w:pStyle w:val="Prrafodelista"/>
        <w:numPr>
          <w:ilvl w:val="0"/>
          <w:numId w:val="19"/>
        </w:numPr>
        <w:spacing w:line="360" w:lineRule="auto"/>
        <w:rPr>
          <w:rFonts w:ascii="Times New Roman" w:hAnsi="Times New Roman" w:cs="Times New Roman"/>
          <w:b/>
          <w:sz w:val="24"/>
          <w:szCs w:val="24"/>
          <w:lang w:val="es-CL"/>
        </w:rPr>
      </w:pPr>
      <w:r w:rsidRPr="00C05FB3">
        <w:rPr>
          <w:rFonts w:ascii="Times New Roman" w:hAnsi="Times New Roman" w:cs="Times New Roman"/>
          <w:b/>
          <w:sz w:val="24"/>
          <w:szCs w:val="24"/>
          <w:lang w:val="es-CL"/>
        </w:rPr>
        <w:t>Divisor de frase:</w:t>
      </w:r>
      <w:r w:rsidR="00F01BAA" w:rsidRPr="00C05FB3">
        <w:rPr>
          <w:rFonts w:ascii="Times New Roman" w:hAnsi="Times New Roman" w:cs="Times New Roman"/>
          <w:b/>
          <w:sz w:val="24"/>
          <w:szCs w:val="24"/>
          <w:lang w:val="es-CL"/>
        </w:rPr>
        <w:t xml:space="preserve"> </w:t>
      </w:r>
      <w:r w:rsidR="00F01BAA" w:rsidRPr="00C05FB3">
        <w:rPr>
          <w:rFonts w:ascii="Times New Roman" w:hAnsi="Times New Roman" w:cs="Times New Roman"/>
          <w:sz w:val="24"/>
          <w:szCs w:val="24"/>
          <w:lang w:val="es-CL"/>
        </w:rPr>
        <w:t xml:space="preserve">Separa una secuencia de </w:t>
      </w:r>
      <w:proofErr w:type="spellStart"/>
      <w:r w:rsidR="00F01BAA" w:rsidRPr="00C05FB3">
        <w:rPr>
          <w:rFonts w:ascii="Times New Roman" w:hAnsi="Times New Roman" w:cs="Times New Roman"/>
          <w:sz w:val="24"/>
          <w:szCs w:val="24"/>
          <w:lang w:val="es-CL"/>
        </w:rPr>
        <w:t>tokens</w:t>
      </w:r>
      <w:proofErr w:type="spellEnd"/>
      <w:r w:rsidR="00F01BAA" w:rsidRPr="00C05FB3">
        <w:rPr>
          <w:rFonts w:ascii="Times New Roman" w:hAnsi="Times New Roman" w:cs="Times New Roman"/>
          <w:sz w:val="24"/>
          <w:szCs w:val="24"/>
          <w:lang w:val="es-CL"/>
        </w:rPr>
        <w:t xml:space="preserve"> en frases.</w:t>
      </w:r>
      <w:r w:rsidR="002B1A41" w:rsidRPr="00C05FB3">
        <w:rPr>
          <w:rFonts w:ascii="Times New Roman" w:hAnsi="Times New Roman" w:cs="Times New Roman"/>
          <w:sz w:val="24"/>
          <w:szCs w:val="24"/>
          <w:lang w:val="es-CL"/>
        </w:rPr>
        <w:t xml:space="preserve"> La separación de frases se puede realizar a través de espacios en blanco y/o puntuaciones.</w:t>
      </w:r>
    </w:p>
    <w:p w14:paraId="20FCA36D" w14:textId="77777777" w:rsidR="00F01BAA" w:rsidRPr="00C05FB3" w:rsidRDefault="00F01BAA" w:rsidP="00C05FB3">
      <w:pPr>
        <w:pStyle w:val="Prrafodelista"/>
        <w:spacing w:line="360" w:lineRule="auto"/>
        <w:rPr>
          <w:rFonts w:ascii="Times New Roman" w:hAnsi="Times New Roman" w:cs="Times New Roman"/>
          <w:b/>
          <w:sz w:val="24"/>
          <w:szCs w:val="24"/>
          <w:lang w:val="es-CL"/>
        </w:rPr>
      </w:pPr>
    </w:p>
    <w:p w14:paraId="6BB3C0FC" w14:textId="0AD85DBE" w:rsidR="00F01BAA" w:rsidRPr="00C05FB3" w:rsidRDefault="00A43241" w:rsidP="00C05FB3">
      <w:pPr>
        <w:pStyle w:val="Prrafodelista"/>
        <w:numPr>
          <w:ilvl w:val="0"/>
          <w:numId w:val="19"/>
        </w:numPr>
        <w:spacing w:line="360" w:lineRule="auto"/>
        <w:rPr>
          <w:rFonts w:ascii="Times New Roman" w:hAnsi="Times New Roman" w:cs="Times New Roman"/>
          <w:b/>
          <w:sz w:val="24"/>
          <w:szCs w:val="24"/>
          <w:lang w:val="es-CL"/>
        </w:rPr>
      </w:pPr>
      <w:r w:rsidRPr="00C05FB3">
        <w:rPr>
          <w:rFonts w:ascii="Times New Roman" w:hAnsi="Times New Roman" w:cs="Times New Roman"/>
          <w:b/>
          <w:sz w:val="24"/>
          <w:szCs w:val="24"/>
          <w:lang w:val="es-CL"/>
        </w:rPr>
        <w:t xml:space="preserve">Etiquetador </w:t>
      </w:r>
      <w:r w:rsidR="00C65AE0" w:rsidRPr="00C05FB3">
        <w:rPr>
          <w:rFonts w:ascii="Times New Roman" w:hAnsi="Times New Roman" w:cs="Times New Roman"/>
          <w:b/>
          <w:sz w:val="24"/>
          <w:szCs w:val="24"/>
          <w:lang w:val="es-CL"/>
        </w:rPr>
        <w:t xml:space="preserve">gramatical (POS </w:t>
      </w:r>
      <w:proofErr w:type="spellStart"/>
      <w:r w:rsidR="00C65AE0" w:rsidRPr="00C05FB3">
        <w:rPr>
          <w:rFonts w:ascii="Times New Roman" w:hAnsi="Times New Roman" w:cs="Times New Roman"/>
          <w:b/>
          <w:sz w:val="24"/>
          <w:szCs w:val="24"/>
          <w:lang w:val="es-CL"/>
        </w:rPr>
        <w:t>tagging</w:t>
      </w:r>
      <w:proofErr w:type="spellEnd"/>
      <w:r w:rsidR="00C65AE0" w:rsidRPr="00C05FB3">
        <w:rPr>
          <w:rFonts w:ascii="Times New Roman" w:hAnsi="Times New Roman" w:cs="Times New Roman"/>
          <w:b/>
          <w:sz w:val="24"/>
          <w:szCs w:val="24"/>
          <w:lang w:val="es-CL"/>
        </w:rPr>
        <w:t xml:space="preserve"> en inglés)</w:t>
      </w:r>
      <w:r w:rsidRPr="00C05FB3">
        <w:rPr>
          <w:rFonts w:ascii="Times New Roman" w:hAnsi="Times New Roman" w:cs="Times New Roman"/>
          <w:b/>
          <w:sz w:val="24"/>
          <w:szCs w:val="24"/>
          <w:lang w:val="es-CL"/>
        </w:rPr>
        <w:t>:</w:t>
      </w:r>
      <w:r w:rsidR="002B1A41" w:rsidRPr="00C05FB3">
        <w:rPr>
          <w:rFonts w:ascii="Times New Roman" w:hAnsi="Times New Roman" w:cs="Times New Roman"/>
          <w:b/>
          <w:sz w:val="24"/>
          <w:szCs w:val="24"/>
          <w:lang w:val="es-CL"/>
        </w:rPr>
        <w:t xml:space="preserve"> </w:t>
      </w:r>
      <w:r w:rsidR="002B1A41" w:rsidRPr="00C05FB3">
        <w:rPr>
          <w:rFonts w:ascii="Times New Roman" w:hAnsi="Times New Roman" w:cs="Times New Roman"/>
          <w:sz w:val="24"/>
          <w:szCs w:val="24"/>
          <w:lang w:val="es-CL"/>
        </w:rPr>
        <w:t>E</w:t>
      </w:r>
      <w:r w:rsidR="00C65AE0" w:rsidRPr="00C05FB3">
        <w:rPr>
          <w:rFonts w:ascii="Times New Roman" w:hAnsi="Times New Roman" w:cs="Times New Roman"/>
          <w:sz w:val="24"/>
          <w:szCs w:val="24"/>
          <w:lang w:val="es-CL"/>
        </w:rPr>
        <w:t xml:space="preserve">tiqueta </w:t>
      </w:r>
      <w:proofErr w:type="spellStart"/>
      <w:r w:rsidR="00C65AE0" w:rsidRPr="00C05FB3">
        <w:rPr>
          <w:rFonts w:ascii="Times New Roman" w:hAnsi="Times New Roman" w:cs="Times New Roman"/>
          <w:sz w:val="24"/>
          <w:szCs w:val="24"/>
          <w:lang w:val="es-CL"/>
        </w:rPr>
        <w:t>tokens</w:t>
      </w:r>
      <w:proofErr w:type="spellEnd"/>
      <w:r w:rsidR="00C65AE0" w:rsidRPr="00C05FB3">
        <w:rPr>
          <w:rFonts w:ascii="Times New Roman" w:hAnsi="Times New Roman" w:cs="Times New Roman"/>
          <w:sz w:val="24"/>
          <w:szCs w:val="24"/>
          <w:lang w:val="es-CL"/>
        </w:rPr>
        <w:t xml:space="preserve"> con su respectiva</w:t>
      </w:r>
      <w:r w:rsidR="002B1A41" w:rsidRPr="00C05FB3">
        <w:rPr>
          <w:rFonts w:ascii="Times New Roman" w:hAnsi="Times New Roman" w:cs="Times New Roman"/>
          <w:sz w:val="24"/>
          <w:szCs w:val="24"/>
          <w:lang w:val="es-CL"/>
        </w:rPr>
        <w:t xml:space="preserve"> </w:t>
      </w:r>
      <w:r w:rsidR="00C65AE0" w:rsidRPr="00C05FB3">
        <w:rPr>
          <w:rFonts w:ascii="Times New Roman" w:hAnsi="Times New Roman" w:cs="Times New Roman"/>
          <w:sz w:val="24"/>
          <w:szCs w:val="24"/>
          <w:lang w:val="es-CL"/>
        </w:rPr>
        <w:t>categoría gramatical dentro del texto.</w:t>
      </w:r>
    </w:p>
    <w:p w14:paraId="3CDFAB19" w14:textId="77777777" w:rsidR="00F01BAA" w:rsidRPr="00C05FB3" w:rsidRDefault="00F01BAA" w:rsidP="00C05FB3">
      <w:pPr>
        <w:pStyle w:val="Prrafodelista"/>
        <w:spacing w:line="360" w:lineRule="auto"/>
        <w:rPr>
          <w:rFonts w:ascii="Times New Roman" w:hAnsi="Times New Roman" w:cs="Times New Roman"/>
          <w:b/>
          <w:sz w:val="24"/>
          <w:szCs w:val="24"/>
          <w:lang w:val="es-CL"/>
        </w:rPr>
      </w:pPr>
    </w:p>
    <w:p w14:paraId="11BA80D7" w14:textId="077BE4C2" w:rsidR="00F01BAA" w:rsidRPr="00C05FB3" w:rsidRDefault="00A43241" w:rsidP="00C05FB3">
      <w:pPr>
        <w:pStyle w:val="Prrafodelista"/>
        <w:numPr>
          <w:ilvl w:val="0"/>
          <w:numId w:val="19"/>
        </w:numPr>
        <w:spacing w:line="360" w:lineRule="auto"/>
        <w:rPr>
          <w:rFonts w:ascii="Times New Roman" w:hAnsi="Times New Roman" w:cs="Times New Roman"/>
          <w:b/>
          <w:sz w:val="24"/>
          <w:szCs w:val="24"/>
          <w:lang w:val="es-CL"/>
        </w:rPr>
      </w:pPr>
      <w:proofErr w:type="spellStart"/>
      <w:r w:rsidRPr="00C05FB3">
        <w:rPr>
          <w:rFonts w:ascii="Times New Roman" w:hAnsi="Times New Roman" w:cs="Times New Roman"/>
          <w:b/>
          <w:sz w:val="24"/>
          <w:szCs w:val="24"/>
          <w:lang w:val="es-CL"/>
        </w:rPr>
        <w:t>Lemma</w:t>
      </w:r>
      <w:proofErr w:type="spellEnd"/>
      <w:r w:rsidR="00EF59BE" w:rsidRPr="00C05FB3">
        <w:rPr>
          <w:rFonts w:ascii="Times New Roman" w:hAnsi="Times New Roman" w:cs="Times New Roman"/>
          <w:b/>
          <w:sz w:val="24"/>
          <w:szCs w:val="24"/>
          <w:lang w:val="es-CL"/>
        </w:rPr>
        <w:t>:</w:t>
      </w:r>
      <w:r w:rsidR="00C65AE0" w:rsidRPr="00C05FB3">
        <w:rPr>
          <w:rFonts w:ascii="Times New Roman" w:hAnsi="Times New Roman" w:cs="Times New Roman"/>
          <w:b/>
          <w:sz w:val="24"/>
          <w:szCs w:val="24"/>
          <w:lang w:val="es-CL"/>
        </w:rPr>
        <w:t xml:space="preserve"> </w:t>
      </w:r>
      <w:r w:rsidR="00C65AE0" w:rsidRPr="00C05FB3">
        <w:rPr>
          <w:rFonts w:ascii="Times New Roman" w:hAnsi="Times New Roman" w:cs="Times New Roman"/>
          <w:sz w:val="24"/>
          <w:szCs w:val="24"/>
          <w:lang w:val="es-CL"/>
        </w:rPr>
        <w:t xml:space="preserve">Genera </w:t>
      </w:r>
      <w:r w:rsidR="000127C8">
        <w:rPr>
          <w:rFonts w:ascii="Times New Roman" w:hAnsi="Times New Roman" w:cs="Times New Roman"/>
          <w:sz w:val="24"/>
          <w:szCs w:val="24"/>
          <w:lang w:val="es-CL"/>
        </w:rPr>
        <w:t>el lema</w:t>
      </w:r>
      <w:r w:rsidR="00AA676E">
        <w:rPr>
          <w:rFonts w:ascii="Times New Roman" w:hAnsi="Times New Roman" w:cs="Times New Roman"/>
          <w:sz w:val="24"/>
          <w:szCs w:val="24"/>
          <w:lang w:val="es-CL"/>
        </w:rPr>
        <w:t xml:space="preserve"> (forma canónica o palabra representativa)</w:t>
      </w:r>
      <w:r w:rsidR="00C65AE0" w:rsidRPr="00C05FB3">
        <w:rPr>
          <w:rFonts w:ascii="Times New Roman" w:hAnsi="Times New Roman" w:cs="Times New Roman"/>
          <w:sz w:val="24"/>
          <w:szCs w:val="24"/>
          <w:lang w:val="es-CL"/>
        </w:rPr>
        <w:t xml:space="preserve"> de </w:t>
      </w:r>
      <w:r w:rsidR="00AA676E">
        <w:rPr>
          <w:rFonts w:ascii="Times New Roman" w:hAnsi="Times New Roman" w:cs="Times New Roman"/>
          <w:sz w:val="24"/>
          <w:szCs w:val="24"/>
          <w:lang w:val="es-CL"/>
        </w:rPr>
        <w:t>cada uno de</w:t>
      </w:r>
      <w:r w:rsidR="00AA676E" w:rsidRPr="00C05FB3">
        <w:rPr>
          <w:rFonts w:ascii="Times New Roman" w:hAnsi="Times New Roman" w:cs="Times New Roman"/>
          <w:sz w:val="24"/>
          <w:szCs w:val="24"/>
          <w:lang w:val="es-CL"/>
        </w:rPr>
        <w:t xml:space="preserve"> </w:t>
      </w:r>
      <w:r w:rsidR="00C65AE0" w:rsidRPr="00C05FB3">
        <w:rPr>
          <w:rFonts w:ascii="Times New Roman" w:hAnsi="Times New Roman" w:cs="Times New Roman"/>
          <w:sz w:val="24"/>
          <w:szCs w:val="24"/>
          <w:lang w:val="es-CL"/>
        </w:rPr>
        <w:t xml:space="preserve">los </w:t>
      </w:r>
      <w:proofErr w:type="spellStart"/>
      <w:r w:rsidR="00C65AE0" w:rsidRPr="00C05FB3">
        <w:rPr>
          <w:rFonts w:ascii="Times New Roman" w:hAnsi="Times New Roman" w:cs="Times New Roman"/>
          <w:sz w:val="24"/>
          <w:szCs w:val="24"/>
          <w:lang w:val="es-CL"/>
        </w:rPr>
        <w:t>tokens</w:t>
      </w:r>
      <w:proofErr w:type="spellEnd"/>
      <w:r w:rsidR="00C65AE0" w:rsidRPr="00C05FB3">
        <w:rPr>
          <w:rFonts w:ascii="Times New Roman" w:hAnsi="Times New Roman" w:cs="Times New Roman"/>
          <w:sz w:val="24"/>
          <w:szCs w:val="24"/>
          <w:lang w:val="es-CL"/>
        </w:rPr>
        <w:t>.</w:t>
      </w:r>
      <w:r w:rsidR="00C05FB3" w:rsidRPr="00C05FB3">
        <w:rPr>
          <w:rFonts w:ascii="Times New Roman" w:hAnsi="Times New Roman" w:cs="Times New Roman"/>
          <w:sz w:val="24"/>
          <w:szCs w:val="24"/>
          <w:lang w:val="es-CL"/>
        </w:rPr>
        <w:t xml:space="preserve"> </w:t>
      </w:r>
    </w:p>
    <w:p w14:paraId="79DF9741" w14:textId="77777777" w:rsidR="00F01BAA" w:rsidRPr="00C05FB3" w:rsidRDefault="00F01BAA" w:rsidP="00C05FB3">
      <w:pPr>
        <w:pStyle w:val="Prrafodelista"/>
        <w:spacing w:line="360" w:lineRule="auto"/>
        <w:rPr>
          <w:rFonts w:ascii="Times New Roman" w:hAnsi="Times New Roman" w:cs="Times New Roman"/>
          <w:b/>
          <w:sz w:val="24"/>
          <w:szCs w:val="24"/>
          <w:lang w:val="es-CL"/>
        </w:rPr>
      </w:pPr>
    </w:p>
    <w:p w14:paraId="19894BCB" w14:textId="472449CB" w:rsidR="00C65AE0" w:rsidRPr="00C05FB3" w:rsidRDefault="000F0BF6" w:rsidP="00C05FB3">
      <w:pPr>
        <w:pStyle w:val="Prrafodelista"/>
        <w:numPr>
          <w:ilvl w:val="0"/>
          <w:numId w:val="19"/>
        </w:numPr>
        <w:spacing w:line="360" w:lineRule="auto"/>
        <w:rPr>
          <w:rFonts w:ascii="Times New Roman" w:hAnsi="Times New Roman" w:cs="Times New Roman"/>
          <w:b/>
          <w:sz w:val="24"/>
          <w:szCs w:val="24"/>
          <w:lang w:val="es-CL"/>
        </w:rPr>
      </w:pPr>
      <w:r>
        <w:rPr>
          <w:rFonts w:ascii="Times New Roman" w:hAnsi="Times New Roman" w:cs="Times New Roman"/>
          <w:b/>
          <w:sz w:val="24"/>
          <w:szCs w:val="24"/>
          <w:lang w:val="es-CL"/>
        </w:rPr>
        <w:lastRenderedPageBreak/>
        <w:t>Reconocedor de entidad (</w:t>
      </w:r>
      <w:r w:rsidR="00EF59BE" w:rsidRPr="00C05FB3">
        <w:rPr>
          <w:rFonts w:ascii="Times New Roman" w:hAnsi="Times New Roman" w:cs="Times New Roman"/>
          <w:b/>
          <w:sz w:val="24"/>
          <w:szCs w:val="24"/>
          <w:lang w:val="es-CL"/>
        </w:rPr>
        <w:t>NER</w:t>
      </w:r>
      <w:r>
        <w:rPr>
          <w:rFonts w:ascii="Times New Roman" w:hAnsi="Times New Roman" w:cs="Times New Roman"/>
          <w:b/>
          <w:sz w:val="24"/>
          <w:szCs w:val="24"/>
          <w:lang w:val="es-CL"/>
        </w:rPr>
        <w:t xml:space="preserve"> en inglés)</w:t>
      </w:r>
      <w:r w:rsidR="00EF59BE" w:rsidRPr="00C05FB3">
        <w:rPr>
          <w:rFonts w:ascii="Times New Roman" w:hAnsi="Times New Roman" w:cs="Times New Roman"/>
          <w:b/>
          <w:sz w:val="24"/>
          <w:szCs w:val="24"/>
          <w:lang w:val="es-CL"/>
        </w:rPr>
        <w:t>:</w:t>
      </w:r>
      <w:r w:rsidR="00C65AE0" w:rsidRPr="00C05FB3">
        <w:rPr>
          <w:rFonts w:ascii="Times New Roman" w:hAnsi="Times New Roman" w:cs="Times New Roman"/>
          <w:b/>
          <w:sz w:val="24"/>
          <w:szCs w:val="24"/>
          <w:lang w:val="es-CL"/>
        </w:rPr>
        <w:t xml:space="preserve"> </w:t>
      </w:r>
      <w:r w:rsidR="00C65AE0" w:rsidRPr="00C05FB3">
        <w:rPr>
          <w:rFonts w:ascii="Times New Roman" w:hAnsi="Times New Roman" w:cs="Times New Roman"/>
          <w:sz w:val="24"/>
          <w:szCs w:val="24"/>
          <w:lang w:val="es-CL"/>
        </w:rPr>
        <w:t xml:space="preserve">Reconoce entidades dentro de un texto. </w:t>
      </w:r>
      <w:r>
        <w:rPr>
          <w:rFonts w:ascii="Times New Roman" w:hAnsi="Times New Roman" w:cs="Times New Roman"/>
          <w:sz w:val="24"/>
          <w:szCs w:val="24"/>
          <w:lang w:val="es-CL"/>
        </w:rPr>
        <w:t>Alguna de las entidades que la herramienta reconoce por defecto son personas, ubicaciones, organizaciones, fechas, dinero, entre otras.</w:t>
      </w:r>
    </w:p>
    <w:p w14:paraId="652A0EDE" w14:textId="77777777" w:rsidR="00C65AE0" w:rsidRPr="00C05FB3" w:rsidRDefault="00C65AE0" w:rsidP="00C05FB3">
      <w:pPr>
        <w:pStyle w:val="Prrafodelista"/>
        <w:spacing w:line="360" w:lineRule="auto"/>
        <w:rPr>
          <w:rFonts w:ascii="Times New Roman" w:hAnsi="Times New Roman" w:cs="Times New Roman"/>
          <w:b/>
          <w:sz w:val="24"/>
          <w:szCs w:val="24"/>
          <w:lang w:val="es-CL"/>
        </w:rPr>
      </w:pPr>
    </w:p>
    <w:p w14:paraId="3FBD0435" w14:textId="3462FE45" w:rsidR="00C65AE0" w:rsidRPr="00C05FB3" w:rsidRDefault="00EF59BE" w:rsidP="00C05FB3">
      <w:pPr>
        <w:pStyle w:val="Prrafodelista"/>
        <w:numPr>
          <w:ilvl w:val="0"/>
          <w:numId w:val="19"/>
        </w:numPr>
        <w:spacing w:line="360" w:lineRule="auto"/>
        <w:rPr>
          <w:rFonts w:ascii="Times New Roman" w:hAnsi="Times New Roman" w:cs="Times New Roman"/>
          <w:b/>
          <w:sz w:val="24"/>
          <w:szCs w:val="24"/>
          <w:lang w:val="es-CL"/>
        </w:rPr>
      </w:pPr>
      <w:proofErr w:type="spellStart"/>
      <w:r w:rsidRPr="00C05FB3">
        <w:rPr>
          <w:rFonts w:ascii="Times New Roman" w:hAnsi="Times New Roman" w:cs="Times New Roman"/>
          <w:b/>
          <w:sz w:val="24"/>
          <w:szCs w:val="24"/>
          <w:lang w:val="es-CL"/>
        </w:rPr>
        <w:t>RegexNER</w:t>
      </w:r>
      <w:proofErr w:type="spellEnd"/>
      <w:r w:rsidRPr="00C05FB3">
        <w:rPr>
          <w:rFonts w:ascii="Times New Roman" w:hAnsi="Times New Roman" w:cs="Times New Roman"/>
          <w:b/>
          <w:sz w:val="24"/>
          <w:szCs w:val="24"/>
          <w:lang w:val="es-CL"/>
        </w:rPr>
        <w:t>:</w:t>
      </w:r>
      <w:r w:rsidR="000F0BF6">
        <w:rPr>
          <w:rFonts w:ascii="Times New Roman" w:hAnsi="Times New Roman" w:cs="Times New Roman"/>
          <w:b/>
          <w:sz w:val="24"/>
          <w:szCs w:val="24"/>
          <w:lang w:val="es-CL"/>
        </w:rPr>
        <w:t xml:space="preserve"> </w:t>
      </w:r>
      <w:r w:rsidR="000F0BF6">
        <w:rPr>
          <w:rFonts w:ascii="Times New Roman" w:hAnsi="Times New Roman" w:cs="Times New Roman"/>
          <w:sz w:val="24"/>
          <w:szCs w:val="24"/>
          <w:lang w:val="es-CL"/>
        </w:rPr>
        <w:t xml:space="preserve">Es un reconocedor de entidades basado en </w:t>
      </w:r>
      <w:r w:rsidR="00256C42">
        <w:rPr>
          <w:rFonts w:ascii="Times New Roman" w:hAnsi="Times New Roman" w:cs="Times New Roman"/>
          <w:sz w:val="24"/>
          <w:szCs w:val="24"/>
          <w:lang w:val="es-CL"/>
        </w:rPr>
        <w:t>patrones</w:t>
      </w:r>
      <w:r w:rsidR="000F0BF6">
        <w:rPr>
          <w:rFonts w:ascii="Times New Roman" w:hAnsi="Times New Roman" w:cs="Times New Roman"/>
          <w:sz w:val="24"/>
          <w:szCs w:val="24"/>
          <w:lang w:val="es-CL"/>
        </w:rPr>
        <w:t>.</w:t>
      </w:r>
      <w:r w:rsidR="00256C42">
        <w:rPr>
          <w:rFonts w:ascii="Times New Roman" w:hAnsi="Times New Roman" w:cs="Times New Roman"/>
          <w:sz w:val="24"/>
          <w:szCs w:val="24"/>
          <w:lang w:val="es-CL"/>
        </w:rPr>
        <w:t xml:space="preserve"> A través de esta herramienta se pueden reconocer entidades que no están por defecto.</w:t>
      </w:r>
    </w:p>
    <w:p w14:paraId="1315A08D" w14:textId="77777777" w:rsidR="00C65AE0" w:rsidRPr="00C05FB3" w:rsidRDefault="00C65AE0" w:rsidP="00C05FB3">
      <w:pPr>
        <w:pStyle w:val="Prrafodelista"/>
        <w:spacing w:line="360" w:lineRule="auto"/>
        <w:rPr>
          <w:rFonts w:ascii="Times New Roman" w:hAnsi="Times New Roman" w:cs="Times New Roman"/>
          <w:b/>
          <w:sz w:val="24"/>
          <w:szCs w:val="24"/>
          <w:lang w:val="es-CL"/>
        </w:rPr>
      </w:pPr>
    </w:p>
    <w:p w14:paraId="3DBDB254" w14:textId="42A6B021" w:rsidR="00C65AE0" w:rsidRPr="00C05FB3" w:rsidRDefault="00EF59BE" w:rsidP="00C05FB3">
      <w:pPr>
        <w:pStyle w:val="Prrafodelista"/>
        <w:numPr>
          <w:ilvl w:val="0"/>
          <w:numId w:val="19"/>
        </w:numPr>
        <w:spacing w:line="360" w:lineRule="auto"/>
        <w:rPr>
          <w:rFonts w:ascii="Times New Roman" w:hAnsi="Times New Roman" w:cs="Times New Roman"/>
          <w:b/>
          <w:sz w:val="24"/>
          <w:szCs w:val="24"/>
          <w:lang w:val="es-CL"/>
        </w:rPr>
      </w:pPr>
      <w:proofErr w:type="spellStart"/>
      <w:r w:rsidRPr="00C05FB3">
        <w:rPr>
          <w:rFonts w:ascii="Times New Roman" w:hAnsi="Times New Roman" w:cs="Times New Roman"/>
          <w:b/>
          <w:sz w:val="24"/>
          <w:szCs w:val="24"/>
          <w:lang w:val="es-CL"/>
        </w:rPr>
        <w:t>Parse</w:t>
      </w:r>
      <w:proofErr w:type="spellEnd"/>
      <w:r w:rsidRPr="00C05FB3">
        <w:rPr>
          <w:rFonts w:ascii="Times New Roman" w:hAnsi="Times New Roman" w:cs="Times New Roman"/>
          <w:b/>
          <w:sz w:val="24"/>
          <w:szCs w:val="24"/>
          <w:lang w:val="es-CL"/>
        </w:rPr>
        <w:t>:</w:t>
      </w:r>
      <w:r w:rsidR="00256C42">
        <w:rPr>
          <w:rFonts w:ascii="Times New Roman" w:hAnsi="Times New Roman" w:cs="Times New Roman"/>
          <w:sz w:val="24"/>
          <w:szCs w:val="24"/>
          <w:lang w:val="es-CL"/>
        </w:rPr>
        <w:t xml:space="preserve"> </w:t>
      </w:r>
      <w:r w:rsidR="004A052C">
        <w:rPr>
          <w:rFonts w:ascii="Times New Roman" w:hAnsi="Times New Roman" w:cs="Times New Roman"/>
          <w:sz w:val="24"/>
          <w:szCs w:val="24"/>
          <w:lang w:val="es-CL"/>
        </w:rPr>
        <w:t>Proporciona los analizadores sintácticos de circunscripción (</w:t>
      </w:r>
      <w:proofErr w:type="spellStart"/>
      <w:r w:rsidR="004A052C">
        <w:rPr>
          <w:rFonts w:ascii="Times New Roman" w:hAnsi="Times New Roman" w:cs="Times New Roman"/>
          <w:sz w:val="24"/>
          <w:szCs w:val="24"/>
          <w:lang w:val="es-CL"/>
        </w:rPr>
        <w:t>constituent</w:t>
      </w:r>
      <w:proofErr w:type="spellEnd"/>
      <w:r w:rsidR="004A052C">
        <w:rPr>
          <w:rFonts w:ascii="Times New Roman" w:hAnsi="Times New Roman" w:cs="Times New Roman"/>
          <w:sz w:val="24"/>
          <w:szCs w:val="24"/>
          <w:lang w:val="es-CL"/>
        </w:rPr>
        <w:t xml:space="preserve"> </w:t>
      </w:r>
      <w:proofErr w:type="spellStart"/>
      <w:r w:rsidR="004A052C">
        <w:rPr>
          <w:rFonts w:ascii="Times New Roman" w:hAnsi="Times New Roman" w:cs="Times New Roman"/>
          <w:sz w:val="24"/>
          <w:szCs w:val="24"/>
          <w:lang w:val="es-CL"/>
        </w:rPr>
        <w:t>parser</w:t>
      </w:r>
      <w:proofErr w:type="spellEnd"/>
      <w:r w:rsidR="004A052C">
        <w:rPr>
          <w:rFonts w:ascii="Times New Roman" w:hAnsi="Times New Roman" w:cs="Times New Roman"/>
          <w:sz w:val="24"/>
          <w:szCs w:val="24"/>
          <w:lang w:val="es-CL"/>
        </w:rPr>
        <w:t xml:space="preserve"> en inglés) y representación (</w:t>
      </w:r>
      <w:proofErr w:type="spellStart"/>
      <w:r w:rsidR="004A052C">
        <w:rPr>
          <w:rFonts w:ascii="Times New Roman" w:hAnsi="Times New Roman" w:cs="Times New Roman"/>
          <w:sz w:val="24"/>
          <w:szCs w:val="24"/>
          <w:lang w:val="es-CL"/>
        </w:rPr>
        <w:t>representation</w:t>
      </w:r>
      <w:proofErr w:type="spellEnd"/>
      <w:r w:rsidR="004A052C">
        <w:rPr>
          <w:rFonts w:ascii="Times New Roman" w:hAnsi="Times New Roman" w:cs="Times New Roman"/>
          <w:sz w:val="24"/>
          <w:szCs w:val="24"/>
          <w:lang w:val="es-CL"/>
        </w:rPr>
        <w:t xml:space="preserve"> </w:t>
      </w:r>
      <w:proofErr w:type="spellStart"/>
      <w:r w:rsidR="004A052C">
        <w:rPr>
          <w:rFonts w:ascii="Times New Roman" w:hAnsi="Times New Roman" w:cs="Times New Roman"/>
          <w:sz w:val="24"/>
          <w:szCs w:val="24"/>
          <w:lang w:val="es-CL"/>
        </w:rPr>
        <w:t>parser</w:t>
      </w:r>
      <w:proofErr w:type="spellEnd"/>
      <w:r w:rsidR="004A052C">
        <w:rPr>
          <w:rFonts w:ascii="Times New Roman" w:hAnsi="Times New Roman" w:cs="Times New Roman"/>
          <w:sz w:val="24"/>
          <w:szCs w:val="24"/>
          <w:lang w:val="es-CL"/>
        </w:rPr>
        <w:t xml:space="preserve"> en inglés)</w:t>
      </w:r>
      <w:r w:rsidR="00256C42">
        <w:rPr>
          <w:rFonts w:ascii="Times New Roman" w:hAnsi="Times New Roman" w:cs="Times New Roman"/>
          <w:sz w:val="24"/>
          <w:szCs w:val="24"/>
          <w:lang w:val="es-CL"/>
        </w:rPr>
        <w:t xml:space="preserve">. </w:t>
      </w:r>
    </w:p>
    <w:p w14:paraId="4FF9D06C" w14:textId="77777777" w:rsidR="00C65AE0" w:rsidRPr="00C05FB3" w:rsidRDefault="00C65AE0" w:rsidP="00C05FB3">
      <w:pPr>
        <w:pStyle w:val="Prrafodelista"/>
        <w:spacing w:line="360" w:lineRule="auto"/>
        <w:rPr>
          <w:rFonts w:ascii="Times New Roman" w:hAnsi="Times New Roman" w:cs="Times New Roman"/>
          <w:b/>
          <w:sz w:val="24"/>
          <w:szCs w:val="24"/>
          <w:lang w:val="es-CL"/>
        </w:rPr>
      </w:pPr>
    </w:p>
    <w:p w14:paraId="23F72C4B" w14:textId="6E531EB7" w:rsidR="00C65AE0" w:rsidRPr="00C05FB3" w:rsidRDefault="00C65AE0" w:rsidP="00C05FB3">
      <w:pPr>
        <w:pStyle w:val="Prrafodelista"/>
        <w:numPr>
          <w:ilvl w:val="0"/>
          <w:numId w:val="19"/>
        </w:numPr>
        <w:spacing w:line="360" w:lineRule="auto"/>
        <w:rPr>
          <w:rFonts w:ascii="Times New Roman" w:hAnsi="Times New Roman" w:cs="Times New Roman"/>
          <w:b/>
          <w:sz w:val="24"/>
          <w:szCs w:val="24"/>
          <w:lang w:val="es-CL"/>
        </w:rPr>
      </w:pPr>
      <w:r w:rsidRPr="00C05FB3">
        <w:rPr>
          <w:rFonts w:ascii="Times New Roman" w:hAnsi="Times New Roman" w:cs="Times New Roman"/>
          <w:b/>
          <w:sz w:val="24"/>
          <w:szCs w:val="24"/>
          <w:lang w:val="es-CL"/>
        </w:rPr>
        <w:t>Análisis</w:t>
      </w:r>
      <w:r w:rsidR="00EF59BE" w:rsidRPr="00C05FB3">
        <w:rPr>
          <w:rFonts w:ascii="Times New Roman" w:hAnsi="Times New Roman" w:cs="Times New Roman"/>
          <w:b/>
          <w:sz w:val="24"/>
          <w:szCs w:val="24"/>
          <w:lang w:val="es-CL"/>
        </w:rPr>
        <w:t xml:space="preserve"> de sentimiento:</w:t>
      </w:r>
      <w:r w:rsidR="00256C42">
        <w:rPr>
          <w:rFonts w:ascii="Times New Roman" w:hAnsi="Times New Roman" w:cs="Times New Roman"/>
          <w:b/>
          <w:sz w:val="24"/>
          <w:szCs w:val="24"/>
          <w:lang w:val="es-CL"/>
        </w:rPr>
        <w:t xml:space="preserve"> </w:t>
      </w:r>
      <w:r w:rsidR="004A052C">
        <w:rPr>
          <w:rFonts w:ascii="Times New Roman" w:hAnsi="Times New Roman" w:cs="Times New Roman"/>
          <w:sz w:val="24"/>
          <w:szCs w:val="24"/>
          <w:lang w:val="es-CL"/>
        </w:rPr>
        <w:t>Realiza análisis de sentimiento utilizando aprendizaje profundo.</w:t>
      </w:r>
    </w:p>
    <w:p w14:paraId="110C67CF" w14:textId="77777777" w:rsidR="00C65AE0" w:rsidRPr="00C05FB3" w:rsidRDefault="00C65AE0" w:rsidP="00C05FB3">
      <w:pPr>
        <w:pStyle w:val="Prrafodelista"/>
        <w:spacing w:line="360" w:lineRule="auto"/>
        <w:rPr>
          <w:rFonts w:ascii="Times New Roman" w:hAnsi="Times New Roman" w:cs="Times New Roman"/>
          <w:b/>
          <w:sz w:val="24"/>
          <w:szCs w:val="24"/>
          <w:lang w:val="es-CL"/>
        </w:rPr>
      </w:pPr>
    </w:p>
    <w:p w14:paraId="10608ED3" w14:textId="062B5831" w:rsidR="00EF59BE" w:rsidRPr="008F07BE" w:rsidRDefault="00EF59BE" w:rsidP="00C05FB3">
      <w:pPr>
        <w:pStyle w:val="Prrafodelista"/>
        <w:numPr>
          <w:ilvl w:val="0"/>
          <w:numId w:val="19"/>
        </w:numPr>
        <w:spacing w:line="360" w:lineRule="auto"/>
        <w:rPr>
          <w:rFonts w:ascii="Times New Roman" w:hAnsi="Times New Roman" w:cs="Times New Roman"/>
          <w:b/>
          <w:sz w:val="24"/>
          <w:szCs w:val="24"/>
          <w:lang w:val="es-CL"/>
        </w:rPr>
      </w:pPr>
      <w:proofErr w:type="spellStart"/>
      <w:r w:rsidRPr="00C05FB3">
        <w:rPr>
          <w:rFonts w:ascii="Times New Roman" w:hAnsi="Times New Roman" w:cs="Times New Roman"/>
          <w:b/>
          <w:sz w:val="24"/>
          <w:szCs w:val="24"/>
          <w:lang w:val="es-CL"/>
        </w:rPr>
        <w:t>Coref</w:t>
      </w:r>
      <w:proofErr w:type="spellEnd"/>
      <w:r w:rsidRPr="00C05FB3">
        <w:rPr>
          <w:rFonts w:ascii="Times New Roman" w:hAnsi="Times New Roman" w:cs="Times New Roman"/>
          <w:b/>
          <w:sz w:val="24"/>
          <w:szCs w:val="24"/>
          <w:lang w:val="es-CL"/>
        </w:rPr>
        <w:t>:</w:t>
      </w:r>
      <w:r w:rsidR="00CE7C04">
        <w:rPr>
          <w:rFonts w:ascii="Times New Roman" w:hAnsi="Times New Roman" w:cs="Times New Roman"/>
          <w:b/>
          <w:sz w:val="24"/>
          <w:szCs w:val="24"/>
          <w:lang w:val="es-CL"/>
        </w:rPr>
        <w:t xml:space="preserve"> </w:t>
      </w:r>
      <w:r w:rsidR="00714E6B">
        <w:rPr>
          <w:rFonts w:ascii="Times New Roman" w:hAnsi="Times New Roman" w:cs="Times New Roman"/>
          <w:sz w:val="24"/>
          <w:szCs w:val="24"/>
          <w:lang w:val="es-CL"/>
        </w:rPr>
        <w:t>Esta herramienta encuentra referencias de la misma entidad dentro de un texto.</w:t>
      </w:r>
      <w:r w:rsidR="008F07BE">
        <w:rPr>
          <w:rFonts w:ascii="Times New Roman" w:hAnsi="Times New Roman" w:cs="Times New Roman"/>
          <w:sz w:val="24"/>
          <w:szCs w:val="24"/>
          <w:lang w:val="es-CL"/>
        </w:rPr>
        <w:t xml:space="preserve"> Por ejemplo, si se habla de “Natalia” y luego se le menciona como “ella”.</w:t>
      </w:r>
    </w:p>
    <w:p w14:paraId="6B71A76B" w14:textId="77777777" w:rsidR="008F07BE" w:rsidRPr="008F07BE" w:rsidRDefault="008F07BE" w:rsidP="008F07BE">
      <w:pPr>
        <w:pStyle w:val="Prrafodelista"/>
        <w:rPr>
          <w:rFonts w:ascii="Times New Roman" w:hAnsi="Times New Roman" w:cs="Times New Roman"/>
          <w:b/>
          <w:sz w:val="24"/>
          <w:szCs w:val="24"/>
          <w:lang w:val="es-CL"/>
        </w:rPr>
      </w:pPr>
    </w:p>
    <w:p w14:paraId="5FF4CB38" w14:textId="644A1BB3" w:rsidR="006E6E87" w:rsidRDefault="00C05FB3" w:rsidP="006F29C1">
      <w:pPr>
        <w:spacing w:line="360" w:lineRule="auto"/>
        <w:rPr>
          <w:rFonts w:ascii="Times New Roman" w:hAnsi="Times New Roman" w:cs="Times New Roman"/>
          <w:sz w:val="24"/>
          <w:szCs w:val="24"/>
          <w:lang w:val="es-CL"/>
        </w:rPr>
      </w:pPr>
      <w:r w:rsidRPr="00C05FB3">
        <w:rPr>
          <w:rFonts w:ascii="Times New Roman" w:hAnsi="Times New Roman" w:cs="Times New Roman"/>
          <w:sz w:val="24"/>
          <w:szCs w:val="24"/>
          <w:lang w:val="es-CL"/>
        </w:rPr>
        <w:t xml:space="preserve">A pesar de que </w:t>
      </w:r>
      <w:r w:rsidR="008F07BE">
        <w:rPr>
          <w:rFonts w:ascii="Times New Roman" w:hAnsi="Times New Roman" w:cs="Times New Roman"/>
          <w:sz w:val="24"/>
          <w:szCs w:val="24"/>
          <w:lang w:val="es-CL"/>
        </w:rPr>
        <w:t xml:space="preserve">por defecto </w:t>
      </w:r>
      <w:r w:rsidR="002642AC">
        <w:rPr>
          <w:rFonts w:ascii="Times New Roman" w:hAnsi="Times New Roman" w:cs="Times New Roman"/>
          <w:sz w:val="24"/>
          <w:szCs w:val="24"/>
          <w:lang w:val="es-CL"/>
        </w:rPr>
        <w:t>esta herramienta</w:t>
      </w:r>
      <w:r w:rsidR="008F07BE">
        <w:rPr>
          <w:rFonts w:ascii="Times New Roman" w:hAnsi="Times New Roman" w:cs="Times New Roman"/>
          <w:sz w:val="24"/>
          <w:szCs w:val="24"/>
          <w:lang w:val="es-CL"/>
        </w:rPr>
        <w:t xml:space="preserve"> trabaja con textos en </w:t>
      </w:r>
      <w:r w:rsidR="002642AC">
        <w:rPr>
          <w:rFonts w:ascii="Times New Roman" w:hAnsi="Times New Roman" w:cs="Times New Roman"/>
          <w:sz w:val="24"/>
          <w:szCs w:val="24"/>
          <w:lang w:val="es-CL"/>
        </w:rPr>
        <w:t xml:space="preserve">idioma </w:t>
      </w:r>
      <w:r w:rsidR="008F07BE">
        <w:rPr>
          <w:rFonts w:ascii="Times New Roman" w:hAnsi="Times New Roman" w:cs="Times New Roman"/>
          <w:sz w:val="24"/>
          <w:szCs w:val="24"/>
          <w:lang w:val="es-CL"/>
        </w:rPr>
        <w:t>inglés, también es posible utilizar esta herramienta en otros idiomas</w:t>
      </w:r>
      <w:r w:rsidR="002642AC">
        <w:rPr>
          <w:rFonts w:ascii="Times New Roman" w:hAnsi="Times New Roman" w:cs="Times New Roman"/>
          <w:sz w:val="24"/>
          <w:szCs w:val="24"/>
          <w:lang w:val="es-CL"/>
        </w:rPr>
        <w:t>,</w:t>
      </w:r>
      <w:r w:rsidR="008F07BE">
        <w:rPr>
          <w:rFonts w:ascii="Times New Roman" w:hAnsi="Times New Roman" w:cs="Times New Roman"/>
          <w:sz w:val="24"/>
          <w:szCs w:val="24"/>
          <w:lang w:val="es-CL"/>
        </w:rPr>
        <w:t xml:space="preserve"> incluyendo el español.  </w:t>
      </w:r>
      <w:r w:rsidR="002642AC">
        <w:rPr>
          <w:rFonts w:ascii="Times New Roman" w:hAnsi="Times New Roman" w:cs="Times New Roman"/>
          <w:sz w:val="24"/>
          <w:szCs w:val="24"/>
          <w:lang w:val="es-CL"/>
        </w:rPr>
        <w:t>E</w:t>
      </w:r>
      <w:r w:rsidRPr="00C05FB3">
        <w:rPr>
          <w:rFonts w:ascii="Times New Roman" w:hAnsi="Times New Roman" w:cs="Times New Roman"/>
          <w:sz w:val="24"/>
          <w:szCs w:val="24"/>
          <w:lang w:val="es-CL"/>
        </w:rPr>
        <w:t xml:space="preserve">n la </w:t>
      </w:r>
      <w:r w:rsidR="00E355C9" w:rsidRPr="00E355C9">
        <w:rPr>
          <w:rFonts w:ascii="Times New Roman" w:hAnsi="Times New Roman" w:cs="Times New Roman"/>
          <w:sz w:val="24"/>
          <w:szCs w:val="24"/>
          <w:lang w:val="es-CL"/>
        </w:rPr>
        <w:fldChar w:fldCharType="begin"/>
      </w:r>
      <w:r w:rsidR="00E355C9" w:rsidRPr="00E355C9">
        <w:rPr>
          <w:rFonts w:ascii="Times New Roman" w:hAnsi="Times New Roman" w:cs="Times New Roman"/>
          <w:sz w:val="24"/>
          <w:szCs w:val="24"/>
          <w:lang w:val="es-CL"/>
        </w:rPr>
        <w:instrText xml:space="preserve"> REF _Ref510379385  \* MERGEFORMAT </w:instrText>
      </w:r>
      <w:r w:rsidR="00E355C9" w:rsidRPr="00E355C9">
        <w:rPr>
          <w:rFonts w:ascii="Times New Roman" w:hAnsi="Times New Roman" w:cs="Times New Roman"/>
          <w:sz w:val="24"/>
          <w:szCs w:val="24"/>
          <w:lang w:val="es-CL"/>
        </w:rPr>
        <w:fldChar w:fldCharType="separate"/>
      </w:r>
      <w:r w:rsidR="00E355C9" w:rsidRPr="00E355C9">
        <w:rPr>
          <w:rFonts w:ascii="Times New Roman" w:hAnsi="Times New Roman" w:cs="Times New Roman"/>
          <w:sz w:val="24"/>
        </w:rPr>
        <w:t xml:space="preserve">Tabla </w:t>
      </w:r>
      <w:r w:rsidR="00E355C9" w:rsidRPr="00E355C9">
        <w:rPr>
          <w:rFonts w:ascii="Times New Roman" w:hAnsi="Times New Roman" w:cs="Times New Roman"/>
          <w:noProof/>
          <w:sz w:val="24"/>
        </w:rPr>
        <w:t>1</w:t>
      </w:r>
      <w:r w:rsidR="00E355C9" w:rsidRPr="00E355C9">
        <w:rPr>
          <w:rFonts w:ascii="Times New Roman" w:hAnsi="Times New Roman" w:cs="Times New Roman"/>
          <w:sz w:val="24"/>
          <w:szCs w:val="24"/>
          <w:lang w:val="es-CL"/>
        </w:rPr>
        <w:fldChar w:fldCharType="end"/>
      </w:r>
      <w:r w:rsidR="00E355C9">
        <w:rPr>
          <w:rFonts w:ascii="Times New Roman" w:hAnsi="Times New Roman" w:cs="Times New Roman"/>
          <w:sz w:val="24"/>
          <w:szCs w:val="24"/>
          <w:lang w:val="es-CL"/>
        </w:rPr>
        <w:t xml:space="preserve"> </w:t>
      </w:r>
      <w:r w:rsidR="002642AC">
        <w:rPr>
          <w:rFonts w:ascii="Times New Roman" w:hAnsi="Times New Roman" w:cs="Times New Roman"/>
          <w:sz w:val="24"/>
          <w:szCs w:val="24"/>
          <w:lang w:val="es-CL"/>
        </w:rPr>
        <w:t xml:space="preserve">se presenta un resumen de las herramientas proporcionadas por </w:t>
      </w:r>
      <w:proofErr w:type="spellStart"/>
      <w:r w:rsidR="002642AC">
        <w:rPr>
          <w:rFonts w:ascii="Times New Roman" w:hAnsi="Times New Roman" w:cs="Times New Roman"/>
          <w:sz w:val="24"/>
          <w:szCs w:val="24"/>
          <w:lang w:val="es-CL"/>
        </w:rPr>
        <w:t>Standford</w:t>
      </w:r>
      <w:proofErr w:type="spellEnd"/>
      <w:r w:rsidR="002642AC">
        <w:rPr>
          <w:rFonts w:ascii="Times New Roman" w:hAnsi="Times New Roman" w:cs="Times New Roman"/>
          <w:sz w:val="24"/>
          <w:szCs w:val="24"/>
          <w:lang w:val="es-CL"/>
        </w:rPr>
        <w:t xml:space="preserve"> </w:t>
      </w:r>
      <w:proofErr w:type="spellStart"/>
      <w:r w:rsidR="002642AC">
        <w:rPr>
          <w:rFonts w:ascii="Times New Roman" w:hAnsi="Times New Roman" w:cs="Times New Roman"/>
          <w:sz w:val="24"/>
          <w:szCs w:val="24"/>
          <w:lang w:val="es-CL"/>
        </w:rPr>
        <w:t>CoreNLP</w:t>
      </w:r>
      <w:proofErr w:type="spellEnd"/>
      <w:r w:rsidR="002642AC">
        <w:rPr>
          <w:rFonts w:ascii="Times New Roman" w:hAnsi="Times New Roman" w:cs="Times New Roman"/>
          <w:sz w:val="24"/>
          <w:szCs w:val="24"/>
          <w:lang w:val="es-CL"/>
        </w:rPr>
        <w:t xml:space="preserve"> y su compatibilidad con otros idiomas.</w:t>
      </w:r>
    </w:p>
    <w:p w14:paraId="355AD66B" w14:textId="77777777" w:rsidR="00F40E56" w:rsidRDefault="00F40E56" w:rsidP="006F29C1">
      <w:pPr>
        <w:spacing w:line="360" w:lineRule="auto"/>
        <w:rPr>
          <w:rFonts w:ascii="Times New Roman" w:hAnsi="Times New Roman" w:cs="Times New Roman"/>
          <w:sz w:val="24"/>
          <w:szCs w:val="24"/>
          <w:lang w:val="es-CL"/>
        </w:rPr>
      </w:pPr>
    </w:p>
    <w:p w14:paraId="5686B404" w14:textId="77777777" w:rsidR="007006B5" w:rsidRDefault="007006B5" w:rsidP="006F29C1">
      <w:pPr>
        <w:spacing w:line="360" w:lineRule="auto"/>
        <w:rPr>
          <w:rFonts w:ascii="Times New Roman" w:hAnsi="Times New Roman" w:cs="Times New Roman"/>
          <w:sz w:val="24"/>
          <w:szCs w:val="24"/>
          <w:lang w:val="es-CL"/>
        </w:rPr>
      </w:pPr>
    </w:p>
    <w:p w14:paraId="08B4E2D6" w14:textId="77777777" w:rsidR="007006B5" w:rsidRDefault="007006B5" w:rsidP="006F29C1">
      <w:pPr>
        <w:spacing w:line="360" w:lineRule="auto"/>
        <w:rPr>
          <w:rFonts w:ascii="Times New Roman" w:hAnsi="Times New Roman" w:cs="Times New Roman"/>
          <w:sz w:val="24"/>
          <w:szCs w:val="24"/>
          <w:lang w:val="es-CL"/>
        </w:rPr>
      </w:pPr>
    </w:p>
    <w:p w14:paraId="1E6ED601" w14:textId="77777777" w:rsidR="007006B5" w:rsidRDefault="007006B5" w:rsidP="006F29C1">
      <w:pPr>
        <w:spacing w:line="360" w:lineRule="auto"/>
        <w:rPr>
          <w:rFonts w:ascii="Times New Roman" w:hAnsi="Times New Roman" w:cs="Times New Roman"/>
          <w:sz w:val="24"/>
          <w:szCs w:val="24"/>
          <w:lang w:val="es-CL"/>
        </w:rPr>
      </w:pPr>
    </w:p>
    <w:p w14:paraId="1D14A8ED" w14:textId="77777777" w:rsidR="007006B5" w:rsidRDefault="007006B5" w:rsidP="006F29C1">
      <w:pPr>
        <w:spacing w:line="360" w:lineRule="auto"/>
        <w:rPr>
          <w:rFonts w:ascii="Times New Roman" w:hAnsi="Times New Roman" w:cs="Times New Roman"/>
          <w:sz w:val="24"/>
          <w:szCs w:val="24"/>
          <w:lang w:val="es-CL"/>
        </w:rPr>
      </w:pPr>
    </w:p>
    <w:p w14:paraId="3CA1474B" w14:textId="77777777" w:rsidR="007006B5" w:rsidRDefault="007006B5" w:rsidP="006F29C1">
      <w:pPr>
        <w:spacing w:line="360" w:lineRule="auto"/>
        <w:rPr>
          <w:rFonts w:ascii="Times New Roman" w:hAnsi="Times New Roman" w:cs="Times New Roman"/>
          <w:sz w:val="24"/>
          <w:szCs w:val="24"/>
          <w:lang w:val="es-CL"/>
        </w:rPr>
      </w:pPr>
    </w:p>
    <w:p w14:paraId="1238CEC2" w14:textId="77777777" w:rsidR="007006B5" w:rsidRPr="002642AC" w:rsidRDefault="007006B5" w:rsidP="006F29C1">
      <w:pPr>
        <w:spacing w:line="360" w:lineRule="auto"/>
        <w:rPr>
          <w:rFonts w:ascii="Times New Roman" w:hAnsi="Times New Roman" w:cs="Times New Roman"/>
          <w:sz w:val="24"/>
          <w:szCs w:val="24"/>
          <w:lang w:val="es-CL"/>
        </w:rPr>
      </w:pPr>
    </w:p>
    <w:tbl>
      <w:tblPr>
        <w:tblStyle w:val="Tablaconcuadrcula"/>
        <w:tblW w:w="0" w:type="auto"/>
        <w:tblLook w:val="04A0" w:firstRow="1" w:lastRow="0" w:firstColumn="1" w:lastColumn="0" w:noHBand="0" w:noVBand="1"/>
      </w:tblPr>
      <w:tblGrid>
        <w:gridCol w:w="2476"/>
        <w:gridCol w:w="1034"/>
        <w:gridCol w:w="993"/>
        <w:gridCol w:w="1134"/>
        <w:gridCol w:w="1134"/>
        <w:gridCol w:w="1044"/>
        <w:gridCol w:w="1134"/>
      </w:tblGrid>
      <w:tr w:rsidR="00A43241" w:rsidRPr="008B6358" w14:paraId="61386643" w14:textId="77777777" w:rsidTr="008B6358">
        <w:tc>
          <w:tcPr>
            <w:tcW w:w="2476" w:type="dxa"/>
          </w:tcPr>
          <w:p w14:paraId="284BC107" w14:textId="4FD05A8D" w:rsidR="0026079A" w:rsidRPr="008B6358" w:rsidRDefault="0026079A" w:rsidP="006F29C1">
            <w:pPr>
              <w:spacing w:line="360" w:lineRule="auto"/>
              <w:rPr>
                <w:rFonts w:ascii="Times New Roman" w:hAnsi="Times New Roman" w:cs="Times New Roman"/>
                <w:sz w:val="24"/>
                <w:szCs w:val="24"/>
                <w:lang w:val="es-CL"/>
              </w:rPr>
            </w:pPr>
            <w:r w:rsidRPr="008B6358">
              <w:rPr>
                <w:rFonts w:ascii="Times New Roman" w:hAnsi="Times New Roman" w:cs="Times New Roman"/>
                <w:sz w:val="24"/>
                <w:szCs w:val="24"/>
                <w:lang w:val="es-CL"/>
              </w:rPr>
              <w:lastRenderedPageBreak/>
              <w:t>Anotador</w:t>
            </w:r>
          </w:p>
        </w:tc>
        <w:tc>
          <w:tcPr>
            <w:tcW w:w="1034" w:type="dxa"/>
          </w:tcPr>
          <w:p w14:paraId="7D38F870" w14:textId="072EA4E6" w:rsidR="0026079A" w:rsidRPr="008B6358" w:rsidRDefault="0026079A" w:rsidP="0026079A">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Árabe</w:t>
            </w:r>
          </w:p>
        </w:tc>
        <w:tc>
          <w:tcPr>
            <w:tcW w:w="993" w:type="dxa"/>
          </w:tcPr>
          <w:p w14:paraId="0D9FEB29" w14:textId="2378BE95" w:rsidR="0026079A" w:rsidRPr="008B6358" w:rsidRDefault="0026079A" w:rsidP="0026079A">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Chino</w:t>
            </w:r>
          </w:p>
        </w:tc>
        <w:tc>
          <w:tcPr>
            <w:tcW w:w="1134" w:type="dxa"/>
          </w:tcPr>
          <w:p w14:paraId="4B0D2AC8" w14:textId="400A2715" w:rsidR="0026079A" w:rsidRPr="008B6358" w:rsidRDefault="0026079A" w:rsidP="0026079A">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Inglés</w:t>
            </w:r>
          </w:p>
        </w:tc>
        <w:tc>
          <w:tcPr>
            <w:tcW w:w="1134" w:type="dxa"/>
          </w:tcPr>
          <w:p w14:paraId="532F1EE9" w14:textId="6DFCF6CF" w:rsidR="0026079A" w:rsidRPr="008B6358" w:rsidRDefault="0026079A" w:rsidP="0026079A">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Español</w:t>
            </w:r>
          </w:p>
        </w:tc>
        <w:tc>
          <w:tcPr>
            <w:tcW w:w="1044" w:type="dxa"/>
          </w:tcPr>
          <w:p w14:paraId="51C1ABD5" w14:textId="7A7FAF19" w:rsidR="0026079A" w:rsidRPr="008B6358" w:rsidRDefault="0026079A" w:rsidP="0026079A">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Francés</w:t>
            </w:r>
          </w:p>
        </w:tc>
        <w:tc>
          <w:tcPr>
            <w:tcW w:w="1134" w:type="dxa"/>
          </w:tcPr>
          <w:p w14:paraId="0DE9E665" w14:textId="6DC445AB" w:rsidR="0026079A" w:rsidRPr="008B6358" w:rsidRDefault="0026079A" w:rsidP="0026079A">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Alemán</w:t>
            </w:r>
          </w:p>
        </w:tc>
      </w:tr>
      <w:tr w:rsidR="00A43241" w:rsidRPr="008B6358" w14:paraId="59222DCE" w14:textId="77777777" w:rsidTr="008B6358">
        <w:tc>
          <w:tcPr>
            <w:tcW w:w="2476" w:type="dxa"/>
          </w:tcPr>
          <w:p w14:paraId="4BB813AC" w14:textId="587FBF66" w:rsidR="0026079A" w:rsidRPr="008B6358" w:rsidRDefault="0026079A" w:rsidP="006F29C1">
            <w:pPr>
              <w:spacing w:line="360" w:lineRule="auto"/>
              <w:rPr>
                <w:rFonts w:ascii="Times New Roman" w:hAnsi="Times New Roman" w:cs="Times New Roman"/>
                <w:sz w:val="24"/>
                <w:szCs w:val="24"/>
                <w:lang w:val="es-CL"/>
              </w:rPr>
            </w:pPr>
            <w:proofErr w:type="spellStart"/>
            <w:r w:rsidRPr="008B6358">
              <w:rPr>
                <w:rFonts w:ascii="Times New Roman" w:hAnsi="Times New Roman" w:cs="Times New Roman"/>
                <w:sz w:val="24"/>
                <w:szCs w:val="24"/>
                <w:lang w:val="es-CL"/>
              </w:rPr>
              <w:t>Tokenizador</w:t>
            </w:r>
            <w:proofErr w:type="spellEnd"/>
          </w:p>
        </w:tc>
        <w:tc>
          <w:tcPr>
            <w:tcW w:w="1034" w:type="dxa"/>
          </w:tcPr>
          <w:p w14:paraId="6FD78692" w14:textId="71906BCD"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993" w:type="dxa"/>
          </w:tcPr>
          <w:p w14:paraId="3A528E1E" w14:textId="4C847D99"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0C22F123" w14:textId="608A1F9A" w:rsidR="0026079A" w:rsidRPr="008B6358" w:rsidRDefault="0026079A" w:rsidP="008B6358">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X</w:t>
            </w:r>
          </w:p>
        </w:tc>
        <w:tc>
          <w:tcPr>
            <w:tcW w:w="1134" w:type="dxa"/>
          </w:tcPr>
          <w:p w14:paraId="33899632" w14:textId="11D3469A"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044" w:type="dxa"/>
          </w:tcPr>
          <w:p w14:paraId="4053C4C5" w14:textId="71484AA0"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68B093C7" w14:textId="3A174763" w:rsidR="0026079A" w:rsidRPr="008B6358" w:rsidRDefault="0026079A" w:rsidP="008B6358">
            <w:pPr>
              <w:spacing w:line="360" w:lineRule="auto"/>
              <w:jc w:val="center"/>
              <w:rPr>
                <w:rFonts w:ascii="Times New Roman" w:hAnsi="Times New Roman" w:cs="Times New Roman"/>
                <w:sz w:val="24"/>
                <w:szCs w:val="24"/>
                <w:lang w:val="es-CL"/>
              </w:rPr>
            </w:pPr>
          </w:p>
        </w:tc>
      </w:tr>
      <w:tr w:rsidR="00A43241" w:rsidRPr="008B6358" w14:paraId="629F0CD5" w14:textId="77777777" w:rsidTr="008B6358">
        <w:tc>
          <w:tcPr>
            <w:tcW w:w="2476" w:type="dxa"/>
          </w:tcPr>
          <w:p w14:paraId="0F4422FD" w14:textId="37DE9135" w:rsidR="0026079A" w:rsidRPr="008B6358" w:rsidRDefault="0026079A" w:rsidP="006F29C1">
            <w:pPr>
              <w:spacing w:line="360" w:lineRule="auto"/>
              <w:rPr>
                <w:rFonts w:ascii="Times New Roman" w:hAnsi="Times New Roman" w:cs="Times New Roman"/>
                <w:sz w:val="24"/>
                <w:szCs w:val="24"/>
                <w:lang w:val="es-CL"/>
              </w:rPr>
            </w:pPr>
            <w:r w:rsidRPr="008B6358">
              <w:rPr>
                <w:rFonts w:ascii="Times New Roman" w:hAnsi="Times New Roman" w:cs="Times New Roman"/>
                <w:sz w:val="24"/>
                <w:szCs w:val="24"/>
                <w:lang w:val="es-CL"/>
              </w:rPr>
              <w:t>Divisor de frase</w:t>
            </w:r>
          </w:p>
        </w:tc>
        <w:tc>
          <w:tcPr>
            <w:tcW w:w="1034" w:type="dxa"/>
          </w:tcPr>
          <w:p w14:paraId="43FEEDA5" w14:textId="33B6300A"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993" w:type="dxa"/>
          </w:tcPr>
          <w:p w14:paraId="25EFB373" w14:textId="1C616F03"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77C41AD1" w14:textId="2DEB4205" w:rsidR="0026079A" w:rsidRPr="008B6358" w:rsidRDefault="0026079A" w:rsidP="008B6358">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X</w:t>
            </w:r>
          </w:p>
        </w:tc>
        <w:tc>
          <w:tcPr>
            <w:tcW w:w="1134" w:type="dxa"/>
          </w:tcPr>
          <w:p w14:paraId="3945AE2D" w14:textId="7D63BD4E"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044" w:type="dxa"/>
          </w:tcPr>
          <w:p w14:paraId="4137BD8E" w14:textId="751462E4"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126FB5D3" w14:textId="2DC0F50B"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r>
      <w:tr w:rsidR="00A43241" w:rsidRPr="008B6358" w14:paraId="53373D29" w14:textId="77777777" w:rsidTr="008B6358">
        <w:tc>
          <w:tcPr>
            <w:tcW w:w="2476" w:type="dxa"/>
          </w:tcPr>
          <w:p w14:paraId="0ABC3587" w14:textId="54DDCA5F" w:rsidR="0026079A" w:rsidRPr="008B6358" w:rsidRDefault="0026079A" w:rsidP="006F29C1">
            <w:pPr>
              <w:spacing w:line="360" w:lineRule="auto"/>
              <w:rPr>
                <w:rFonts w:ascii="Times New Roman" w:hAnsi="Times New Roman" w:cs="Times New Roman"/>
                <w:sz w:val="24"/>
                <w:szCs w:val="24"/>
                <w:lang w:val="es-CL"/>
              </w:rPr>
            </w:pPr>
            <w:r w:rsidRPr="008B6358">
              <w:rPr>
                <w:rFonts w:ascii="Times New Roman" w:hAnsi="Times New Roman" w:cs="Times New Roman"/>
                <w:sz w:val="24"/>
                <w:szCs w:val="24"/>
                <w:lang w:val="es-CL"/>
              </w:rPr>
              <w:t>Etiquetador POS</w:t>
            </w:r>
          </w:p>
        </w:tc>
        <w:tc>
          <w:tcPr>
            <w:tcW w:w="1034" w:type="dxa"/>
          </w:tcPr>
          <w:p w14:paraId="715E2FF7" w14:textId="6F5DBF21"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993" w:type="dxa"/>
          </w:tcPr>
          <w:p w14:paraId="45631236" w14:textId="60EC8E18"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04BE88A6" w14:textId="355082F3" w:rsidR="0026079A" w:rsidRPr="008B6358" w:rsidRDefault="0026079A" w:rsidP="008B6358">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X</w:t>
            </w:r>
          </w:p>
        </w:tc>
        <w:tc>
          <w:tcPr>
            <w:tcW w:w="1134" w:type="dxa"/>
          </w:tcPr>
          <w:p w14:paraId="1C8CF26B" w14:textId="766249CD"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044" w:type="dxa"/>
          </w:tcPr>
          <w:p w14:paraId="663CA97E" w14:textId="2A22BAEB"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403F3093" w14:textId="5E85712C"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r>
      <w:tr w:rsidR="00A43241" w:rsidRPr="008B6358" w14:paraId="2FAE9A9A" w14:textId="77777777" w:rsidTr="008B6358">
        <w:tc>
          <w:tcPr>
            <w:tcW w:w="2476" w:type="dxa"/>
          </w:tcPr>
          <w:p w14:paraId="09322BDC" w14:textId="094BDCD7" w:rsidR="0026079A" w:rsidRPr="008B6358" w:rsidRDefault="009506D3" w:rsidP="006F29C1">
            <w:pPr>
              <w:spacing w:line="360" w:lineRule="auto"/>
              <w:rPr>
                <w:rFonts w:ascii="Times New Roman" w:hAnsi="Times New Roman" w:cs="Times New Roman"/>
                <w:sz w:val="24"/>
                <w:szCs w:val="24"/>
                <w:lang w:val="es-CL"/>
              </w:rPr>
            </w:pPr>
            <w:proofErr w:type="spellStart"/>
            <w:r w:rsidRPr="008B6358">
              <w:rPr>
                <w:rFonts w:ascii="Times New Roman" w:hAnsi="Times New Roman" w:cs="Times New Roman"/>
                <w:sz w:val="24"/>
                <w:szCs w:val="24"/>
                <w:lang w:val="es-CL"/>
              </w:rPr>
              <w:t>Lemma</w:t>
            </w:r>
            <w:proofErr w:type="spellEnd"/>
          </w:p>
        </w:tc>
        <w:tc>
          <w:tcPr>
            <w:tcW w:w="1034" w:type="dxa"/>
          </w:tcPr>
          <w:p w14:paraId="64C941DB" w14:textId="77777777" w:rsidR="0026079A" w:rsidRPr="008B6358" w:rsidRDefault="0026079A" w:rsidP="008B6358">
            <w:pPr>
              <w:spacing w:line="360" w:lineRule="auto"/>
              <w:jc w:val="center"/>
              <w:rPr>
                <w:rFonts w:ascii="Times New Roman" w:hAnsi="Times New Roman" w:cs="Times New Roman"/>
                <w:sz w:val="24"/>
                <w:szCs w:val="24"/>
                <w:lang w:val="es-CL"/>
              </w:rPr>
            </w:pPr>
          </w:p>
        </w:tc>
        <w:tc>
          <w:tcPr>
            <w:tcW w:w="993" w:type="dxa"/>
          </w:tcPr>
          <w:p w14:paraId="17F04B79" w14:textId="77777777" w:rsidR="0026079A" w:rsidRPr="008B6358" w:rsidRDefault="0026079A" w:rsidP="008B6358">
            <w:pPr>
              <w:spacing w:line="360" w:lineRule="auto"/>
              <w:jc w:val="center"/>
              <w:rPr>
                <w:rFonts w:ascii="Times New Roman" w:hAnsi="Times New Roman" w:cs="Times New Roman"/>
                <w:sz w:val="24"/>
                <w:szCs w:val="24"/>
                <w:lang w:val="es-CL"/>
              </w:rPr>
            </w:pPr>
          </w:p>
        </w:tc>
        <w:tc>
          <w:tcPr>
            <w:tcW w:w="1134" w:type="dxa"/>
          </w:tcPr>
          <w:p w14:paraId="788C1D6C" w14:textId="6CBC628A" w:rsidR="0026079A" w:rsidRPr="008B6358" w:rsidRDefault="0026079A" w:rsidP="008B6358">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X</w:t>
            </w:r>
          </w:p>
        </w:tc>
        <w:tc>
          <w:tcPr>
            <w:tcW w:w="1134" w:type="dxa"/>
          </w:tcPr>
          <w:p w14:paraId="3251A87A" w14:textId="77777777" w:rsidR="0026079A" w:rsidRPr="008B6358" w:rsidRDefault="0026079A" w:rsidP="008B6358">
            <w:pPr>
              <w:spacing w:line="360" w:lineRule="auto"/>
              <w:jc w:val="center"/>
              <w:rPr>
                <w:rFonts w:ascii="Times New Roman" w:hAnsi="Times New Roman" w:cs="Times New Roman"/>
                <w:sz w:val="24"/>
                <w:szCs w:val="24"/>
                <w:lang w:val="es-CL"/>
              </w:rPr>
            </w:pPr>
          </w:p>
        </w:tc>
        <w:tc>
          <w:tcPr>
            <w:tcW w:w="1044" w:type="dxa"/>
          </w:tcPr>
          <w:p w14:paraId="01B92DE9" w14:textId="77777777" w:rsidR="0026079A" w:rsidRPr="008B6358" w:rsidRDefault="0026079A" w:rsidP="008B6358">
            <w:pPr>
              <w:spacing w:line="360" w:lineRule="auto"/>
              <w:jc w:val="center"/>
              <w:rPr>
                <w:rFonts w:ascii="Times New Roman" w:hAnsi="Times New Roman" w:cs="Times New Roman"/>
                <w:sz w:val="24"/>
                <w:szCs w:val="24"/>
                <w:lang w:val="es-CL"/>
              </w:rPr>
            </w:pPr>
          </w:p>
        </w:tc>
        <w:tc>
          <w:tcPr>
            <w:tcW w:w="1134" w:type="dxa"/>
          </w:tcPr>
          <w:p w14:paraId="3822F21A" w14:textId="77777777" w:rsidR="0026079A" w:rsidRPr="008B6358" w:rsidRDefault="0026079A" w:rsidP="008B6358">
            <w:pPr>
              <w:spacing w:line="360" w:lineRule="auto"/>
              <w:jc w:val="center"/>
              <w:rPr>
                <w:rFonts w:ascii="Times New Roman" w:hAnsi="Times New Roman" w:cs="Times New Roman"/>
                <w:sz w:val="24"/>
                <w:szCs w:val="24"/>
                <w:lang w:val="es-CL"/>
              </w:rPr>
            </w:pPr>
          </w:p>
        </w:tc>
      </w:tr>
      <w:tr w:rsidR="00A43241" w:rsidRPr="008B6358" w14:paraId="57C6426D" w14:textId="77777777" w:rsidTr="008B6358">
        <w:tc>
          <w:tcPr>
            <w:tcW w:w="2476" w:type="dxa"/>
          </w:tcPr>
          <w:p w14:paraId="586DD78B" w14:textId="3E63EA50" w:rsidR="0026079A" w:rsidRPr="008B6358" w:rsidRDefault="009506D3" w:rsidP="006F29C1">
            <w:pPr>
              <w:spacing w:line="360" w:lineRule="auto"/>
              <w:rPr>
                <w:rFonts w:ascii="Times New Roman" w:hAnsi="Times New Roman" w:cs="Times New Roman"/>
                <w:sz w:val="24"/>
                <w:szCs w:val="24"/>
                <w:lang w:val="es-CL"/>
              </w:rPr>
            </w:pPr>
            <w:r w:rsidRPr="008B6358">
              <w:rPr>
                <w:rFonts w:ascii="Times New Roman" w:hAnsi="Times New Roman" w:cs="Times New Roman"/>
                <w:sz w:val="24"/>
                <w:szCs w:val="24"/>
                <w:lang w:val="es-CL"/>
              </w:rPr>
              <w:t>NER</w:t>
            </w:r>
          </w:p>
        </w:tc>
        <w:tc>
          <w:tcPr>
            <w:tcW w:w="1034" w:type="dxa"/>
          </w:tcPr>
          <w:p w14:paraId="08F2C1EC" w14:textId="77777777" w:rsidR="0026079A" w:rsidRPr="008B6358" w:rsidRDefault="0026079A" w:rsidP="008B6358">
            <w:pPr>
              <w:spacing w:line="360" w:lineRule="auto"/>
              <w:jc w:val="center"/>
              <w:rPr>
                <w:rFonts w:ascii="Times New Roman" w:hAnsi="Times New Roman" w:cs="Times New Roman"/>
                <w:sz w:val="24"/>
                <w:szCs w:val="24"/>
                <w:lang w:val="es-CL"/>
              </w:rPr>
            </w:pPr>
          </w:p>
        </w:tc>
        <w:tc>
          <w:tcPr>
            <w:tcW w:w="993" w:type="dxa"/>
          </w:tcPr>
          <w:p w14:paraId="640626B7" w14:textId="6E141DE9"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5B082C38" w14:textId="121D462A" w:rsidR="0026079A" w:rsidRPr="008B6358" w:rsidRDefault="0026079A" w:rsidP="008B6358">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X</w:t>
            </w:r>
          </w:p>
        </w:tc>
        <w:tc>
          <w:tcPr>
            <w:tcW w:w="1134" w:type="dxa"/>
          </w:tcPr>
          <w:p w14:paraId="63955634" w14:textId="3987B1EE"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044" w:type="dxa"/>
          </w:tcPr>
          <w:p w14:paraId="7318FE60" w14:textId="2A1A65E7" w:rsidR="0026079A" w:rsidRPr="008B6358" w:rsidRDefault="0026079A" w:rsidP="008B6358">
            <w:pPr>
              <w:spacing w:line="360" w:lineRule="auto"/>
              <w:jc w:val="center"/>
              <w:rPr>
                <w:rFonts w:ascii="Times New Roman" w:hAnsi="Times New Roman" w:cs="Times New Roman"/>
                <w:sz w:val="24"/>
                <w:szCs w:val="24"/>
                <w:lang w:val="es-CL"/>
              </w:rPr>
            </w:pPr>
          </w:p>
        </w:tc>
        <w:tc>
          <w:tcPr>
            <w:tcW w:w="1134" w:type="dxa"/>
          </w:tcPr>
          <w:p w14:paraId="20E3A1E3" w14:textId="40539E72"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r>
      <w:tr w:rsidR="00A43241" w:rsidRPr="008B6358" w14:paraId="5EDE3E81" w14:textId="77777777" w:rsidTr="008B6358">
        <w:tc>
          <w:tcPr>
            <w:tcW w:w="2476" w:type="dxa"/>
          </w:tcPr>
          <w:p w14:paraId="6BEF3BF1" w14:textId="4DDAFAA6" w:rsidR="0026079A" w:rsidRPr="008B6358" w:rsidRDefault="00A43241" w:rsidP="006F29C1">
            <w:pPr>
              <w:spacing w:line="360" w:lineRule="auto"/>
              <w:rPr>
                <w:rFonts w:ascii="Times New Roman" w:hAnsi="Times New Roman" w:cs="Times New Roman"/>
                <w:sz w:val="24"/>
                <w:szCs w:val="24"/>
                <w:lang w:val="es-CL"/>
              </w:rPr>
            </w:pPr>
            <w:proofErr w:type="spellStart"/>
            <w:r w:rsidRPr="008B6358">
              <w:rPr>
                <w:rFonts w:ascii="Times New Roman" w:hAnsi="Times New Roman" w:cs="Times New Roman"/>
                <w:sz w:val="24"/>
                <w:szCs w:val="24"/>
                <w:lang w:val="es-CL"/>
              </w:rPr>
              <w:t>RegexNER</w:t>
            </w:r>
            <w:proofErr w:type="spellEnd"/>
          </w:p>
        </w:tc>
        <w:tc>
          <w:tcPr>
            <w:tcW w:w="1034" w:type="dxa"/>
          </w:tcPr>
          <w:p w14:paraId="53DB7F6A" w14:textId="1B7E8B30"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993" w:type="dxa"/>
          </w:tcPr>
          <w:p w14:paraId="26B3F0E2" w14:textId="14CC62C4"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602CCCBD" w14:textId="081980AB" w:rsidR="0026079A" w:rsidRPr="008B6358" w:rsidRDefault="0026079A" w:rsidP="008B6358">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X</w:t>
            </w:r>
          </w:p>
        </w:tc>
        <w:tc>
          <w:tcPr>
            <w:tcW w:w="1134" w:type="dxa"/>
          </w:tcPr>
          <w:p w14:paraId="31B7692B" w14:textId="25C1D19A"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044" w:type="dxa"/>
          </w:tcPr>
          <w:p w14:paraId="644A6FC9" w14:textId="186E50EB"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16AF51B5" w14:textId="62F23FBF"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r>
      <w:tr w:rsidR="00A43241" w:rsidRPr="008B6358" w14:paraId="672D4C2D" w14:textId="77777777" w:rsidTr="008B6358">
        <w:tc>
          <w:tcPr>
            <w:tcW w:w="2476" w:type="dxa"/>
          </w:tcPr>
          <w:p w14:paraId="0F10CC15" w14:textId="01A7C007" w:rsidR="0026079A" w:rsidRPr="008B6358" w:rsidRDefault="008B6358" w:rsidP="006F29C1">
            <w:pPr>
              <w:spacing w:line="360" w:lineRule="auto"/>
              <w:rPr>
                <w:rFonts w:ascii="Times New Roman" w:hAnsi="Times New Roman" w:cs="Times New Roman"/>
                <w:sz w:val="24"/>
                <w:szCs w:val="24"/>
                <w:lang w:val="es-CL"/>
              </w:rPr>
            </w:pPr>
            <w:proofErr w:type="spellStart"/>
            <w:r>
              <w:rPr>
                <w:rFonts w:ascii="Times New Roman" w:hAnsi="Times New Roman" w:cs="Times New Roman"/>
                <w:sz w:val="24"/>
                <w:szCs w:val="24"/>
                <w:lang w:val="es-CL"/>
              </w:rPr>
              <w:t>Parse</w:t>
            </w:r>
            <w:proofErr w:type="spellEnd"/>
          </w:p>
        </w:tc>
        <w:tc>
          <w:tcPr>
            <w:tcW w:w="1034" w:type="dxa"/>
          </w:tcPr>
          <w:p w14:paraId="127206B7" w14:textId="60AE5E38"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993" w:type="dxa"/>
          </w:tcPr>
          <w:p w14:paraId="3B786017" w14:textId="7FF5BB10"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140B2262" w14:textId="5569D791" w:rsidR="0026079A" w:rsidRPr="008B6358" w:rsidRDefault="0026079A" w:rsidP="008B6358">
            <w:pPr>
              <w:spacing w:line="360" w:lineRule="auto"/>
              <w:jc w:val="center"/>
              <w:rPr>
                <w:rFonts w:ascii="Times New Roman" w:hAnsi="Times New Roman" w:cs="Times New Roman"/>
                <w:sz w:val="24"/>
                <w:szCs w:val="24"/>
                <w:lang w:val="es-CL"/>
              </w:rPr>
            </w:pPr>
            <w:r w:rsidRPr="008B6358">
              <w:rPr>
                <w:rFonts w:ascii="Times New Roman" w:hAnsi="Times New Roman" w:cs="Times New Roman"/>
                <w:sz w:val="24"/>
                <w:szCs w:val="24"/>
                <w:lang w:val="es-CL"/>
              </w:rPr>
              <w:t>X</w:t>
            </w:r>
          </w:p>
        </w:tc>
        <w:tc>
          <w:tcPr>
            <w:tcW w:w="1134" w:type="dxa"/>
          </w:tcPr>
          <w:p w14:paraId="0A32BCC8" w14:textId="1792C821"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044" w:type="dxa"/>
          </w:tcPr>
          <w:p w14:paraId="5780FA74" w14:textId="5B230962"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0A151E05" w14:textId="02847568" w:rsidR="0026079A"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r>
      <w:tr w:rsidR="00A43241" w:rsidRPr="008B6358" w14:paraId="36C1C9D6" w14:textId="77777777" w:rsidTr="008B6358">
        <w:tc>
          <w:tcPr>
            <w:tcW w:w="2476" w:type="dxa"/>
          </w:tcPr>
          <w:p w14:paraId="3D6455E4" w14:textId="27A8D6D9" w:rsidR="00A43241" w:rsidRPr="008B6358" w:rsidRDefault="008B6358" w:rsidP="006F29C1">
            <w:pPr>
              <w:spacing w:line="360" w:lineRule="auto"/>
              <w:rPr>
                <w:rFonts w:ascii="Times New Roman" w:hAnsi="Times New Roman" w:cs="Times New Roman"/>
                <w:sz w:val="24"/>
                <w:szCs w:val="24"/>
                <w:lang w:val="es-CL"/>
              </w:rPr>
            </w:pPr>
            <w:r w:rsidRPr="008B6358">
              <w:rPr>
                <w:rFonts w:ascii="Times New Roman" w:hAnsi="Times New Roman" w:cs="Times New Roman"/>
                <w:sz w:val="24"/>
                <w:szCs w:val="24"/>
                <w:lang w:val="es-CL"/>
              </w:rPr>
              <w:t>Análisis de sentimiento</w:t>
            </w:r>
          </w:p>
        </w:tc>
        <w:tc>
          <w:tcPr>
            <w:tcW w:w="1034" w:type="dxa"/>
          </w:tcPr>
          <w:p w14:paraId="4D3FD808" w14:textId="77777777" w:rsidR="00A43241" w:rsidRPr="008B6358" w:rsidRDefault="00A43241" w:rsidP="008B6358">
            <w:pPr>
              <w:spacing w:line="360" w:lineRule="auto"/>
              <w:jc w:val="center"/>
              <w:rPr>
                <w:rFonts w:ascii="Times New Roman" w:hAnsi="Times New Roman" w:cs="Times New Roman"/>
                <w:sz w:val="24"/>
                <w:szCs w:val="24"/>
                <w:lang w:val="es-CL"/>
              </w:rPr>
            </w:pPr>
          </w:p>
        </w:tc>
        <w:tc>
          <w:tcPr>
            <w:tcW w:w="993" w:type="dxa"/>
          </w:tcPr>
          <w:p w14:paraId="254F7A55" w14:textId="77777777" w:rsidR="00A43241" w:rsidRPr="008B6358" w:rsidRDefault="00A43241" w:rsidP="008B6358">
            <w:pPr>
              <w:spacing w:line="360" w:lineRule="auto"/>
              <w:jc w:val="center"/>
              <w:rPr>
                <w:rFonts w:ascii="Times New Roman" w:hAnsi="Times New Roman" w:cs="Times New Roman"/>
                <w:sz w:val="24"/>
                <w:szCs w:val="24"/>
                <w:lang w:val="es-CL"/>
              </w:rPr>
            </w:pPr>
          </w:p>
        </w:tc>
        <w:tc>
          <w:tcPr>
            <w:tcW w:w="1134" w:type="dxa"/>
          </w:tcPr>
          <w:p w14:paraId="7514D708" w14:textId="1116480E" w:rsidR="00A43241"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3B8A4B09" w14:textId="77777777" w:rsidR="00A43241" w:rsidRPr="008B6358" w:rsidRDefault="00A43241" w:rsidP="008B6358">
            <w:pPr>
              <w:spacing w:line="360" w:lineRule="auto"/>
              <w:jc w:val="center"/>
              <w:rPr>
                <w:rFonts w:ascii="Times New Roman" w:hAnsi="Times New Roman" w:cs="Times New Roman"/>
                <w:sz w:val="24"/>
                <w:szCs w:val="24"/>
                <w:lang w:val="es-CL"/>
              </w:rPr>
            </w:pPr>
          </w:p>
        </w:tc>
        <w:tc>
          <w:tcPr>
            <w:tcW w:w="1044" w:type="dxa"/>
          </w:tcPr>
          <w:p w14:paraId="436D7F25" w14:textId="77777777" w:rsidR="00A43241" w:rsidRPr="008B6358" w:rsidRDefault="00A43241" w:rsidP="008B6358">
            <w:pPr>
              <w:spacing w:line="360" w:lineRule="auto"/>
              <w:jc w:val="center"/>
              <w:rPr>
                <w:rFonts w:ascii="Times New Roman" w:hAnsi="Times New Roman" w:cs="Times New Roman"/>
                <w:sz w:val="24"/>
                <w:szCs w:val="24"/>
                <w:lang w:val="es-CL"/>
              </w:rPr>
            </w:pPr>
          </w:p>
        </w:tc>
        <w:tc>
          <w:tcPr>
            <w:tcW w:w="1134" w:type="dxa"/>
          </w:tcPr>
          <w:p w14:paraId="5AB39757" w14:textId="77777777" w:rsidR="00A43241" w:rsidRPr="008B6358" w:rsidRDefault="00A43241" w:rsidP="008B6358">
            <w:pPr>
              <w:spacing w:line="360" w:lineRule="auto"/>
              <w:jc w:val="center"/>
              <w:rPr>
                <w:rFonts w:ascii="Times New Roman" w:hAnsi="Times New Roman" w:cs="Times New Roman"/>
                <w:sz w:val="24"/>
                <w:szCs w:val="24"/>
                <w:lang w:val="es-CL"/>
              </w:rPr>
            </w:pPr>
          </w:p>
        </w:tc>
      </w:tr>
      <w:tr w:rsidR="008B6358" w:rsidRPr="008B6358" w14:paraId="106E205B" w14:textId="77777777" w:rsidTr="008B6358">
        <w:tc>
          <w:tcPr>
            <w:tcW w:w="2476" w:type="dxa"/>
          </w:tcPr>
          <w:p w14:paraId="6D083DC8" w14:textId="6BDBFD47" w:rsidR="008B6358" w:rsidRPr="008B6358" w:rsidRDefault="008B6358" w:rsidP="006F29C1">
            <w:pPr>
              <w:spacing w:line="360" w:lineRule="auto"/>
              <w:rPr>
                <w:rFonts w:ascii="Times New Roman" w:hAnsi="Times New Roman" w:cs="Times New Roman"/>
                <w:sz w:val="24"/>
                <w:szCs w:val="24"/>
                <w:lang w:val="es-CL"/>
              </w:rPr>
            </w:pPr>
            <w:proofErr w:type="spellStart"/>
            <w:r>
              <w:rPr>
                <w:rFonts w:ascii="Times New Roman" w:hAnsi="Times New Roman" w:cs="Times New Roman"/>
                <w:sz w:val="24"/>
                <w:szCs w:val="24"/>
                <w:lang w:val="es-CL"/>
              </w:rPr>
              <w:t>Coref</w:t>
            </w:r>
            <w:proofErr w:type="spellEnd"/>
          </w:p>
        </w:tc>
        <w:tc>
          <w:tcPr>
            <w:tcW w:w="1034" w:type="dxa"/>
          </w:tcPr>
          <w:p w14:paraId="70371B30" w14:textId="77777777" w:rsidR="008B6358" w:rsidRPr="008B6358" w:rsidRDefault="008B6358" w:rsidP="008B6358">
            <w:pPr>
              <w:spacing w:line="360" w:lineRule="auto"/>
              <w:jc w:val="center"/>
              <w:rPr>
                <w:rFonts w:ascii="Times New Roman" w:hAnsi="Times New Roman" w:cs="Times New Roman"/>
                <w:sz w:val="24"/>
                <w:szCs w:val="24"/>
                <w:lang w:val="es-CL"/>
              </w:rPr>
            </w:pPr>
          </w:p>
        </w:tc>
        <w:tc>
          <w:tcPr>
            <w:tcW w:w="993" w:type="dxa"/>
          </w:tcPr>
          <w:p w14:paraId="0D1AF21B" w14:textId="77777777" w:rsidR="008B6358" w:rsidRPr="008B6358" w:rsidRDefault="008B6358" w:rsidP="008B6358">
            <w:pPr>
              <w:spacing w:line="360" w:lineRule="auto"/>
              <w:jc w:val="center"/>
              <w:rPr>
                <w:rFonts w:ascii="Times New Roman" w:hAnsi="Times New Roman" w:cs="Times New Roman"/>
                <w:sz w:val="24"/>
                <w:szCs w:val="24"/>
                <w:lang w:val="es-CL"/>
              </w:rPr>
            </w:pPr>
          </w:p>
        </w:tc>
        <w:tc>
          <w:tcPr>
            <w:tcW w:w="1134" w:type="dxa"/>
          </w:tcPr>
          <w:p w14:paraId="5DC6BE6A" w14:textId="1ED70280" w:rsidR="008B6358" w:rsidRPr="008B6358" w:rsidRDefault="008B6358" w:rsidP="008B6358">
            <w:pPr>
              <w:spacing w:line="360" w:lineRule="auto"/>
              <w:jc w:val="center"/>
              <w:rPr>
                <w:rFonts w:ascii="Times New Roman" w:hAnsi="Times New Roman" w:cs="Times New Roman"/>
                <w:sz w:val="24"/>
                <w:szCs w:val="24"/>
                <w:lang w:val="es-CL"/>
              </w:rPr>
            </w:pPr>
            <w:r>
              <w:rPr>
                <w:rFonts w:ascii="Times New Roman" w:hAnsi="Times New Roman" w:cs="Times New Roman"/>
                <w:sz w:val="24"/>
                <w:szCs w:val="24"/>
                <w:lang w:val="es-CL"/>
              </w:rPr>
              <w:t>X</w:t>
            </w:r>
          </w:p>
        </w:tc>
        <w:tc>
          <w:tcPr>
            <w:tcW w:w="1134" w:type="dxa"/>
          </w:tcPr>
          <w:p w14:paraId="2C83C2B9" w14:textId="77777777" w:rsidR="008B6358" w:rsidRPr="008B6358" w:rsidRDefault="008B6358" w:rsidP="008B6358">
            <w:pPr>
              <w:spacing w:line="360" w:lineRule="auto"/>
              <w:jc w:val="center"/>
              <w:rPr>
                <w:rFonts w:ascii="Times New Roman" w:hAnsi="Times New Roman" w:cs="Times New Roman"/>
                <w:sz w:val="24"/>
                <w:szCs w:val="24"/>
                <w:lang w:val="es-CL"/>
              </w:rPr>
            </w:pPr>
          </w:p>
        </w:tc>
        <w:tc>
          <w:tcPr>
            <w:tcW w:w="1044" w:type="dxa"/>
          </w:tcPr>
          <w:p w14:paraId="55D2015B" w14:textId="77777777" w:rsidR="008B6358" w:rsidRPr="008B6358" w:rsidRDefault="008B6358" w:rsidP="008B6358">
            <w:pPr>
              <w:spacing w:line="360" w:lineRule="auto"/>
              <w:jc w:val="center"/>
              <w:rPr>
                <w:rFonts w:ascii="Times New Roman" w:hAnsi="Times New Roman" w:cs="Times New Roman"/>
                <w:sz w:val="24"/>
                <w:szCs w:val="24"/>
                <w:lang w:val="es-CL"/>
              </w:rPr>
            </w:pPr>
          </w:p>
        </w:tc>
        <w:tc>
          <w:tcPr>
            <w:tcW w:w="1134" w:type="dxa"/>
          </w:tcPr>
          <w:p w14:paraId="748AEB34" w14:textId="77777777" w:rsidR="008B6358" w:rsidRPr="008B6358" w:rsidRDefault="008B6358" w:rsidP="00714E6B">
            <w:pPr>
              <w:keepNext/>
              <w:spacing w:line="360" w:lineRule="auto"/>
              <w:jc w:val="center"/>
              <w:rPr>
                <w:rFonts w:ascii="Times New Roman" w:hAnsi="Times New Roman" w:cs="Times New Roman"/>
                <w:sz w:val="24"/>
                <w:szCs w:val="24"/>
                <w:lang w:val="es-CL"/>
              </w:rPr>
            </w:pPr>
          </w:p>
        </w:tc>
      </w:tr>
    </w:tbl>
    <w:p w14:paraId="329E3153" w14:textId="6E03D5E6" w:rsidR="00366288" w:rsidRPr="007006B5" w:rsidRDefault="00714E6B" w:rsidP="007006B5">
      <w:pPr>
        <w:pStyle w:val="Epgrafe"/>
        <w:jc w:val="center"/>
        <w:rPr>
          <w:rFonts w:ascii="Times New Roman" w:hAnsi="Times New Roman" w:cs="Times New Roman"/>
          <w:b w:val="0"/>
          <w:color w:val="auto"/>
          <w:sz w:val="24"/>
          <w:lang w:val="es-CL"/>
        </w:rPr>
      </w:pPr>
      <w:bookmarkStart w:id="47" w:name="_Ref510379385"/>
      <w:r w:rsidRPr="00714E6B">
        <w:rPr>
          <w:rFonts w:ascii="Times New Roman" w:hAnsi="Times New Roman" w:cs="Times New Roman"/>
          <w:b w:val="0"/>
          <w:color w:val="auto"/>
          <w:sz w:val="24"/>
        </w:rPr>
        <w:t xml:space="preserve">Tabla </w:t>
      </w:r>
      <w:r w:rsidR="00EB1820">
        <w:rPr>
          <w:rFonts w:ascii="Times New Roman" w:hAnsi="Times New Roman" w:cs="Times New Roman"/>
          <w:b w:val="0"/>
          <w:color w:val="auto"/>
          <w:sz w:val="24"/>
        </w:rPr>
        <w:fldChar w:fldCharType="begin"/>
      </w:r>
      <w:r w:rsidR="00EB1820">
        <w:rPr>
          <w:rFonts w:ascii="Times New Roman" w:hAnsi="Times New Roman" w:cs="Times New Roman"/>
          <w:b w:val="0"/>
          <w:color w:val="auto"/>
          <w:sz w:val="24"/>
        </w:rPr>
        <w:instrText xml:space="preserve"> SEQ Tabla \* ARABIC </w:instrText>
      </w:r>
      <w:r w:rsidR="00EB1820">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2</w:t>
      </w:r>
      <w:r w:rsidR="00EB1820">
        <w:rPr>
          <w:rFonts w:ascii="Times New Roman" w:hAnsi="Times New Roman" w:cs="Times New Roman"/>
          <w:b w:val="0"/>
          <w:color w:val="auto"/>
          <w:sz w:val="24"/>
        </w:rPr>
        <w:fldChar w:fldCharType="end"/>
      </w:r>
      <w:bookmarkEnd w:id="47"/>
      <w:r w:rsidR="008F07BE">
        <w:rPr>
          <w:rFonts w:ascii="Times New Roman" w:hAnsi="Times New Roman" w:cs="Times New Roman"/>
          <w:b w:val="0"/>
          <w:color w:val="auto"/>
          <w:sz w:val="24"/>
        </w:rPr>
        <w:t xml:space="preserve">: Resumen de herramientas </w:t>
      </w:r>
      <w:r w:rsidR="002642AC">
        <w:rPr>
          <w:rFonts w:ascii="Times New Roman" w:hAnsi="Times New Roman" w:cs="Times New Roman"/>
          <w:b w:val="0"/>
          <w:color w:val="auto"/>
          <w:sz w:val="24"/>
        </w:rPr>
        <w:t>e idiomas</w:t>
      </w:r>
      <w:r w:rsidR="008F07BE">
        <w:rPr>
          <w:rFonts w:ascii="Times New Roman" w:hAnsi="Times New Roman" w:cs="Times New Roman"/>
          <w:b w:val="0"/>
          <w:color w:val="auto"/>
          <w:sz w:val="24"/>
        </w:rPr>
        <w:t xml:space="preserve"> soportados por </w:t>
      </w:r>
      <w:proofErr w:type="spellStart"/>
      <w:r w:rsidR="008F07BE">
        <w:rPr>
          <w:rFonts w:ascii="Times New Roman" w:hAnsi="Times New Roman" w:cs="Times New Roman"/>
          <w:b w:val="0"/>
          <w:color w:val="auto"/>
          <w:sz w:val="24"/>
        </w:rPr>
        <w:t>Standford</w:t>
      </w:r>
      <w:proofErr w:type="spellEnd"/>
      <w:r w:rsidR="008F07BE">
        <w:rPr>
          <w:rFonts w:ascii="Times New Roman" w:hAnsi="Times New Roman" w:cs="Times New Roman"/>
          <w:b w:val="0"/>
          <w:color w:val="auto"/>
          <w:sz w:val="24"/>
        </w:rPr>
        <w:t xml:space="preserve"> </w:t>
      </w:r>
      <w:proofErr w:type="spellStart"/>
      <w:r w:rsidR="008F07BE">
        <w:rPr>
          <w:rFonts w:ascii="Times New Roman" w:hAnsi="Times New Roman" w:cs="Times New Roman"/>
          <w:b w:val="0"/>
          <w:color w:val="auto"/>
          <w:sz w:val="24"/>
        </w:rPr>
        <w:t>CoreNLP</w:t>
      </w:r>
      <w:proofErr w:type="spellEnd"/>
      <w:r w:rsidR="008F07BE">
        <w:rPr>
          <w:rFonts w:ascii="Times New Roman" w:hAnsi="Times New Roman" w:cs="Times New Roman"/>
          <w:b w:val="0"/>
          <w:color w:val="auto"/>
          <w:sz w:val="24"/>
        </w:rPr>
        <w:t xml:space="preserve"> </w:t>
      </w:r>
      <w:r w:rsidR="008F07BE">
        <w:rPr>
          <w:rFonts w:ascii="Times New Roman" w:hAnsi="Times New Roman" w:cs="Times New Roman"/>
          <w:b w:val="0"/>
          <w:color w:val="auto"/>
          <w:sz w:val="24"/>
        </w:rPr>
        <w:fldChar w:fldCharType="begin" w:fldLock="1"/>
      </w:r>
      <w:r w:rsidR="00A75A19">
        <w:rPr>
          <w:rFonts w:ascii="Times New Roman" w:hAnsi="Times New Roman" w:cs="Times New Roman"/>
          <w:b w:val="0"/>
          <w:color w:val="auto"/>
          <w:sz w:val="24"/>
        </w:rPr>
        <w:instrText>ADDIN CSL_CITATION { "citationItems" : [ { "id" : "ITEM-1", "itemData" : { "abstract" : "We describe the design and use of the Stanford CoreNLP toolkit, an extensible pipeline that provides core natural lan-guage analysis. This toolkit is quite widely used, both in the research NLP community and also among commercial and govern-ment users of open source NLP technol-ogy. We suggest that this follows from a simple, approachable design, straight-forward interfaces, the inclusion of ro-bust and good quality analysis compo-nents, and not requiring use of a large amount of associated baggage.", "author" : [ { "dropping-particle" : "", "family" : "Manning", "given" : "Christopher D", "non-dropping-particle" : "", "parse-names" : false, "suffix" : "" }, { "dropping-particle" : "", "family" : "Surdeanu", "given" : "Mihai", "non-dropping-particle" : "", "parse-names" : false, "suffix" : "" }, { "dropping-particle" : "", "family" : "Bauer", "given" : "John", "non-dropping-particle" : "", "parse-names" : false, "suffix" : "" }, { "dropping-particle" : "", "family" : "Finkel", "given" : "Jenny", "non-dropping-particle" : "", "parse-names" : false, "suffix" : "" }, { "dropping-particle" : "", "family" : "Bethard", "given" : "Steven J", "non-dropping-particle" : "", "parse-names" : false, "suffix" : "" }, { "dropping-particle" : "", "family" : "Mcclosky", "given" : "David", "non-dropping-particle" : "", "parse-names" : false, "suffix" : "" } ], "container-title" : "Proceedings of 52nd Annual Meeting of the Association for Computational Linguistics: System Demonstrations", "id" : "ITEM-1", "issued" : { "date-parts" : [ [ "2014" ] ] }, "page" : "55\u201360", "title" : "The Stanford CoreNLP Natural Language Processing Toolkit", "type" : "article-journal" }, "uris" : [ "http://www.mendeley.com/documents/?uuid=81c3ce7a-146e-36b6-a3e0-10832ee24b5d" ] } ], "mendeley" : { "formattedCitation" : "(Manning et al., 2014)", "plainTextFormattedCitation" : "(Manning et al., 2014)", "previouslyFormattedCitation" : "(Manning et al., 2014)" }, "properties" : { "noteIndex" : 0 }, "schema" : "https://github.com/citation-style-language/schema/raw/master/csl-citation.json" }</w:instrText>
      </w:r>
      <w:r w:rsidR="008F07BE">
        <w:rPr>
          <w:rFonts w:ascii="Times New Roman" w:hAnsi="Times New Roman" w:cs="Times New Roman"/>
          <w:b w:val="0"/>
          <w:color w:val="auto"/>
          <w:sz w:val="24"/>
        </w:rPr>
        <w:fldChar w:fldCharType="separate"/>
      </w:r>
      <w:r w:rsidR="008F07BE" w:rsidRPr="008F07BE">
        <w:rPr>
          <w:rFonts w:ascii="Times New Roman" w:hAnsi="Times New Roman" w:cs="Times New Roman"/>
          <w:b w:val="0"/>
          <w:noProof/>
          <w:color w:val="auto"/>
          <w:sz w:val="24"/>
        </w:rPr>
        <w:t>(Manning et al., 2014)</w:t>
      </w:r>
      <w:r w:rsidR="008F07BE">
        <w:rPr>
          <w:rFonts w:ascii="Times New Roman" w:hAnsi="Times New Roman" w:cs="Times New Roman"/>
          <w:b w:val="0"/>
          <w:color w:val="auto"/>
          <w:sz w:val="24"/>
        </w:rPr>
        <w:fldChar w:fldCharType="end"/>
      </w:r>
      <w:r w:rsidR="008F07BE" w:rsidRPr="00714E6B">
        <w:rPr>
          <w:rFonts w:ascii="Times New Roman" w:hAnsi="Times New Roman" w:cs="Times New Roman"/>
          <w:b w:val="0"/>
          <w:color w:val="auto"/>
          <w:sz w:val="24"/>
          <w:lang w:val="es-CL"/>
        </w:rPr>
        <w:t xml:space="preserve"> </w:t>
      </w:r>
    </w:p>
    <w:p w14:paraId="26AE25F2" w14:textId="77777777" w:rsidR="009F5EA9" w:rsidRPr="001850BC" w:rsidRDefault="009F5EA9" w:rsidP="001850BC">
      <w:pPr>
        <w:pStyle w:val="Ttulo2"/>
        <w:rPr>
          <w:rFonts w:cs="Times New Roman"/>
          <w:szCs w:val="24"/>
        </w:rPr>
      </w:pPr>
      <w:bookmarkStart w:id="48" w:name="_Toc511668880"/>
      <w:r w:rsidRPr="001850BC">
        <w:rPr>
          <w:rFonts w:cs="Times New Roman"/>
          <w:szCs w:val="24"/>
        </w:rPr>
        <w:t xml:space="preserve">Apache </w:t>
      </w:r>
      <w:proofErr w:type="spellStart"/>
      <w:r w:rsidRPr="001850BC">
        <w:rPr>
          <w:rFonts w:cs="Times New Roman"/>
          <w:szCs w:val="24"/>
        </w:rPr>
        <w:t>Mahout</w:t>
      </w:r>
      <w:bookmarkEnd w:id="48"/>
      <w:proofErr w:type="spellEnd"/>
    </w:p>
    <w:p w14:paraId="4A123C5E" w14:textId="686D489C" w:rsidR="00AB3181" w:rsidRDefault="00787551" w:rsidP="00C06911">
      <w:pPr>
        <w:spacing w:line="360" w:lineRule="auto"/>
        <w:rPr>
          <w:rFonts w:ascii="Times New Roman" w:hAnsi="Times New Roman" w:cs="Times New Roman"/>
          <w:sz w:val="24"/>
          <w:szCs w:val="24"/>
        </w:rPr>
      </w:pPr>
      <w:r w:rsidRPr="001850BC">
        <w:rPr>
          <w:rFonts w:ascii="Times New Roman" w:hAnsi="Times New Roman" w:cs="Times New Roman"/>
          <w:sz w:val="24"/>
          <w:szCs w:val="24"/>
        </w:rPr>
        <w:t xml:space="preserve">Apache </w:t>
      </w:r>
      <w:proofErr w:type="spellStart"/>
      <w:r w:rsidRPr="001850BC">
        <w:rPr>
          <w:rFonts w:ascii="Times New Roman" w:hAnsi="Times New Roman" w:cs="Times New Roman"/>
          <w:sz w:val="24"/>
          <w:szCs w:val="24"/>
        </w:rPr>
        <w:t>Mahout</w:t>
      </w:r>
      <w:proofErr w:type="spellEnd"/>
      <w:r w:rsidRPr="001850BC">
        <w:rPr>
          <w:rFonts w:ascii="Times New Roman" w:hAnsi="Times New Roman" w:cs="Times New Roman"/>
          <w:sz w:val="24"/>
          <w:szCs w:val="24"/>
        </w:rPr>
        <w:t xml:space="preserve"> es una librería </w:t>
      </w:r>
      <w:r w:rsidR="00C06911">
        <w:rPr>
          <w:rFonts w:ascii="Times New Roman" w:hAnsi="Times New Roman" w:cs="Times New Roman"/>
          <w:sz w:val="24"/>
          <w:szCs w:val="24"/>
        </w:rPr>
        <w:t xml:space="preserve">Java </w:t>
      </w:r>
      <w:r w:rsidR="00490714" w:rsidRPr="001850BC">
        <w:rPr>
          <w:rFonts w:ascii="Times New Roman" w:hAnsi="Times New Roman" w:cs="Times New Roman"/>
          <w:sz w:val="24"/>
          <w:szCs w:val="24"/>
        </w:rPr>
        <w:t xml:space="preserve">de aprendizaje automático </w:t>
      </w:r>
      <w:r w:rsidRPr="001850BC">
        <w:rPr>
          <w:rFonts w:ascii="Times New Roman" w:hAnsi="Times New Roman" w:cs="Times New Roman"/>
          <w:sz w:val="24"/>
          <w:szCs w:val="24"/>
        </w:rPr>
        <w:t>de código abierto</w:t>
      </w:r>
      <w:r w:rsidR="00C06911">
        <w:rPr>
          <w:rFonts w:ascii="Times New Roman" w:hAnsi="Times New Roman" w:cs="Times New Roman"/>
          <w:sz w:val="24"/>
          <w:szCs w:val="24"/>
        </w:rPr>
        <w:t xml:space="preserve"> desarrollado por Apache Software </w:t>
      </w:r>
      <w:proofErr w:type="spellStart"/>
      <w:r w:rsidR="00C06911">
        <w:rPr>
          <w:rFonts w:ascii="Times New Roman" w:hAnsi="Times New Roman" w:cs="Times New Roman"/>
          <w:sz w:val="24"/>
          <w:szCs w:val="24"/>
        </w:rPr>
        <w:t>Foundation</w:t>
      </w:r>
      <w:proofErr w:type="spellEnd"/>
      <w:r w:rsidR="00490714" w:rsidRPr="001850BC">
        <w:rPr>
          <w:rFonts w:ascii="Times New Roman" w:hAnsi="Times New Roman" w:cs="Times New Roman"/>
          <w:sz w:val="24"/>
          <w:szCs w:val="24"/>
        </w:rPr>
        <w:t xml:space="preserve">. </w:t>
      </w:r>
      <w:r w:rsidR="00AB3181">
        <w:rPr>
          <w:rFonts w:ascii="Times New Roman" w:hAnsi="Times New Roman" w:cs="Times New Roman"/>
          <w:sz w:val="24"/>
          <w:szCs w:val="24"/>
        </w:rPr>
        <w:t xml:space="preserve">Esta librería es gratuita y puede </w:t>
      </w:r>
      <w:r w:rsidR="002F3E52">
        <w:rPr>
          <w:rFonts w:ascii="Times New Roman" w:hAnsi="Times New Roman" w:cs="Times New Roman"/>
          <w:sz w:val="24"/>
          <w:szCs w:val="24"/>
        </w:rPr>
        <w:t>ser descargada</w:t>
      </w:r>
      <w:r w:rsidR="00AB3181">
        <w:rPr>
          <w:rFonts w:ascii="Times New Roman" w:hAnsi="Times New Roman" w:cs="Times New Roman"/>
          <w:sz w:val="24"/>
          <w:szCs w:val="24"/>
        </w:rPr>
        <w:t xml:space="preserve"> desde su sitio web</w:t>
      </w:r>
      <w:r w:rsidR="00AB3181">
        <w:rPr>
          <w:rStyle w:val="Refdenotaalpie"/>
          <w:rFonts w:ascii="Times New Roman" w:hAnsi="Times New Roman" w:cs="Times New Roman"/>
          <w:sz w:val="24"/>
          <w:szCs w:val="24"/>
        </w:rPr>
        <w:footnoteReference w:id="2"/>
      </w:r>
      <w:r w:rsidR="00AB3181">
        <w:rPr>
          <w:rFonts w:ascii="Times New Roman" w:hAnsi="Times New Roman" w:cs="Times New Roman"/>
          <w:sz w:val="24"/>
          <w:szCs w:val="24"/>
        </w:rPr>
        <w:t xml:space="preserve">. </w:t>
      </w:r>
    </w:p>
    <w:p w14:paraId="4D36A382" w14:textId="5FF4B68C" w:rsidR="004D78B3" w:rsidRDefault="003B14D4" w:rsidP="00C06911">
      <w:pPr>
        <w:spacing w:line="360" w:lineRule="auto"/>
        <w:rPr>
          <w:rFonts w:ascii="Times New Roman" w:hAnsi="Times New Roman" w:cs="Times New Roman"/>
          <w:sz w:val="24"/>
          <w:szCs w:val="24"/>
        </w:rPr>
      </w:pPr>
      <w:r>
        <w:rPr>
          <w:rFonts w:ascii="Times New Roman" w:hAnsi="Times New Roman" w:cs="Times New Roman"/>
          <w:sz w:val="24"/>
          <w:szCs w:val="24"/>
        </w:rPr>
        <w:t>A pesar de que muchas</w:t>
      </w:r>
      <w:r w:rsidR="00C06911">
        <w:rPr>
          <w:rFonts w:ascii="Times New Roman" w:hAnsi="Times New Roman" w:cs="Times New Roman"/>
          <w:sz w:val="24"/>
          <w:szCs w:val="24"/>
        </w:rPr>
        <w:t xml:space="preserve"> </w:t>
      </w:r>
      <w:r w:rsidR="00490714" w:rsidRPr="001850BC">
        <w:rPr>
          <w:rFonts w:ascii="Times New Roman" w:hAnsi="Times New Roman" w:cs="Times New Roman"/>
          <w:sz w:val="24"/>
          <w:szCs w:val="24"/>
        </w:rPr>
        <w:t xml:space="preserve">técnicas y algoritmos </w:t>
      </w:r>
      <w:r w:rsidR="00C06911">
        <w:rPr>
          <w:rFonts w:ascii="Times New Roman" w:hAnsi="Times New Roman" w:cs="Times New Roman"/>
          <w:sz w:val="24"/>
          <w:szCs w:val="24"/>
        </w:rPr>
        <w:t xml:space="preserve">de esta librería </w:t>
      </w:r>
      <w:r w:rsidR="00C06911" w:rsidRPr="001850BC">
        <w:rPr>
          <w:rFonts w:ascii="Times New Roman" w:hAnsi="Times New Roman" w:cs="Times New Roman"/>
          <w:sz w:val="24"/>
          <w:szCs w:val="24"/>
        </w:rPr>
        <w:t>aún</w:t>
      </w:r>
      <w:r w:rsidR="00490714" w:rsidRPr="001850BC">
        <w:rPr>
          <w:rFonts w:ascii="Times New Roman" w:hAnsi="Times New Roman" w:cs="Times New Roman"/>
          <w:sz w:val="24"/>
          <w:szCs w:val="24"/>
        </w:rPr>
        <w:t xml:space="preserve"> están en desarrollo, </w:t>
      </w:r>
      <w:proofErr w:type="spellStart"/>
      <w:r w:rsidR="00490714" w:rsidRPr="001850BC">
        <w:rPr>
          <w:rFonts w:ascii="Times New Roman" w:hAnsi="Times New Roman" w:cs="Times New Roman"/>
          <w:sz w:val="24"/>
          <w:szCs w:val="24"/>
        </w:rPr>
        <w:t>Mahout</w:t>
      </w:r>
      <w:proofErr w:type="spellEnd"/>
      <w:r w:rsidR="00490714" w:rsidRPr="001850BC">
        <w:rPr>
          <w:rFonts w:ascii="Times New Roman" w:hAnsi="Times New Roman" w:cs="Times New Roman"/>
          <w:sz w:val="24"/>
          <w:szCs w:val="24"/>
        </w:rPr>
        <w:t xml:space="preserve"> principalmente proporciona soporte para </w:t>
      </w:r>
      <w:r w:rsidR="00C06911">
        <w:rPr>
          <w:rFonts w:ascii="Times New Roman" w:hAnsi="Times New Roman" w:cs="Times New Roman"/>
          <w:sz w:val="24"/>
          <w:szCs w:val="24"/>
        </w:rPr>
        <w:t>realizar recomendaciones</w:t>
      </w:r>
      <w:r w:rsidR="00490714" w:rsidRPr="001850BC">
        <w:rPr>
          <w:rFonts w:ascii="Times New Roman" w:hAnsi="Times New Roman" w:cs="Times New Roman"/>
          <w:sz w:val="24"/>
          <w:szCs w:val="24"/>
        </w:rPr>
        <w:t xml:space="preserve"> (filtrado colaborativo), </w:t>
      </w:r>
      <w:proofErr w:type="spellStart"/>
      <w:r w:rsidR="00490714" w:rsidRPr="001850BC">
        <w:rPr>
          <w:rFonts w:ascii="Times New Roman" w:hAnsi="Times New Roman" w:cs="Times New Roman"/>
          <w:sz w:val="24"/>
          <w:szCs w:val="24"/>
        </w:rPr>
        <w:t>clustering</w:t>
      </w:r>
      <w:proofErr w:type="spellEnd"/>
      <w:r w:rsidR="00490714" w:rsidRPr="001850BC">
        <w:rPr>
          <w:rFonts w:ascii="Times New Roman" w:hAnsi="Times New Roman" w:cs="Times New Roman"/>
          <w:sz w:val="24"/>
          <w:szCs w:val="24"/>
        </w:rPr>
        <w:t xml:space="preserve"> y clasificación</w:t>
      </w:r>
      <w:r w:rsidR="00A75A19">
        <w:rPr>
          <w:rFonts w:ascii="Times New Roman" w:hAnsi="Times New Roman" w:cs="Times New Roman"/>
          <w:sz w:val="24"/>
          <w:szCs w:val="24"/>
        </w:rPr>
        <w:t xml:space="preserve"> </w:t>
      </w:r>
      <w:r w:rsidR="00A75A19">
        <w:rPr>
          <w:rFonts w:ascii="Times New Roman" w:hAnsi="Times New Roman" w:cs="Times New Roman"/>
          <w:sz w:val="24"/>
          <w:szCs w:val="24"/>
        </w:rPr>
        <w:fldChar w:fldCharType="begin" w:fldLock="1"/>
      </w:r>
      <w:r w:rsidR="00101A26">
        <w:rPr>
          <w:rFonts w:ascii="Times New Roman" w:hAnsi="Times New Roman" w:cs="Times New Roman"/>
          <w:sz w:val="24"/>
          <w:szCs w:val="24"/>
        </w:rPr>
        <w:instrText>ADDIN CSL_CITATION { "citationItems" : [ { "id" : "ITEM-1", "itemData" : { "ISBN" : "1935182684 9781935182689", "author" : [ { "dropping-particle" : "", "family" : "Owen", "given" : "Sean", "non-dropping-particle" : "", "parse-names" : false, "suffix" : "" }, { "dropping-particle" : "", "family" : "Anil", "given" : "Robin", "non-dropping-particle" : "", "parse-names" : false, "suffix" : "" }, { "dropping-particle" : "", "family" : "Dunning", "given" : "Ted", "non-dropping-particle" : "", "parse-names" : false, "suffix" : "" }, { "dropping-particle" : "", "family" : "Friedman", "given" : "Ellen", "non-dropping-particle" : "", "parse-names" : false, "suffix" : "" } ], "id" : "ITEM-1", "issued" : { "date-parts" : [ [ "2012" ] ] }, "title" : "Mahout in Action", "type" : "book" }, "uris" : [ "http://www.mendeley.com/documents/?uuid=9aaa9ffa-a0b7-313e-9896-632d5e8793ed" ] } ], "mendeley" : { "formattedCitation" : "(Owen, Anil, Dunning, &amp; Friedman, 2012)", "plainTextFormattedCitation" : "(Owen, Anil, Dunning, &amp; Friedman, 2012)", "previouslyFormattedCitation" : "(Owen, Anil, Dunning, &amp; Friedman, 2012)" }, "properties" : { "noteIndex" : 0 }, "schema" : "https://github.com/citation-style-language/schema/raw/master/csl-citation.json" }</w:instrText>
      </w:r>
      <w:r w:rsidR="00A75A19">
        <w:rPr>
          <w:rFonts w:ascii="Times New Roman" w:hAnsi="Times New Roman" w:cs="Times New Roman"/>
          <w:sz w:val="24"/>
          <w:szCs w:val="24"/>
        </w:rPr>
        <w:fldChar w:fldCharType="separate"/>
      </w:r>
      <w:r w:rsidR="00A75A19" w:rsidRPr="00A75A19">
        <w:rPr>
          <w:rFonts w:ascii="Times New Roman" w:hAnsi="Times New Roman" w:cs="Times New Roman"/>
          <w:noProof/>
          <w:sz w:val="24"/>
          <w:szCs w:val="24"/>
        </w:rPr>
        <w:t>(Owen, Anil, Dunning, &amp; Friedman, 2012)</w:t>
      </w:r>
      <w:r w:rsidR="00A75A19">
        <w:rPr>
          <w:rFonts w:ascii="Times New Roman" w:hAnsi="Times New Roman" w:cs="Times New Roman"/>
          <w:sz w:val="24"/>
          <w:szCs w:val="24"/>
        </w:rPr>
        <w:fldChar w:fldCharType="end"/>
      </w:r>
      <w:r w:rsidR="00490714" w:rsidRPr="001850BC">
        <w:rPr>
          <w:rFonts w:ascii="Times New Roman" w:hAnsi="Times New Roman" w:cs="Times New Roman"/>
          <w:sz w:val="24"/>
          <w:szCs w:val="24"/>
        </w:rPr>
        <w:t xml:space="preserve">. </w:t>
      </w:r>
      <w:r w:rsidR="00787551" w:rsidRPr="001850BC">
        <w:rPr>
          <w:rFonts w:ascii="Times New Roman" w:hAnsi="Times New Roman" w:cs="Times New Roman"/>
          <w:sz w:val="24"/>
          <w:szCs w:val="24"/>
        </w:rPr>
        <w:t xml:space="preserve"> </w:t>
      </w:r>
    </w:p>
    <w:p w14:paraId="0442050A" w14:textId="44C7C497" w:rsidR="002C444A" w:rsidRDefault="008A4676" w:rsidP="00C06911">
      <w:pPr>
        <w:spacing w:line="360" w:lineRule="auto"/>
        <w:rPr>
          <w:rFonts w:ascii="Times New Roman" w:hAnsi="Times New Roman" w:cs="Times New Roman"/>
          <w:sz w:val="24"/>
          <w:szCs w:val="24"/>
        </w:rPr>
      </w:pPr>
      <w:r>
        <w:rPr>
          <w:rFonts w:ascii="Times New Roman" w:hAnsi="Times New Roman" w:cs="Times New Roman"/>
          <w:sz w:val="24"/>
          <w:szCs w:val="24"/>
        </w:rPr>
        <w:t>Con respecto a la generación de</w:t>
      </w:r>
      <w:r w:rsidR="003B14D4">
        <w:rPr>
          <w:rFonts w:ascii="Times New Roman" w:hAnsi="Times New Roman" w:cs="Times New Roman"/>
          <w:sz w:val="24"/>
          <w:szCs w:val="24"/>
        </w:rPr>
        <w:t xml:space="preserve"> recomendaciones, </w:t>
      </w:r>
      <w:proofErr w:type="spellStart"/>
      <w:r w:rsidR="003B14D4">
        <w:rPr>
          <w:rFonts w:ascii="Times New Roman" w:hAnsi="Times New Roman" w:cs="Times New Roman"/>
          <w:sz w:val="24"/>
          <w:szCs w:val="24"/>
        </w:rPr>
        <w:t>Mahout</w:t>
      </w:r>
      <w:proofErr w:type="spellEnd"/>
      <w:r w:rsidR="003B14D4">
        <w:rPr>
          <w:rFonts w:ascii="Times New Roman" w:hAnsi="Times New Roman" w:cs="Times New Roman"/>
          <w:sz w:val="24"/>
          <w:szCs w:val="24"/>
        </w:rPr>
        <w:t xml:space="preserve"> proporciona diferentes métodos para el cálculo de similitud y creación de vecindarios explicados en la sección 2.2.2. Además, proporciona diferentes técnicas de recomendación tales como filtrado colaborativo basado en usuario o basado en ítem, recomendaciones </w:t>
      </w:r>
      <w:proofErr w:type="spellStart"/>
      <w:r w:rsidR="003B14D4">
        <w:rPr>
          <w:rFonts w:ascii="Times New Roman" w:hAnsi="Times New Roman" w:cs="Times New Roman"/>
          <w:sz w:val="24"/>
          <w:szCs w:val="24"/>
        </w:rPr>
        <w:t>Slope-One</w:t>
      </w:r>
      <w:proofErr w:type="spellEnd"/>
      <w:r w:rsidR="003B14D4">
        <w:rPr>
          <w:rFonts w:ascii="Times New Roman" w:hAnsi="Times New Roman" w:cs="Times New Roman"/>
          <w:sz w:val="24"/>
          <w:szCs w:val="24"/>
        </w:rPr>
        <w:t xml:space="preserve"> y descomposición en valores singulares (</w:t>
      </w:r>
      <w:r w:rsidR="003B14D4" w:rsidRPr="003B14D4">
        <w:rPr>
          <w:rFonts w:ascii="Times New Roman" w:hAnsi="Times New Roman" w:cs="Times New Roman"/>
          <w:sz w:val="24"/>
          <w:szCs w:val="18"/>
          <w:lang w:val="es-CL"/>
        </w:rPr>
        <w:t xml:space="preserve">Singular </w:t>
      </w:r>
      <w:proofErr w:type="spellStart"/>
      <w:r w:rsidR="003B14D4" w:rsidRPr="003B14D4">
        <w:rPr>
          <w:rFonts w:ascii="Times New Roman" w:hAnsi="Times New Roman" w:cs="Times New Roman"/>
          <w:sz w:val="24"/>
          <w:szCs w:val="18"/>
          <w:lang w:val="es-CL"/>
        </w:rPr>
        <w:t>Value</w:t>
      </w:r>
      <w:proofErr w:type="spellEnd"/>
      <w:r w:rsidR="003B14D4" w:rsidRPr="003B14D4">
        <w:rPr>
          <w:rFonts w:ascii="Times New Roman" w:hAnsi="Times New Roman" w:cs="Times New Roman"/>
          <w:sz w:val="24"/>
          <w:szCs w:val="18"/>
          <w:lang w:val="es-CL"/>
        </w:rPr>
        <w:t xml:space="preserve"> </w:t>
      </w:r>
      <w:proofErr w:type="spellStart"/>
      <w:r w:rsidR="003B14D4" w:rsidRPr="003B14D4">
        <w:rPr>
          <w:rFonts w:ascii="Times New Roman" w:hAnsi="Times New Roman" w:cs="Times New Roman"/>
          <w:sz w:val="24"/>
          <w:szCs w:val="18"/>
          <w:lang w:val="es-CL"/>
        </w:rPr>
        <w:t>Decomposition</w:t>
      </w:r>
      <w:proofErr w:type="spellEnd"/>
      <w:r w:rsidR="003B14D4">
        <w:rPr>
          <w:rFonts w:ascii="Times New Roman" w:hAnsi="Times New Roman" w:cs="Times New Roman"/>
          <w:sz w:val="24"/>
          <w:szCs w:val="18"/>
          <w:lang w:val="es-CL"/>
        </w:rPr>
        <w:t xml:space="preserve"> en inglés</w:t>
      </w:r>
      <w:r w:rsidR="003B14D4">
        <w:rPr>
          <w:rFonts w:ascii="Times New Roman" w:hAnsi="Times New Roman" w:cs="Times New Roman"/>
          <w:sz w:val="24"/>
          <w:szCs w:val="24"/>
        </w:rPr>
        <w:t xml:space="preserve">). Respecto a la evaluación de sistemas de recomendación, </w:t>
      </w:r>
      <w:proofErr w:type="spellStart"/>
      <w:r w:rsidR="003B14D4">
        <w:rPr>
          <w:rFonts w:ascii="Times New Roman" w:hAnsi="Times New Roman" w:cs="Times New Roman"/>
          <w:sz w:val="24"/>
          <w:szCs w:val="24"/>
        </w:rPr>
        <w:t>Mahout</w:t>
      </w:r>
      <w:proofErr w:type="spellEnd"/>
      <w:r w:rsidR="003B14D4">
        <w:rPr>
          <w:rFonts w:ascii="Times New Roman" w:hAnsi="Times New Roman" w:cs="Times New Roman"/>
          <w:sz w:val="24"/>
          <w:szCs w:val="24"/>
        </w:rPr>
        <w:t xml:space="preserve"> provee las métricas de error cuadrátic</w:t>
      </w:r>
      <w:r w:rsidR="00E335BD">
        <w:rPr>
          <w:rFonts w:ascii="Times New Roman" w:hAnsi="Times New Roman" w:cs="Times New Roman"/>
          <w:sz w:val="24"/>
          <w:szCs w:val="24"/>
        </w:rPr>
        <w:t>o medio y error absoluto medio.</w:t>
      </w:r>
    </w:p>
    <w:p w14:paraId="609133EB" w14:textId="1362AF76" w:rsidR="00EC3BEF" w:rsidRPr="00C06911" w:rsidRDefault="008A4676" w:rsidP="00C06911">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Finalmente, cabe destacar que </w:t>
      </w:r>
      <w:r w:rsidR="00AB3181">
        <w:rPr>
          <w:rFonts w:ascii="Times New Roman" w:hAnsi="Times New Roman" w:cs="Times New Roman"/>
          <w:sz w:val="24"/>
          <w:szCs w:val="24"/>
        </w:rPr>
        <w:t xml:space="preserve">Apache </w:t>
      </w:r>
      <w:proofErr w:type="spellStart"/>
      <w:r>
        <w:rPr>
          <w:rFonts w:ascii="Times New Roman" w:hAnsi="Times New Roman" w:cs="Times New Roman"/>
          <w:sz w:val="24"/>
          <w:szCs w:val="24"/>
        </w:rPr>
        <w:t>Mahout</w:t>
      </w:r>
      <w:proofErr w:type="spellEnd"/>
      <w:r>
        <w:rPr>
          <w:rFonts w:ascii="Times New Roman" w:hAnsi="Times New Roman" w:cs="Times New Roman"/>
          <w:sz w:val="24"/>
          <w:szCs w:val="24"/>
        </w:rPr>
        <w:t xml:space="preserve"> </w:t>
      </w:r>
      <w:r w:rsidR="00C94AA6">
        <w:rPr>
          <w:rFonts w:ascii="Times New Roman" w:hAnsi="Times New Roman" w:cs="Times New Roman"/>
          <w:sz w:val="24"/>
          <w:szCs w:val="24"/>
        </w:rPr>
        <w:t>es</w:t>
      </w:r>
      <w:r w:rsidR="00AB3181">
        <w:rPr>
          <w:rFonts w:ascii="Times New Roman" w:hAnsi="Times New Roman" w:cs="Times New Roman"/>
          <w:sz w:val="24"/>
          <w:szCs w:val="24"/>
        </w:rPr>
        <w:t xml:space="preserve"> </w:t>
      </w:r>
      <w:r>
        <w:rPr>
          <w:rFonts w:ascii="Times New Roman" w:hAnsi="Times New Roman" w:cs="Times New Roman"/>
          <w:sz w:val="24"/>
          <w:szCs w:val="24"/>
        </w:rPr>
        <w:t xml:space="preserve">fácilmente </w:t>
      </w:r>
      <w:r w:rsidR="00C94AA6">
        <w:rPr>
          <w:rFonts w:ascii="Times New Roman" w:hAnsi="Times New Roman" w:cs="Times New Roman"/>
          <w:sz w:val="24"/>
          <w:szCs w:val="24"/>
        </w:rPr>
        <w:t xml:space="preserve">extensible </w:t>
      </w:r>
      <w:r w:rsidR="00366288">
        <w:rPr>
          <w:rFonts w:ascii="Times New Roman" w:hAnsi="Times New Roman" w:cs="Times New Roman"/>
          <w:sz w:val="24"/>
          <w:szCs w:val="24"/>
        </w:rPr>
        <w:t>y ofrece</w:t>
      </w:r>
      <w:r>
        <w:rPr>
          <w:rFonts w:ascii="Times New Roman" w:hAnsi="Times New Roman" w:cs="Times New Roman"/>
          <w:sz w:val="24"/>
          <w:szCs w:val="24"/>
        </w:rPr>
        <w:t xml:space="preserve"> </w:t>
      </w:r>
      <w:r w:rsidR="00366288">
        <w:rPr>
          <w:rFonts w:ascii="Times New Roman" w:hAnsi="Times New Roman" w:cs="Times New Roman"/>
          <w:sz w:val="24"/>
          <w:szCs w:val="24"/>
        </w:rPr>
        <w:t>una</w:t>
      </w:r>
      <w:r>
        <w:rPr>
          <w:rFonts w:ascii="Times New Roman" w:hAnsi="Times New Roman" w:cs="Times New Roman"/>
          <w:sz w:val="24"/>
          <w:szCs w:val="24"/>
        </w:rPr>
        <w:t xml:space="preserve"> variedad de clases Java </w:t>
      </w:r>
      <w:r w:rsidR="00366288">
        <w:rPr>
          <w:rFonts w:ascii="Times New Roman" w:hAnsi="Times New Roman" w:cs="Times New Roman"/>
          <w:sz w:val="24"/>
          <w:szCs w:val="24"/>
        </w:rPr>
        <w:t>que pueden ser personalizadas.</w:t>
      </w:r>
      <w:r w:rsidR="007006B5">
        <w:rPr>
          <w:rFonts w:ascii="Times New Roman" w:hAnsi="Times New Roman" w:cs="Times New Roman"/>
          <w:sz w:val="24"/>
          <w:szCs w:val="24"/>
        </w:rPr>
        <w:t xml:space="preserve"> </w:t>
      </w:r>
    </w:p>
    <w:p w14:paraId="442B7DC2" w14:textId="77777777" w:rsidR="00EE55D9" w:rsidRDefault="00EE55D9" w:rsidP="0069712A">
      <w:pPr>
        <w:pStyle w:val="Ttulo1"/>
      </w:pPr>
      <w:bookmarkStart w:id="49" w:name="_Toc511668881"/>
      <w:r>
        <w:lastRenderedPageBreak/>
        <w:t xml:space="preserve">Creación de </w:t>
      </w:r>
      <w:proofErr w:type="spellStart"/>
      <w:r>
        <w:t>Dataset</w:t>
      </w:r>
      <w:bookmarkEnd w:id="49"/>
      <w:proofErr w:type="spellEnd"/>
    </w:p>
    <w:p w14:paraId="5384498D" w14:textId="77777777" w:rsidR="006F29C1" w:rsidRPr="00D70238" w:rsidRDefault="006F29C1" w:rsidP="00D70238">
      <w:pPr>
        <w:spacing w:line="360" w:lineRule="auto"/>
        <w:rPr>
          <w:rFonts w:ascii="Times New Roman" w:hAnsi="Times New Roman" w:cs="Times New Roman"/>
          <w:sz w:val="24"/>
          <w:lang w:val="es-CL"/>
        </w:rPr>
      </w:pPr>
      <w:r w:rsidRPr="00D70238">
        <w:rPr>
          <w:rFonts w:ascii="Times New Roman" w:hAnsi="Times New Roman" w:cs="Times New Roman"/>
          <w:sz w:val="24"/>
          <w:lang w:val="es-CL"/>
        </w:rPr>
        <w:t xml:space="preserve">En este capítulo se presenta el proceso que se realizó para la creación del </w:t>
      </w:r>
      <w:proofErr w:type="spellStart"/>
      <w:r w:rsidRPr="00D70238">
        <w:rPr>
          <w:rFonts w:ascii="Times New Roman" w:hAnsi="Times New Roman" w:cs="Times New Roman"/>
          <w:sz w:val="24"/>
          <w:lang w:val="es-CL"/>
        </w:rPr>
        <w:t>dataset</w:t>
      </w:r>
      <w:proofErr w:type="spellEnd"/>
      <w:r w:rsidRPr="00D70238">
        <w:rPr>
          <w:rFonts w:ascii="Times New Roman" w:hAnsi="Times New Roman" w:cs="Times New Roman"/>
          <w:sz w:val="24"/>
          <w:lang w:val="es-CL"/>
        </w:rPr>
        <w:t xml:space="preserve"> de comentarios en español.</w:t>
      </w:r>
    </w:p>
    <w:p w14:paraId="15068A68" w14:textId="77777777" w:rsidR="006F29C1" w:rsidRPr="006F29C1" w:rsidRDefault="006F29C1" w:rsidP="0069712A">
      <w:pPr>
        <w:pStyle w:val="Ttulo2"/>
      </w:pPr>
      <w:bookmarkStart w:id="50" w:name="_Toc511668882"/>
      <w:r>
        <w:t>Selección de Sitio Web</w:t>
      </w:r>
      <w:bookmarkEnd w:id="50"/>
    </w:p>
    <w:p w14:paraId="36F865A3" w14:textId="77777777" w:rsidR="00EF30B4" w:rsidRDefault="00F9221B" w:rsidP="006F29C1">
      <w:pPr>
        <w:spacing w:line="360" w:lineRule="auto"/>
        <w:rPr>
          <w:rFonts w:ascii="Times New Roman" w:hAnsi="Times New Roman" w:cs="Times New Roman"/>
          <w:sz w:val="24"/>
          <w:lang w:val="es-CL"/>
        </w:rPr>
      </w:pPr>
      <w:r>
        <w:rPr>
          <w:rFonts w:ascii="Times New Roman" w:hAnsi="Times New Roman" w:cs="Times New Roman"/>
          <w:sz w:val="24"/>
          <w:lang w:val="es-CL"/>
        </w:rPr>
        <w:t xml:space="preserve">El primer paso de este proyecto de título fue la </w:t>
      </w:r>
      <w:r w:rsidR="00FB5B71">
        <w:rPr>
          <w:rFonts w:ascii="Times New Roman" w:hAnsi="Times New Roman" w:cs="Times New Roman"/>
          <w:sz w:val="24"/>
          <w:lang w:val="es-CL"/>
        </w:rPr>
        <w:t xml:space="preserve">selección del ítem con el que se van a generar recomendaciones. Se decidió trabajar con restaurantes debido a la variedad de páginas web que poseen reseñas de este tipo y además es un ítem recurrente en el ámbito de los sistemas de recomendación. Una vez seleccionado el ítem, se  </w:t>
      </w:r>
      <w:r w:rsidR="002E67C3">
        <w:rPr>
          <w:rFonts w:ascii="Times New Roman" w:hAnsi="Times New Roman" w:cs="Times New Roman"/>
          <w:sz w:val="24"/>
          <w:lang w:val="es-CL"/>
        </w:rPr>
        <w:t>comenzó la búsqueda</w:t>
      </w:r>
      <w:r>
        <w:rPr>
          <w:rFonts w:ascii="Times New Roman" w:hAnsi="Times New Roman" w:cs="Times New Roman"/>
          <w:sz w:val="24"/>
          <w:lang w:val="es-CL"/>
        </w:rPr>
        <w:t xml:space="preserve"> </w:t>
      </w:r>
      <w:r w:rsidR="002E67C3">
        <w:rPr>
          <w:rFonts w:ascii="Times New Roman" w:hAnsi="Times New Roman" w:cs="Times New Roman"/>
          <w:sz w:val="24"/>
          <w:lang w:val="es-CL"/>
        </w:rPr>
        <w:t xml:space="preserve">de </w:t>
      </w:r>
      <w:r w:rsidR="00FB5B71">
        <w:rPr>
          <w:rFonts w:ascii="Times New Roman" w:hAnsi="Times New Roman" w:cs="Times New Roman"/>
          <w:sz w:val="24"/>
          <w:lang w:val="es-CL"/>
        </w:rPr>
        <w:t>una página web</w:t>
      </w:r>
      <w:r w:rsidR="002E67C3">
        <w:rPr>
          <w:rFonts w:ascii="Times New Roman" w:hAnsi="Times New Roman" w:cs="Times New Roman"/>
          <w:sz w:val="24"/>
          <w:lang w:val="es-CL"/>
        </w:rPr>
        <w:t xml:space="preserve"> de restaurantes</w:t>
      </w:r>
      <w:r w:rsidR="00FB5B71">
        <w:rPr>
          <w:rFonts w:ascii="Times New Roman" w:hAnsi="Times New Roman" w:cs="Times New Roman"/>
          <w:sz w:val="24"/>
          <w:lang w:val="es-CL"/>
        </w:rPr>
        <w:t xml:space="preserve"> </w:t>
      </w:r>
      <w:r w:rsidR="002E67C3">
        <w:rPr>
          <w:rFonts w:ascii="Times New Roman" w:hAnsi="Times New Roman" w:cs="Times New Roman"/>
          <w:sz w:val="24"/>
          <w:lang w:val="es-CL"/>
        </w:rPr>
        <w:t>que tuviese</w:t>
      </w:r>
      <w:r w:rsidR="00FB5B71">
        <w:rPr>
          <w:rFonts w:ascii="Times New Roman" w:hAnsi="Times New Roman" w:cs="Times New Roman"/>
          <w:sz w:val="24"/>
          <w:lang w:val="es-CL"/>
        </w:rPr>
        <w:t xml:space="preserve"> reseñas en español</w:t>
      </w:r>
      <w:r w:rsidR="00EF30B4">
        <w:rPr>
          <w:rFonts w:ascii="Times New Roman" w:hAnsi="Times New Roman" w:cs="Times New Roman"/>
          <w:sz w:val="24"/>
          <w:lang w:val="es-CL"/>
        </w:rPr>
        <w:t xml:space="preserve">. Para </w:t>
      </w:r>
      <w:r w:rsidR="008816C5">
        <w:rPr>
          <w:rFonts w:ascii="Times New Roman" w:hAnsi="Times New Roman" w:cs="Times New Roman"/>
          <w:sz w:val="24"/>
          <w:lang w:val="es-CL"/>
        </w:rPr>
        <w:t xml:space="preserve">seleccionar </w:t>
      </w:r>
      <w:r w:rsidR="00FE427F">
        <w:rPr>
          <w:rFonts w:ascii="Times New Roman" w:hAnsi="Times New Roman" w:cs="Times New Roman"/>
          <w:sz w:val="24"/>
          <w:lang w:val="es-CL"/>
        </w:rPr>
        <w:t>el sitio web, este</w:t>
      </w:r>
      <w:r w:rsidR="00EF30B4">
        <w:rPr>
          <w:rFonts w:ascii="Times New Roman" w:hAnsi="Times New Roman" w:cs="Times New Roman"/>
          <w:sz w:val="24"/>
          <w:lang w:val="es-CL"/>
        </w:rPr>
        <w:t xml:space="preserve"> </w:t>
      </w:r>
      <w:r w:rsidR="00FB5B71">
        <w:rPr>
          <w:rFonts w:ascii="Times New Roman" w:hAnsi="Times New Roman" w:cs="Times New Roman"/>
          <w:sz w:val="24"/>
          <w:lang w:val="es-CL"/>
        </w:rPr>
        <w:t>debía cumplir</w:t>
      </w:r>
      <w:r w:rsidR="00EF30B4">
        <w:rPr>
          <w:rFonts w:ascii="Times New Roman" w:hAnsi="Times New Roman" w:cs="Times New Roman"/>
          <w:sz w:val="24"/>
          <w:lang w:val="es-CL"/>
        </w:rPr>
        <w:t xml:space="preserve"> con los siguientes requisitos:</w:t>
      </w:r>
    </w:p>
    <w:p w14:paraId="725FFE58" w14:textId="77777777" w:rsidR="006D73AA" w:rsidRDefault="008C490C" w:rsidP="006C3140">
      <w:pPr>
        <w:pStyle w:val="Prrafodelista"/>
        <w:spacing w:line="360" w:lineRule="auto"/>
        <w:ind w:left="780"/>
        <w:rPr>
          <w:rFonts w:ascii="Times New Roman" w:hAnsi="Times New Roman" w:cs="Times New Roman"/>
          <w:sz w:val="24"/>
          <w:lang w:val="es-CL"/>
        </w:rPr>
      </w:pPr>
      <w:r>
        <w:rPr>
          <w:rFonts w:ascii="Times New Roman" w:hAnsi="Times New Roman" w:cs="Times New Roman"/>
          <w:sz w:val="24"/>
          <w:lang w:val="es-CL"/>
        </w:rPr>
        <w:t xml:space="preserve">Criterio 1: </w:t>
      </w:r>
      <w:r w:rsidR="00EF30B4">
        <w:rPr>
          <w:rFonts w:ascii="Times New Roman" w:hAnsi="Times New Roman" w:cs="Times New Roman"/>
          <w:sz w:val="24"/>
          <w:lang w:val="es-CL"/>
        </w:rPr>
        <w:t>Alto número de</w:t>
      </w:r>
      <w:r w:rsidR="00E45CCB">
        <w:rPr>
          <w:rFonts w:ascii="Times New Roman" w:hAnsi="Times New Roman" w:cs="Times New Roman"/>
          <w:sz w:val="24"/>
          <w:lang w:val="es-CL"/>
        </w:rPr>
        <w:t xml:space="preserve"> restaurantes con</w:t>
      </w:r>
      <w:r w:rsidR="00EF30B4">
        <w:rPr>
          <w:rFonts w:ascii="Times New Roman" w:hAnsi="Times New Roman" w:cs="Times New Roman"/>
          <w:sz w:val="24"/>
          <w:lang w:val="es-CL"/>
        </w:rPr>
        <w:t xml:space="preserve"> reseñas en español.</w:t>
      </w:r>
    </w:p>
    <w:p w14:paraId="67AD77E4" w14:textId="77777777" w:rsidR="00EF30B4" w:rsidRDefault="008C490C" w:rsidP="006C3140">
      <w:pPr>
        <w:pStyle w:val="Prrafodelista"/>
        <w:spacing w:line="360" w:lineRule="auto"/>
        <w:ind w:left="780"/>
        <w:rPr>
          <w:rFonts w:ascii="Times New Roman" w:hAnsi="Times New Roman" w:cs="Times New Roman"/>
          <w:sz w:val="24"/>
          <w:lang w:val="es-CL"/>
        </w:rPr>
      </w:pPr>
      <w:r>
        <w:rPr>
          <w:rFonts w:ascii="Times New Roman" w:hAnsi="Times New Roman" w:cs="Times New Roman"/>
          <w:sz w:val="24"/>
          <w:lang w:val="es-CL"/>
        </w:rPr>
        <w:t xml:space="preserve">Criterio 2: </w:t>
      </w:r>
      <w:r w:rsidR="00EF30B4">
        <w:rPr>
          <w:rFonts w:ascii="Times New Roman" w:hAnsi="Times New Roman" w:cs="Times New Roman"/>
          <w:sz w:val="24"/>
          <w:lang w:val="es-CL"/>
        </w:rPr>
        <w:t>Las reseñas deben estar con su respectiva puntuación o rating.</w:t>
      </w:r>
    </w:p>
    <w:p w14:paraId="04DD64D6" w14:textId="77777777" w:rsidR="00EF30B4" w:rsidRDefault="008C490C" w:rsidP="006C3140">
      <w:pPr>
        <w:pStyle w:val="Prrafodelista"/>
        <w:spacing w:line="360" w:lineRule="auto"/>
        <w:ind w:left="780"/>
        <w:rPr>
          <w:rFonts w:ascii="Times New Roman" w:hAnsi="Times New Roman" w:cs="Times New Roman"/>
          <w:sz w:val="24"/>
          <w:lang w:val="es-CL"/>
        </w:rPr>
      </w:pPr>
      <w:r>
        <w:rPr>
          <w:rFonts w:ascii="Times New Roman" w:hAnsi="Times New Roman" w:cs="Times New Roman"/>
          <w:sz w:val="24"/>
          <w:lang w:val="es-CL"/>
        </w:rPr>
        <w:t xml:space="preserve">Criterio 3: </w:t>
      </w:r>
      <w:r w:rsidR="00F335A7">
        <w:rPr>
          <w:rFonts w:ascii="Times New Roman" w:hAnsi="Times New Roman" w:cs="Times New Roman"/>
          <w:sz w:val="24"/>
          <w:lang w:val="es-CL"/>
        </w:rPr>
        <w:t>El sitio</w:t>
      </w:r>
      <w:r w:rsidR="00EF30B4">
        <w:rPr>
          <w:rFonts w:ascii="Times New Roman" w:hAnsi="Times New Roman" w:cs="Times New Roman"/>
          <w:sz w:val="24"/>
          <w:lang w:val="es-CL"/>
        </w:rPr>
        <w:t xml:space="preserve"> </w:t>
      </w:r>
      <w:r w:rsidR="00427AC5">
        <w:rPr>
          <w:rFonts w:ascii="Times New Roman" w:hAnsi="Times New Roman" w:cs="Times New Roman"/>
          <w:sz w:val="24"/>
          <w:lang w:val="es-CL"/>
        </w:rPr>
        <w:t xml:space="preserve">web </w:t>
      </w:r>
      <w:r w:rsidR="00EF30B4">
        <w:rPr>
          <w:rFonts w:ascii="Times New Roman" w:hAnsi="Times New Roman" w:cs="Times New Roman"/>
          <w:sz w:val="24"/>
          <w:lang w:val="es-CL"/>
        </w:rPr>
        <w:t>debe permitir la extracción de</w:t>
      </w:r>
      <w:r w:rsidR="00F335A7">
        <w:rPr>
          <w:rFonts w:ascii="Times New Roman" w:hAnsi="Times New Roman" w:cs="Times New Roman"/>
          <w:sz w:val="24"/>
          <w:lang w:val="es-CL"/>
        </w:rPr>
        <w:t>l</w:t>
      </w:r>
      <w:r w:rsidR="00FB5B71">
        <w:rPr>
          <w:rFonts w:ascii="Times New Roman" w:hAnsi="Times New Roman" w:cs="Times New Roman"/>
          <w:sz w:val="24"/>
          <w:lang w:val="es-CL"/>
        </w:rPr>
        <w:t xml:space="preserve"> </w:t>
      </w:r>
      <w:r w:rsidR="00EF30B4">
        <w:rPr>
          <w:rFonts w:ascii="Times New Roman" w:hAnsi="Times New Roman" w:cs="Times New Roman"/>
          <w:sz w:val="24"/>
          <w:lang w:val="es-CL"/>
        </w:rPr>
        <w:t>contenido</w:t>
      </w:r>
      <w:r w:rsidR="00F335A7">
        <w:rPr>
          <w:rFonts w:ascii="Times New Roman" w:hAnsi="Times New Roman" w:cs="Times New Roman"/>
          <w:sz w:val="24"/>
          <w:lang w:val="es-CL"/>
        </w:rPr>
        <w:t xml:space="preserve"> de sus páginas</w:t>
      </w:r>
      <w:r w:rsidR="00EF30B4">
        <w:rPr>
          <w:rFonts w:ascii="Times New Roman" w:hAnsi="Times New Roman" w:cs="Times New Roman"/>
          <w:sz w:val="24"/>
          <w:lang w:val="es-CL"/>
        </w:rPr>
        <w:t xml:space="preserve">. </w:t>
      </w:r>
    </w:p>
    <w:p w14:paraId="3C7214A6" w14:textId="77777777" w:rsidR="00427AC5" w:rsidRDefault="00FE427F" w:rsidP="006F29C1">
      <w:pPr>
        <w:spacing w:line="360" w:lineRule="auto"/>
        <w:rPr>
          <w:rFonts w:ascii="Times New Roman" w:hAnsi="Times New Roman" w:cs="Times New Roman"/>
          <w:sz w:val="24"/>
          <w:lang w:val="es-CL"/>
        </w:rPr>
      </w:pPr>
      <w:r>
        <w:rPr>
          <w:rFonts w:ascii="Times New Roman" w:hAnsi="Times New Roman" w:cs="Times New Roman"/>
          <w:sz w:val="24"/>
          <w:lang w:val="es-CL"/>
        </w:rPr>
        <w:t>Los sitios web encontrados fueron lo</w:t>
      </w:r>
      <w:r w:rsidR="0037058F">
        <w:rPr>
          <w:rFonts w:ascii="Times New Roman" w:hAnsi="Times New Roman" w:cs="Times New Roman"/>
          <w:sz w:val="24"/>
          <w:lang w:val="es-CL"/>
        </w:rPr>
        <w:t>s siguientes:</w:t>
      </w:r>
    </w:p>
    <w:p w14:paraId="7F8EF2E7" w14:textId="77777777" w:rsidR="005663B8" w:rsidRPr="005663B8" w:rsidRDefault="0037058F" w:rsidP="006F29C1">
      <w:pPr>
        <w:pStyle w:val="Prrafodelista"/>
        <w:numPr>
          <w:ilvl w:val="0"/>
          <w:numId w:val="12"/>
        </w:numPr>
        <w:spacing w:line="360" w:lineRule="auto"/>
        <w:rPr>
          <w:rFonts w:ascii="Times New Roman" w:hAnsi="Times New Roman" w:cs="Times New Roman"/>
          <w:b/>
          <w:sz w:val="24"/>
          <w:lang w:val="es-CL"/>
        </w:rPr>
      </w:pPr>
      <w:proofErr w:type="spellStart"/>
      <w:r w:rsidRPr="00402AAE">
        <w:rPr>
          <w:rFonts w:ascii="Times New Roman" w:hAnsi="Times New Roman" w:cs="Times New Roman"/>
          <w:b/>
          <w:sz w:val="24"/>
          <w:lang w:val="es-CL"/>
        </w:rPr>
        <w:t>Yelp</w:t>
      </w:r>
      <w:proofErr w:type="spellEnd"/>
      <w:r w:rsidR="006C4106">
        <w:rPr>
          <w:rStyle w:val="Refdenotaalpie"/>
          <w:rFonts w:ascii="Times New Roman" w:hAnsi="Times New Roman" w:cs="Times New Roman"/>
          <w:b/>
          <w:sz w:val="24"/>
          <w:lang w:val="es-CL"/>
        </w:rPr>
        <w:footnoteReference w:id="3"/>
      </w:r>
      <w:r w:rsidR="00402AAE">
        <w:rPr>
          <w:rFonts w:ascii="Times New Roman" w:hAnsi="Times New Roman" w:cs="Times New Roman"/>
          <w:b/>
          <w:sz w:val="24"/>
          <w:lang w:val="es-CL"/>
        </w:rPr>
        <w:t xml:space="preserve">: </w:t>
      </w:r>
      <w:r w:rsidR="00FE427F">
        <w:rPr>
          <w:rFonts w:ascii="Times New Roman" w:hAnsi="Times New Roman" w:cs="Times New Roman"/>
          <w:sz w:val="24"/>
          <w:lang w:val="es-CL"/>
        </w:rPr>
        <w:t>Sitio web fundado</w:t>
      </w:r>
      <w:r w:rsidR="00402AAE">
        <w:rPr>
          <w:rFonts w:ascii="Times New Roman" w:hAnsi="Times New Roman" w:cs="Times New Roman"/>
          <w:sz w:val="24"/>
          <w:lang w:val="es-CL"/>
        </w:rPr>
        <w:t xml:space="preserve"> en 2004</w:t>
      </w:r>
      <w:r w:rsidR="00FE427F">
        <w:rPr>
          <w:rFonts w:ascii="Times New Roman" w:hAnsi="Times New Roman" w:cs="Times New Roman"/>
          <w:sz w:val="24"/>
          <w:lang w:val="es-CL"/>
        </w:rPr>
        <w:t xml:space="preserve"> el</w:t>
      </w:r>
      <w:r w:rsidR="00402AAE">
        <w:rPr>
          <w:rFonts w:ascii="Times New Roman" w:hAnsi="Times New Roman" w:cs="Times New Roman"/>
          <w:sz w:val="24"/>
          <w:lang w:val="es-CL"/>
        </w:rPr>
        <w:t xml:space="preserve"> cual tiene como objetivo conectar a la gente con diferentes tipos de comercios, los que incluyen restaurantes, bares, servicios de limpieza, entre otros. Hasta el año 2017, los usuarios han escrito más de 148 millones de reseñas en la página. </w:t>
      </w:r>
    </w:p>
    <w:p w14:paraId="2A097684" w14:textId="77777777" w:rsidR="005663B8" w:rsidRPr="005663B8" w:rsidRDefault="005663B8" w:rsidP="006F29C1">
      <w:pPr>
        <w:pStyle w:val="Prrafodelista"/>
        <w:spacing w:line="360" w:lineRule="auto"/>
        <w:rPr>
          <w:rFonts w:ascii="Times New Roman" w:hAnsi="Times New Roman" w:cs="Times New Roman"/>
          <w:b/>
          <w:sz w:val="24"/>
          <w:lang w:val="es-CL"/>
        </w:rPr>
      </w:pPr>
    </w:p>
    <w:p w14:paraId="48145D53" w14:textId="77777777" w:rsidR="006F29C1" w:rsidRPr="006F29C1" w:rsidRDefault="0037058F" w:rsidP="006F29C1">
      <w:pPr>
        <w:pStyle w:val="Prrafodelista"/>
        <w:numPr>
          <w:ilvl w:val="0"/>
          <w:numId w:val="12"/>
        </w:numPr>
        <w:spacing w:line="360" w:lineRule="auto"/>
        <w:rPr>
          <w:rFonts w:ascii="Times New Roman" w:hAnsi="Times New Roman" w:cs="Times New Roman"/>
          <w:b/>
          <w:sz w:val="24"/>
          <w:lang w:val="es-CL"/>
        </w:rPr>
      </w:pPr>
      <w:proofErr w:type="spellStart"/>
      <w:r w:rsidRPr="00402AAE">
        <w:rPr>
          <w:rFonts w:ascii="Times New Roman" w:hAnsi="Times New Roman" w:cs="Times New Roman"/>
          <w:b/>
          <w:sz w:val="24"/>
          <w:lang w:val="es-CL"/>
        </w:rPr>
        <w:t>TripAdvisor</w:t>
      </w:r>
      <w:proofErr w:type="spellEnd"/>
      <w:r w:rsidR="006C4106">
        <w:rPr>
          <w:rStyle w:val="Refdenotaalpie"/>
          <w:rFonts w:ascii="Times New Roman" w:hAnsi="Times New Roman" w:cs="Times New Roman"/>
          <w:b/>
          <w:sz w:val="24"/>
          <w:lang w:val="es-CL"/>
        </w:rPr>
        <w:footnoteReference w:id="4"/>
      </w:r>
      <w:r w:rsidR="00402AAE">
        <w:rPr>
          <w:rFonts w:ascii="Times New Roman" w:hAnsi="Times New Roman" w:cs="Times New Roman"/>
          <w:b/>
          <w:sz w:val="24"/>
          <w:lang w:val="es-CL"/>
        </w:rPr>
        <w:t xml:space="preserve">: </w:t>
      </w:r>
      <w:r w:rsidR="00402AAE">
        <w:rPr>
          <w:rFonts w:ascii="Times New Roman" w:hAnsi="Times New Roman" w:cs="Times New Roman"/>
          <w:sz w:val="24"/>
          <w:lang w:val="es-CL"/>
        </w:rPr>
        <w:t xml:space="preserve">Sitio web que proporciona </w:t>
      </w:r>
      <w:r w:rsidR="000D396A">
        <w:rPr>
          <w:rFonts w:ascii="Times New Roman" w:hAnsi="Times New Roman" w:cs="Times New Roman"/>
          <w:sz w:val="24"/>
          <w:lang w:val="es-CL"/>
        </w:rPr>
        <w:t>reseñas relacionadas con restaurantes, hoteles, paquetes de viajes y más contenido relacionado con viajes. Además de reseñas, a través de la página es posible realizar reservas de hoteles y vuelos. La página posee más de 500 millones de reseñas y comentarios.</w:t>
      </w:r>
    </w:p>
    <w:p w14:paraId="504D1BE8" w14:textId="77777777" w:rsidR="006F29C1" w:rsidRPr="006F29C1" w:rsidRDefault="006F29C1" w:rsidP="006F29C1">
      <w:pPr>
        <w:pStyle w:val="Prrafodelista"/>
        <w:spacing w:line="360" w:lineRule="auto"/>
        <w:rPr>
          <w:rFonts w:ascii="Times New Roman" w:hAnsi="Times New Roman" w:cs="Times New Roman"/>
          <w:b/>
          <w:sz w:val="24"/>
          <w:lang w:val="es-CL"/>
        </w:rPr>
      </w:pPr>
    </w:p>
    <w:p w14:paraId="39347C8E" w14:textId="77777777" w:rsidR="0037058F" w:rsidRPr="005663B8" w:rsidRDefault="0037058F" w:rsidP="006F29C1">
      <w:pPr>
        <w:pStyle w:val="Prrafodelista"/>
        <w:numPr>
          <w:ilvl w:val="0"/>
          <w:numId w:val="12"/>
        </w:numPr>
        <w:spacing w:line="360" w:lineRule="auto"/>
        <w:rPr>
          <w:rFonts w:ascii="Times New Roman" w:hAnsi="Times New Roman" w:cs="Times New Roman"/>
          <w:b/>
          <w:sz w:val="24"/>
          <w:lang w:val="es-CL"/>
        </w:rPr>
      </w:pPr>
      <w:proofErr w:type="spellStart"/>
      <w:r w:rsidRPr="00402AAE">
        <w:rPr>
          <w:rFonts w:ascii="Times New Roman" w:hAnsi="Times New Roman" w:cs="Times New Roman"/>
          <w:b/>
          <w:sz w:val="24"/>
          <w:lang w:val="es-CL"/>
        </w:rPr>
        <w:t>Foursquare</w:t>
      </w:r>
      <w:proofErr w:type="spellEnd"/>
      <w:r w:rsidR="006C4106">
        <w:rPr>
          <w:rStyle w:val="Refdenotaalpie"/>
          <w:rFonts w:ascii="Times New Roman" w:hAnsi="Times New Roman" w:cs="Times New Roman"/>
          <w:b/>
          <w:sz w:val="24"/>
          <w:lang w:val="es-CL"/>
        </w:rPr>
        <w:footnoteReference w:id="5"/>
      </w:r>
      <w:r w:rsidR="00402AAE">
        <w:rPr>
          <w:rFonts w:ascii="Times New Roman" w:hAnsi="Times New Roman" w:cs="Times New Roman"/>
          <w:b/>
          <w:sz w:val="24"/>
          <w:lang w:val="es-CL"/>
        </w:rPr>
        <w:t>:</w:t>
      </w:r>
      <w:r w:rsidR="007618CF">
        <w:rPr>
          <w:rFonts w:ascii="Times New Roman" w:hAnsi="Times New Roman" w:cs="Times New Roman"/>
          <w:b/>
          <w:sz w:val="24"/>
          <w:lang w:val="es-CL"/>
        </w:rPr>
        <w:t xml:space="preserve"> </w:t>
      </w:r>
      <w:r w:rsidR="002F413F">
        <w:rPr>
          <w:rFonts w:ascii="Times New Roman" w:hAnsi="Times New Roman" w:cs="Times New Roman"/>
          <w:sz w:val="24"/>
          <w:lang w:val="es-CL"/>
        </w:rPr>
        <w:t>Este sitio puede ser definido como una red social basada en servicios de localización que incorpora elementos de juego.</w:t>
      </w:r>
      <w:r w:rsidR="00B54E8F">
        <w:rPr>
          <w:rFonts w:ascii="Times New Roman" w:hAnsi="Times New Roman" w:cs="Times New Roman"/>
          <w:sz w:val="24"/>
          <w:lang w:val="es-CL"/>
        </w:rPr>
        <w:t xml:space="preserve"> La idea de este sitio es que a medida que los usuarios se encuentren en nuevos lugares, estos puedan marcarlos </w:t>
      </w:r>
      <w:r w:rsidR="00B54E8F">
        <w:rPr>
          <w:rFonts w:ascii="Times New Roman" w:hAnsi="Times New Roman" w:cs="Times New Roman"/>
          <w:sz w:val="24"/>
          <w:lang w:val="es-CL"/>
        </w:rPr>
        <w:lastRenderedPageBreak/>
        <w:t>para recibir recompensas.</w:t>
      </w:r>
      <w:r w:rsidR="002F413F">
        <w:rPr>
          <w:rFonts w:ascii="Times New Roman" w:hAnsi="Times New Roman" w:cs="Times New Roman"/>
          <w:sz w:val="24"/>
          <w:lang w:val="es-CL"/>
        </w:rPr>
        <w:t xml:space="preserve"> En este sitio se encuentran reseñas de diferentes servicios tales como vida nocturna, comida, compras, entre otros.</w:t>
      </w:r>
    </w:p>
    <w:p w14:paraId="2D9B354B" w14:textId="77777777" w:rsidR="005663B8" w:rsidRPr="00402AAE" w:rsidRDefault="005663B8" w:rsidP="006F29C1">
      <w:pPr>
        <w:pStyle w:val="Prrafodelista"/>
        <w:spacing w:line="360" w:lineRule="auto"/>
        <w:rPr>
          <w:rFonts w:ascii="Times New Roman" w:hAnsi="Times New Roman" w:cs="Times New Roman"/>
          <w:b/>
          <w:sz w:val="24"/>
          <w:lang w:val="es-CL"/>
        </w:rPr>
      </w:pPr>
    </w:p>
    <w:p w14:paraId="365852B1" w14:textId="77777777" w:rsidR="00EF30B4" w:rsidRDefault="00B16631" w:rsidP="006F29C1">
      <w:pPr>
        <w:pStyle w:val="Prrafodelista"/>
        <w:numPr>
          <w:ilvl w:val="0"/>
          <w:numId w:val="12"/>
        </w:numPr>
        <w:spacing w:line="360" w:lineRule="auto"/>
        <w:rPr>
          <w:rFonts w:ascii="Times New Roman" w:hAnsi="Times New Roman" w:cs="Times New Roman"/>
          <w:sz w:val="24"/>
          <w:lang w:val="es-CL"/>
        </w:rPr>
      </w:pPr>
      <w:r w:rsidRPr="007528E1">
        <w:rPr>
          <w:rFonts w:ascii="Times New Roman" w:hAnsi="Times New Roman" w:cs="Times New Roman"/>
          <w:b/>
          <w:sz w:val="24"/>
          <w:lang w:val="es-CL"/>
        </w:rPr>
        <w:t>Atrá</w:t>
      </w:r>
      <w:r w:rsidR="00402AAE" w:rsidRPr="007528E1">
        <w:rPr>
          <w:rFonts w:ascii="Times New Roman" w:hAnsi="Times New Roman" w:cs="Times New Roman"/>
          <w:b/>
          <w:sz w:val="24"/>
          <w:lang w:val="es-CL"/>
        </w:rPr>
        <w:t>palo</w:t>
      </w:r>
      <w:r w:rsidR="006C4106">
        <w:rPr>
          <w:rStyle w:val="Refdenotaalpie"/>
          <w:rFonts w:ascii="Times New Roman" w:hAnsi="Times New Roman" w:cs="Times New Roman"/>
          <w:b/>
          <w:sz w:val="24"/>
          <w:lang w:val="es-CL"/>
        </w:rPr>
        <w:footnoteReference w:id="6"/>
      </w:r>
      <w:r w:rsidR="00402AAE" w:rsidRPr="007528E1">
        <w:rPr>
          <w:rFonts w:ascii="Times New Roman" w:hAnsi="Times New Roman" w:cs="Times New Roman"/>
          <w:b/>
          <w:sz w:val="24"/>
          <w:lang w:val="es-CL"/>
        </w:rPr>
        <w:t xml:space="preserve">: </w:t>
      </w:r>
      <w:r w:rsidR="004E166D" w:rsidRPr="007528E1">
        <w:rPr>
          <w:rFonts w:ascii="Times New Roman" w:hAnsi="Times New Roman" w:cs="Times New Roman"/>
          <w:sz w:val="24"/>
          <w:lang w:val="es-CL"/>
        </w:rPr>
        <w:t xml:space="preserve">Es una agencia de viajes </w:t>
      </w:r>
      <w:r w:rsidR="007528E1" w:rsidRPr="007528E1">
        <w:rPr>
          <w:rFonts w:ascii="Times New Roman" w:hAnsi="Times New Roman" w:cs="Times New Roman"/>
          <w:sz w:val="24"/>
          <w:lang w:val="es-CL"/>
        </w:rPr>
        <w:t>la cual promociona desde actividades a realizar en las ciudades hasta paquetes de viajes y cruceros.</w:t>
      </w:r>
      <w:r w:rsidR="007528E1">
        <w:rPr>
          <w:rFonts w:ascii="Times New Roman" w:hAnsi="Times New Roman" w:cs="Times New Roman"/>
          <w:sz w:val="24"/>
          <w:lang w:val="es-CL"/>
        </w:rPr>
        <w:t xml:space="preserve"> Además, posee reseñas de hoteles y restaurantes.</w:t>
      </w:r>
    </w:p>
    <w:p w14:paraId="75691EF9" w14:textId="77777777" w:rsidR="006F5DF4" w:rsidRPr="0028436A" w:rsidRDefault="006F5DF4" w:rsidP="006F29C1">
      <w:pPr>
        <w:spacing w:line="360" w:lineRule="auto"/>
        <w:rPr>
          <w:rFonts w:ascii="Times New Roman" w:hAnsi="Times New Roman" w:cs="Times New Roman"/>
          <w:sz w:val="24"/>
          <w:lang w:val="es-CL"/>
        </w:rPr>
      </w:pPr>
      <w:r>
        <w:rPr>
          <w:rFonts w:ascii="Times New Roman" w:hAnsi="Times New Roman" w:cs="Times New Roman"/>
          <w:sz w:val="24"/>
          <w:lang w:val="es-CL"/>
        </w:rPr>
        <w:t xml:space="preserve">Una vez encontradas </w:t>
      </w:r>
      <w:r w:rsidR="00FE427F">
        <w:rPr>
          <w:rFonts w:ascii="Times New Roman" w:hAnsi="Times New Roman" w:cs="Times New Roman"/>
          <w:sz w:val="24"/>
          <w:lang w:val="es-CL"/>
        </w:rPr>
        <w:t>los sitios web</w:t>
      </w:r>
      <w:r>
        <w:rPr>
          <w:rFonts w:ascii="Times New Roman" w:hAnsi="Times New Roman" w:cs="Times New Roman"/>
          <w:sz w:val="24"/>
          <w:lang w:val="es-CL"/>
        </w:rPr>
        <w:t xml:space="preserve">, se analizaron de acuerdo a los criterios definidos previamente. A continuación se presenta la tabla de resumen respecto </w:t>
      </w:r>
      <w:r w:rsidR="003621CB">
        <w:rPr>
          <w:rFonts w:ascii="Times New Roman" w:hAnsi="Times New Roman" w:cs="Times New Roman"/>
          <w:sz w:val="24"/>
          <w:lang w:val="es-CL"/>
        </w:rPr>
        <w:t xml:space="preserve">a los criterios cumplidos por </w:t>
      </w:r>
      <w:r w:rsidR="00FE427F">
        <w:rPr>
          <w:rFonts w:ascii="Times New Roman" w:hAnsi="Times New Roman" w:cs="Times New Roman"/>
          <w:sz w:val="24"/>
          <w:lang w:val="es-CL"/>
        </w:rPr>
        <w:t>los sitios</w:t>
      </w:r>
      <w:r w:rsidR="003250DB">
        <w:rPr>
          <w:rFonts w:ascii="Times New Roman" w:hAnsi="Times New Roman" w:cs="Times New Roman"/>
          <w:sz w:val="24"/>
          <w:lang w:val="es-CL"/>
        </w:rPr>
        <w:t>.</w:t>
      </w:r>
    </w:p>
    <w:tbl>
      <w:tblPr>
        <w:tblStyle w:val="Tablaconcuadrcula"/>
        <w:tblW w:w="0" w:type="auto"/>
        <w:tblLook w:val="04A0" w:firstRow="1" w:lastRow="0" w:firstColumn="1" w:lastColumn="0" w:noHBand="0" w:noVBand="1"/>
      </w:tblPr>
      <w:tblGrid>
        <w:gridCol w:w="2244"/>
        <w:gridCol w:w="2244"/>
        <w:gridCol w:w="2245"/>
        <w:gridCol w:w="2245"/>
      </w:tblGrid>
      <w:tr w:rsidR="006F5DF4" w14:paraId="72E9C779" w14:textId="77777777" w:rsidTr="006F5DF4">
        <w:tc>
          <w:tcPr>
            <w:tcW w:w="2244" w:type="dxa"/>
          </w:tcPr>
          <w:p w14:paraId="5CD62C05" w14:textId="77777777" w:rsidR="006F5DF4" w:rsidRDefault="00FE427F" w:rsidP="006F29C1">
            <w:pPr>
              <w:spacing w:line="360" w:lineRule="auto"/>
              <w:rPr>
                <w:rFonts w:ascii="Times New Roman" w:hAnsi="Times New Roman" w:cs="Times New Roman"/>
                <w:sz w:val="24"/>
                <w:lang w:val="es-CL"/>
              </w:rPr>
            </w:pPr>
            <w:r>
              <w:rPr>
                <w:rFonts w:ascii="Times New Roman" w:hAnsi="Times New Roman" w:cs="Times New Roman"/>
                <w:sz w:val="24"/>
                <w:lang w:val="es-CL"/>
              </w:rPr>
              <w:t>Sitio</w:t>
            </w:r>
            <w:r w:rsidR="006F5DF4">
              <w:rPr>
                <w:rFonts w:ascii="Times New Roman" w:hAnsi="Times New Roman" w:cs="Times New Roman"/>
                <w:sz w:val="24"/>
                <w:lang w:val="es-CL"/>
              </w:rPr>
              <w:t xml:space="preserve"> Web</w:t>
            </w:r>
          </w:p>
        </w:tc>
        <w:tc>
          <w:tcPr>
            <w:tcW w:w="2244" w:type="dxa"/>
          </w:tcPr>
          <w:p w14:paraId="1F639582" w14:textId="77777777" w:rsidR="006F5DF4" w:rsidRDefault="006F5DF4" w:rsidP="006F29C1">
            <w:pPr>
              <w:spacing w:line="360" w:lineRule="auto"/>
              <w:jc w:val="center"/>
              <w:rPr>
                <w:rFonts w:ascii="Times New Roman" w:hAnsi="Times New Roman" w:cs="Times New Roman"/>
                <w:sz w:val="24"/>
                <w:lang w:val="es-CL"/>
              </w:rPr>
            </w:pPr>
            <w:r>
              <w:rPr>
                <w:rFonts w:ascii="Times New Roman" w:hAnsi="Times New Roman" w:cs="Times New Roman"/>
                <w:sz w:val="24"/>
                <w:lang w:val="es-CL"/>
              </w:rPr>
              <w:t>Criterio 1</w:t>
            </w:r>
          </w:p>
        </w:tc>
        <w:tc>
          <w:tcPr>
            <w:tcW w:w="2245" w:type="dxa"/>
          </w:tcPr>
          <w:p w14:paraId="4A6B5FF6" w14:textId="77777777" w:rsidR="006F5DF4" w:rsidRDefault="006F5DF4" w:rsidP="006F29C1">
            <w:pPr>
              <w:spacing w:line="360" w:lineRule="auto"/>
              <w:jc w:val="center"/>
              <w:rPr>
                <w:rFonts w:ascii="Times New Roman" w:hAnsi="Times New Roman" w:cs="Times New Roman"/>
                <w:sz w:val="24"/>
                <w:lang w:val="es-CL"/>
              </w:rPr>
            </w:pPr>
            <w:r>
              <w:rPr>
                <w:rFonts w:ascii="Times New Roman" w:hAnsi="Times New Roman" w:cs="Times New Roman"/>
                <w:sz w:val="24"/>
                <w:lang w:val="es-CL"/>
              </w:rPr>
              <w:t>Criterio 2</w:t>
            </w:r>
          </w:p>
        </w:tc>
        <w:tc>
          <w:tcPr>
            <w:tcW w:w="2245" w:type="dxa"/>
          </w:tcPr>
          <w:p w14:paraId="144D4200" w14:textId="77777777" w:rsidR="006F5DF4" w:rsidRDefault="006F5DF4" w:rsidP="006F29C1">
            <w:pPr>
              <w:spacing w:line="360" w:lineRule="auto"/>
              <w:jc w:val="center"/>
              <w:rPr>
                <w:rFonts w:ascii="Times New Roman" w:hAnsi="Times New Roman" w:cs="Times New Roman"/>
                <w:sz w:val="24"/>
                <w:lang w:val="es-CL"/>
              </w:rPr>
            </w:pPr>
            <w:r>
              <w:rPr>
                <w:rFonts w:ascii="Times New Roman" w:hAnsi="Times New Roman" w:cs="Times New Roman"/>
                <w:sz w:val="24"/>
                <w:lang w:val="es-CL"/>
              </w:rPr>
              <w:t>Criterio 3</w:t>
            </w:r>
          </w:p>
        </w:tc>
      </w:tr>
      <w:tr w:rsidR="006F5DF4" w14:paraId="63EC27B0" w14:textId="77777777" w:rsidTr="006F5DF4">
        <w:tc>
          <w:tcPr>
            <w:tcW w:w="2244" w:type="dxa"/>
          </w:tcPr>
          <w:p w14:paraId="0D96661F" w14:textId="77777777" w:rsidR="006F5DF4" w:rsidRDefault="006F5DF4" w:rsidP="006F29C1">
            <w:pPr>
              <w:spacing w:line="360" w:lineRule="auto"/>
              <w:rPr>
                <w:rFonts w:ascii="Times New Roman" w:hAnsi="Times New Roman" w:cs="Times New Roman"/>
                <w:sz w:val="24"/>
                <w:lang w:val="es-CL"/>
              </w:rPr>
            </w:pPr>
            <w:proofErr w:type="spellStart"/>
            <w:r>
              <w:rPr>
                <w:rFonts w:ascii="Times New Roman" w:hAnsi="Times New Roman" w:cs="Times New Roman"/>
                <w:sz w:val="24"/>
                <w:lang w:val="es-CL"/>
              </w:rPr>
              <w:t>Yelp</w:t>
            </w:r>
            <w:proofErr w:type="spellEnd"/>
          </w:p>
        </w:tc>
        <w:tc>
          <w:tcPr>
            <w:tcW w:w="2244" w:type="dxa"/>
          </w:tcPr>
          <w:p w14:paraId="5DD85BCC" w14:textId="77777777" w:rsidR="006F5DF4" w:rsidRDefault="006F5DF4" w:rsidP="006F29C1">
            <w:pPr>
              <w:spacing w:line="360" w:lineRule="auto"/>
              <w:jc w:val="center"/>
              <w:rPr>
                <w:rFonts w:ascii="Times New Roman" w:hAnsi="Times New Roman" w:cs="Times New Roman"/>
                <w:sz w:val="24"/>
                <w:lang w:val="es-CL"/>
              </w:rPr>
            </w:pPr>
            <w:r>
              <w:rPr>
                <w:rFonts w:ascii="Times New Roman" w:hAnsi="Times New Roman" w:cs="Times New Roman"/>
                <w:sz w:val="24"/>
                <w:lang w:val="es-CL"/>
              </w:rPr>
              <w:t>X</w:t>
            </w:r>
          </w:p>
        </w:tc>
        <w:tc>
          <w:tcPr>
            <w:tcW w:w="2245" w:type="dxa"/>
          </w:tcPr>
          <w:p w14:paraId="50468537" w14:textId="77777777" w:rsidR="006F5DF4" w:rsidRDefault="006F5DF4" w:rsidP="006F29C1">
            <w:pPr>
              <w:spacing w:line="360" w:lineRule="auto"/>
              <w:jc w:val="center"/>
              <w:rPr>
                <w:rFonts w:ascii="Times New Roman" w:hAnsi="Times New Roman" w:cs="Times New Roman"/>
                <w:sz w:val="24"/>
                <w:lang w:val="es-CL"/>
              </w:rPr>
            </w:pPr>
            <w:r>
              <w:rPr>
                <w:rFonts w:ascii="Times New Roman" w:hAnsi="Times New Roman" w:cs="Times New Roman"/>
                <w:sz w:val="24"/>
                <w:lang w:val="es-CL"/>
              </w:rPr>
              <w:t>X</w:t>
            </w:r>
          </w:p>
        </w:tc>
        <w:tc>
          <w:tcPr>
            <w:tcW w:w="2245" w:type="dxa"/>
          </w:tcPr>
          <w:p w14:paraId="3C715C3B" w14:textId="77777777" w:rsidR="006F5DF4" w:rsidRDefault="006F5DF4" w:rsidP="006F29C1">
            <w:pPr>
              <w:spacing w:line="360" w:lineRule="auto"/>
              <w:jc w:val="center"/>
              <w:rPr>
                <w:rFonts w:ascii="Times New Roman" w:hAnsi="Times New Roman" w:cs="Times New Roman"/>
                <w:sz w:val="24"/>
                <w:lang w:val="es-CL"/>
              </w:rPr>
            </w:pPr>
          </w:p>
        </w:tc>
      </w:tr>
      <w:tr w:rsidR="006F5DF4" w14:paraId="3F8CCAF4" w14:textId="77777777" w:rsidTr="006F5DF4">
        <w:tc>
          <w:tcPr>
            <w:tcW w:w="2244" w:type="dxa"/>
          </w:tcPr>
          <w:p w14:paraId="75BB661F" w14:textId="77777777" w:rsidR="006F5DF4" w:rsidRDefault="006F5DF4" w:rsidP="006F29C1">
            <w:pPr>
              <w:spacing w:line="360" w:lineRule="auto"/>
              <w:rPr>
                <w:rFonts w:ascii="Times New Roman" w:hAnsi="Times New Roman" w:cs="Times New Roman"/>
                <w:sz w:val="24"/>
                <w:lang w:val="es-CL"/>
              </w:rPr>
            </w:pPr>
            <w:proofErr w:type="spellStart"/>
            <w:r>
              <w:rPr>
                <w:rFonts w:ascii="Times New Roman" w:hAnsi="Times New Roman" w:cs="Times New Roman"/>
                <w:sz w:val="24"/>
                <w:lang w:val="es-CL"/>
              </w:rPr>
              <w:t>TripAdvisor</w:t>
            </w:r>
            <w:proofErr w:type="spellEnd"/>
          </w:p>
        </w:tc>
        <w:tc>
          <w:tcPr>
            <w:tcW w:w="2244" w:type="dxa"/>
          </w:tcPr>
          <w:p w14:paraId="3149B5A3" w14:textId="77777777" w:rsidR="006F5DF4" w:rsidRDefault="003621CB" w:rsidP="006F29C1">
            <w:pPr>
              <w:spacing w:line="360" w:lineRule="auto"/>
              <w:jc w:val="center"/>
              <w:rPr>
                <w:rFonts w:ascii="Times New Roman" w:hAnsi="Times New Roman" w:cs="Times New Roman"/>
                <w:sz w:val="24"/>
                <w:lang w:val="es-CL"/>
              </w:rPr>
            </w:pPr>
            <w:r>
              <w:rPr>
                <w:rFonts w:ascii="Times New Roman" w:hAnsi="Times New Roman" w:cs="Times New Roman"/>
                <w:sz w:val="24"/>
                <w:lang w:val="es-CL"/>
              </w:rPr>
              <w:t>X</w:t>
            </w:r>
          </w:p>
        </w:tc>
        <w:tc>
          <w:tcPr>
            <w:tcW w:w="2245" w:type="dxa"/>
          </w:tcPr>
          <w:p w14:paraId="73CA0A26" w14:textId="77777777" w:rsidR="006F5DF4" w:rsidRDefault="003621CB" w:rsidP="006F29C1">
            <w:pPr>
              <w:spacing w:line="360" w:lineRule="auto"/>
              <w:jc w:val="center"/>
              <w:rPr>
                <w:rFonts w:ascii="Times New Roman" w:hAnsi="Times New Roman" w:cs="Times New Roman"/>
                <w:sz w:val="24"/>
                <w:lang w:val="es-CL"/>
              </w:rPr>
            </w:pPr>
            <w:r>
              <w:rPr>
                <w:rFonts w:ascii="Times New Roman" w:hAnsi="Times New Roman" w:cs="Times New Roman"/>
                <w:sz w:val="24"/>
                <w:lang w:val="es-CL"/>
              </w:rPr>
              <w:t>X</w:t>
            </w:r>
          </w:p>
        </w:tc>
        <w:tc>
          <w:tcPr>
            <w:tcW w:w="2245" w:type="dxa"/>
          </w:tcPr>
          <w:p w14:paraId="28F44F23" w14:textId="77777777" w:rsidR="006F5DF4" w:rsidRDefault="006F5DF4" w:rsidP="006F29C1">
            <w:pPr>
              <w:spacing w:line="360" w:lineRule="auto"/>
              <w:rPr>
                <w:rFonts w:ascii="Times New Roman" w:hAnsi="Times New Roman" w:cs="Times New Roman"/>
                <w:sz w:val="24"/>
                <w:lang w:val="es-CL"/>
              </w:rPr>
            </w:pPr>
          </w:p>
        </w:tc>
      </w:tr>
      <w:tr w:rsidR="006F5DF4" w14:paraId="3D829837" w14:textId="77777777" w:rsidTr="006F5DF4">
        <w:tc>
          <w:tcPr>
            <w:tcW w:w="2244" w:type="dxa"/>
          </w:tcPr>
          <w:p w14:paraId="1752D94C" w14:textId="77777777" w:rsidR="006F5DF4" w:rsidRDefault="006F5DF4" w:rsidP="006F29C1">
            <w:pPr>
              <w:spacing w:line="360" w:lineRule="auto"/>
              <w:rPr>
                <w:rFonts w:ascii="Times New Roman" w:hAnsi="Times New Roman" w:cs="Times New Roman"/>
                <w:sz w:val="24"/>
                <w:lang w:val="es-CL"/>
              </w:rPr>
            </w:pPr>
            <w:proofErr w:type="spellStart"/>
            <w:r>
              <w:rPr>
                <w:rFonts w:ascii="Times New Roman" w:hAnsi="Times New Roman" w:cs="Times New Roman"/>
                <w:sz w:val="24"/>
                <w:lang w:val="es-CL"/>
              </w:rPr>
              <w:t>Foursquare</w:t>
            </w:r>
            <w:proofErr w:type="spellEnd"/>
          </w:p>
        </w:tc>
        <w:tc>
          <w:tcPr>
            <w:tcW w:w="2244" w:type="dxa"/>
          </w:tcPr>
          <w:p w14:paraId="6066E63D" w14:textId="77777777" w:rsidR="006F5DF4" w:rsidRDefault="006F5DF4" w:rsidP="006F29C1">
            <w:pPr>
              <w:spacing w:line="360" w:lineRule="auto"/>
              <w:rPr>
                <w:rFonts w:ascii="Times New Roman" w:hAnsi="Times New Roman" w:cs="Times New Roman"/>
                <w:sz w:val="24"/>
                <w:lang w:val="es-CL"/>
              </w:rPr>
            </w:pPr>
          </w:p>
        </w:tc>
        <w:tc>
          <w:tcPr>
            <w:tcW w:w="2245" w:type="dxa"/>
          </w:tcPr>
          <w:p w14:paraId="669BA3C0" w14:textId="77777777" w:rsidR="006F5DF4" w:rsidRDefault="006F5DF4" w:rsidP="006F29C1">
            <w:pPr>
              <w:spacing w:line="360" w:lineRule="auto"/>
              <w:rPr>
                <w:rFonts w:ascii="Times New Roman" w:hAnsi="Times New Roman" w:cs="Times New Roman"/>
                <w:sz w:val="24"/>
                <w:lang w:val="es-CL"/>
              </w:rPr>
            </w:pPr>
          </w:p>
        </w:tc>
        <w:tc>
          <w:tcPr>
            <w:tcW w:w="2245" w:type="dxa"/>
          </w:tcPr>
          <w:p w14:paraId="7BE5E4AC" w14:textId="77777777" w:rsidR="006F5DF4" w:rsidRDefault="006F5DF4" w:rsidP="006F29C1">
            <w:pPr>
              <w:spacing w:line="360" w:lineRule="auto"/>
              <w:rPr>
                <w:rFonts w:ascii="Times New Roman" w:hAnsi="Times New Roman" w:cs="Times New Roman"/>
                <w:sz w:val="24"/>
                <w:lang w:val="es-CL"/>
              </w:rPr>
            </w:pPr>
          </w:p>
        </w:tc>
      </w:tr>
      <w:tr w:rsidR="006F5DF4" w14:paraId="449178C5" w14:textId="77777777" w:rsidTr="006F5DF4">
        <w:tc>
          <w:tcPr>
            <w:tcW w:w="2244" w:type="dxa"/>
          </w:tcPr>
          <w:p w14:paraId="56164807" w14:textId="77777777" w:rsidR="006F5DF4" w:rsidRDefault="006F5DF4" w:rsidP="006F29C1">
            <w:pPr>
              <w:spacing w:line="360" w:lineRule="auto"/>
              <w:rPr>
                <w:rFonts w:ascii="Times New Roman" w:hAnsi="Times New Roman" w:cs="Times New Roman"/>
                <w:sz w:val="24"/>
                <w:lang w:val="es-CL"/>
              </w:rPr>
            </w:pPr>
            <w:r>
              <w:rPr>
                <w:rFonts w:ascii="Times New Roman" w:hAnsi="Times New Roman" w:cs="Times New Roman"/>
                <w:sz w:val="24"/>
                <w:lang w:val="es-CL"/>
              </w:rPr>
              <w:t>Atrápalo</w:t>
            </w:r>
          </w:p>
        </w:tc>
        <w:tc>
          <w:tcPr>
            <w:tcW w:w="2244" w:type="dxa"/>
          </w:tcPr>
          <w:p w14:paraId="2FD60A69" w14:textId="77777777" w:rsidR="006F5DF4" w:rsidRDefault="003621CB" w:rsidP="006F29C1">
            <w:pPr>
              <w:spacing w:line="360" w:lineRule="auto"/>
              <w:jc w:val="center"/>
              <w:rPr>
                <w:rFonts w:ascii="Times New Roman" w:hAnsi="Times New Roman" w:cs="Times New Roman"/>
                <w:sz w:val="24"/>
                <w:lang w:val="es-CL"/>
              </w:rPr>
            </w:pPr>
            <w:r>
              <w:rPr>
                <w:rFonts w:ascii="Times New Roman" w:hAnsi="Times New Roman" w:cs="Times New Roman"/>
                <w:sz w:val="24"/>
                <w:lang w:val="es-CL"/>
              </w:rPr>
              <w:t>X</w:t>
            </w:r>
          </w:p>
        </w:tc>
        <w:tc>
          <w:tcPr>
            <w:tcW w:w="2245" w:type="dxa"/>
          </w:tcPr>
          <w:p w14:paraId="415A3E21" w14:textId="77777777" w:rsidR="006F5DF4" w:rsidRDefault="003621CB" w:rsidP="006F29C1">
            <w:pPr>
              <w:spacing w:line="360" w:lineRule="auto"/>
              <w:jc w:val="center"/>
              <w:rPr>
                <w:rFonts w:ascii="Times New Roman" w:hAnsi="Times New Roman" w:cs="Times New Roman"/>
                <w:sz w:val="24"/>
                <w:lang w:val="es-CL"/>
              </w:rPr>
            </w:pPr>
            <w:r>
              <w:rPr>
                <w:rFonts w:ascii="Times New Roman" w:hAnsi="Times New Roman" w:cs="Times New Roman"/>
                <w:sz w:val="24"/>
                <w:lang w:val="es-CL"/>
              </w:rPr>
              <w:t>X</w:t>
            </w:r>
          </w:p>
        </w:tc>
        <w:tc>
          <w:tcPr>
            <w:tcW w:w="2245" w:type="dxa"/>
          </w:tcPr>
          <w:p w14:paraId="3E0E459D" w14:textId="77777777" w:rsidR="006F5DF4" w:rsidRDefault="003621CB" w:rsidP="006F29C1">
            <w:pPr>
              <w:keepNext/>
              <w:spacing w:line="360" w:lineRule="auto"/>
              <w:jc w:val="center"/>
              <w:rPr>
                <w:rFonts w:ascii="Times New Roman" w:hAnsi="Times New Roman" w:cs="Times New Roman"/>
                <w:sz w:val="24"/>
                <w:lang w:val="es-CL"/>
              </w:rPr>
            </w:pPr>
            <w:r>
              <w:rPr>
                <w:rFonts w:ascii="Times New Roman" w:hAnsi="Times New Roman" w:cs="Times New Roman"/>
                <w:sz w:val="24"/>
                <w:lang w:val="es-CL"/>
              </w:rPr>
              <w:t>X</w:t>
            </w:r>
          </w:p>
        </w:tc>
      </w:tr>
    </w:tbl>
    <w:p w14:paraId="1BD2E427" w14:textId="1DBD7C6B" w:rsidR="0028436A" w:rsidRPr="002E5411" w:rsidRDefault="007D6CDA" w:rsidP="006F29C1">
      <w:pPr>
        <w:pStyle w:val="Epgrafe"/>
        <w:spacing w:line="360" w:lineRule="auto"/>
        <w:jc w:val="center"/>
        <w:rPr>
          <w:rFonts w:ascii="Times New Roman" w:hAnsi="Times New Roman" w:cs="Times New Roman"/>
          <w:b w:val="0"/>
          <w:color w:val="auto"/>
          <w:sz w:val="24"/>
        </w:rPr>
      </w:pPr>
      <w:bookmarkStart w:id="51" w:name="_Ref510379357"/>
      <w:r w:rsidRPr="002E5411">
        <w:rPr>
          <w:rFonts w:ascii="Times New Roman" w:hAnsi="Times New Roman" w:cs="Times New Roman"/>
          <w:b w:val="0"/>
          <w:color w:val="auto"/>
          <w:sz w:val="24"/>
        </w:rPr>
        <w:t xml:space="preserve">Tabla </w:t>
      </w:r>
      <w:r w:rsidR="00EB1820">
        <w:rPr>
          <w:rFonts w:ascii="Times New Roman" w:hAnsi="Times New Roman" w:cs="Times New Roman"/>
          <w:b w:val="0"/>
          <w:color w:val="auto"/>
          <w:sz w:val="24"/>
        </w:rPr>
        <w:fldChar w:fldCharType="begin"/>
      </w:r>
      <w:r w:rsidR="00EB1820">
        <w:rPr>
          <w:rFonts w:ascii="Times New Roman" w:hAnsi="Times New Roman" w:cs="Times New Roman"/>
          <w:b w:val="0"/>
          <w:color w:val="auto"/>
          <w:sz w:val="24"/>
        </w:rPr>
        <w:instrText xml:space="preserve"> SEQ Tabla \* ARABIC </w:instrText>
      </w:r>
      <w:r w:rsidR="00EB1820">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3</w:t>
      </w:r>
      <w:r w:rsidR="00EB1820">
        <w:rPr>
          <w:rFonts w:ascii="Times New Roman" w:hAnsi="Times New Roman" w:cs="Times New Roman"/>
          <w:b w:val="0"/>
          <w:color w:val="auto"/>
          <w:sz w:val="24"/>
        </w:rPr>
        <w:fldChar w:fldCharType="end"/>
      </w:r>
      <w:bookmarkEnd w:id="51"/>
      <w:r w:rsidR="002E5411">
        <w:rPr>
          <w:rFonts w:ascii="Times New Roman" w:hAnsi="Times New Roman" w:cs="Times New Roman"/>
          <w:b w:val="0"/>
          <w:color w:val="auto"/>
          <w:sz w:val="24"/>
        </w:rPr>
        <w:t xml:space="preserve">: </w:t>
      </w:r>
      <w:r w:rsidR="0004169A">
        <w:rPr>
          <w:rFonts w:ascii="Times New Roman" w:hAnsi="Times New Roman" w:cs="Times New Roman"/>
          <w:b w:val="0"/>
          <w:color w:val="auto"/>
          <w:sz w:val="24"/>
        </w:rPr>
        <w:t>Aprobación de criterios</w:t>
      </w:r>
    </w:p>
    <w:p w14:paraId="590847A1" w14:textId="45801A6B" w:rsidR="00A35965" w:rsidRDefault="002A64DC" w:rsidP="005107F1">
      <w:pPr>
        <w:spacing w:line="360" w:lineRule="auto"/>
        <w:rPr>
          <w:rFonts w:ascii="Times New Roman" w:hAnsi="Times New Roman" w:cs="Times New Roman"/>
          <w:sz w:val="24"/>
          <w:szCs w:val="24"/>
        </w:rPr>
      </w:pPr>
      <w:r>
        <w:rPr>
          <w:rFonts w:ascii="Times New Roman" w:hAnsi="Times New Roman" w:cs="Times New Roman"/>
          <w:sz w:val="24"/>
          <w:szCs w:val="24"/>
        </w:rPr>
        <w:t>Como se puede observar en la</w:t>
      </w:r>
      <w:r w:rsidR="00E355C9">
        <w:rPr>
          <w:rFonts w:ascii="Times New Roman" w:hAnsi="Times New Roman" w:cs="Times New Roman"/>
          <w:sz w:val="24"/>
          <w:szCs w:val="24"/>
        </w:rPr>
        <w:t xml:space="preserve"> </w:t>
      </w:r>
      <w:r w:rsidR="00E355C9" w:rsidRPr="00E355C9">
        <w:rPr>
          <w:rFonts w:ascii="Times New Roman" w:hAnsi="Times New Roman" w:cs="Times New Roman"/>
          <w:sz w:val="24"/>
          <w:szCs w:val="24"/>
        </w:rPr>
        <w:fldChar w:fldCharType="begin"/>
      </w:r>
      <w:r w:rsidR="00E355C9" w:rsidRPr="00E355C9">
        <w:rPr>
          <w:rFonts w:ascii="Times New Roman" w:hAnsi="Times New Roman" w:cs="Times New Roman"/>
          <w:sz w:val="24"/>
          <w:szCs w:val="24"/>
        </w:rPr>
        <w:instrText xml:space="preserve"> REF _Ref510379357  \* MERGEFORMAT </w:instrText>
      </w:r>
      <w:r w:rsidR="00E355C9" w:rsidRPr="00E355C9">
        <w:rPr>
          <w:rFonts w:ascii="Times New Roman" w:hAnsi="Times New Roman" w:cs="Times New Roman"/>
          <w:sz w:val="24"/>
          <w:szCs w:val="24"/>
        </w:rPr>
        <w:fldChar w:fldCharType="separate"/>
      </w:r>
      <w:r w:rsidR="00E355C9" w:rsidRPr="00E355C9">
        <w:rPr>
          <w:rFonts w:ascii="Times New Roman" w:hAnsi="Times New Roman" w:cs="Times New Roman"/>
          <w:sz w:val="24"/>
        </w:rPr>
        <w:t xml:space="preserve">Tabla </w:t>
      </w:r>
      <w:r w:rsidR="00E355C9" w:rsidRPr="00E355C9">
        <w:rPr>
          <w:rFonts w:ascii="Times New Roman" w:hAnsi="Times New Roman" w:cs="Times New Roman"/>
          <w:noProof/>
          <w:sz w:val="24"/>
        </w:rPr>
        <w:t>2</w:t>
      </w:r>
      <w:r w:rsidR="00E355C9" w:rsidRPr="00E355C9">
        <w:rPr>
          <w:rFonts w:ascii="Times New Roman" w:hAnsi="Times New Roman" w:cs="Times New Roman"/>
          <w:sz w:val="24"/>
          <w:szCs w:val="24"/>
        </w:rPr>
        <w:fldChar w:fldCharType="end"/>
      </w:r>
      <w:r w:rsidR="0075079F">
        <w:rPr>
          <w:rFonts w:ascii="Times New Roman" w:hAnsi="Times New Roman" w:cs="Times New Roman"/>
          <w:sz w:val="24"/>
          <w:szCs w:val="24"/>
        </w:rPr>
        <w:t xml:space="preserve">,  </w:t>
      </w:r>
      <w:proofErr w:type="spellStart"/>
      <w:r w:rsidR="0075079F">
        <w:rPr>
          <w:rFonts w:ascii="Times New Roman" w:hAnsi="Times New Roman" w:cs="Times New Roman"/>
          <w:sz w:val="24"/>
          <w:szCs w:val="24"/>
        </w:rPr>
        <w:t>Foursquare</w:t>
      </w:r>
      <w:proofErr w:type="spellEnd"/>
      <w:r w:rsidR="0075079F">
        <w:rPr>
          <w:rFonts w:ascii="Times New Roman" w:hAnsi="Times New Roman" w:cs="Times New Roman"/>
          <w:sz w:val="24"/>
          <w:szCs w:val="24"/>
        </w:rPr>
        <w:t xml:space="preserve"> fue descartada debido a que no cumplía con ninguno de los requisitos</w:t>
      </w:r>
      <w:r w:rsidR="008816C5">
        <w:rPr>
          <w:rFonts w:ascii="Times New Roman" w:hAnsi="Times New Roman" w:cs="Times New Roman"/>
          <w:sz w:val="24"/>
          <w:szCs w:val="24"/>
        </w:rPr>
        <w:t xml:space="preserve">. Por otro lado, tanto </w:t>
      </w:r>
      <w:proofErr w:type="spellStart"/>
      <w:r w:rsidR="008816C5">
        <w:rPr>
          <w:rFonts w:ascii="Times New Roman" w:hAnsi="Times New Roman" w:cs="Times New Roman"/>
          <w:sz w:val="24"/>
          <w:szCs w:val="24"/>
        </w:rPr>
        <w:t>Yelp</w:t>
      </w:r>
      <w:proofErr w:type="spellEnd"/>
      <w:r w:rsidR="008816C5">
        <w:rPr>
          <w:rFonts w:ascii="Times New Roman" w:hAnsi="Times New Roman" w:cs="Times New Roman"/>
          <w:sz w:val="24"/>
          <w:szCs w:val="24"/>
        </w:rPr>
        <w:t xml:space="preserve"> como </w:t>
      </w:r>
      <w:proofErr w:type="spellStart"/>
      <w:r w:rsidR="008816C5">
        <w:rPr>
          <w:rFonts w:ascii="Times New Roman" w:hAnsi="Times New Roman" w:cs="Times New Roman"/>
          <w:sz w:val="24"/>
          <w:szCs w:val="24"/>
        </w:rPr>
        <w:t>TripAdvisor</w:t>
      </w:r>
      <w:proofErr w:type="spellEnd"/>
      <w:r w:rsidR="008816C5">
        <w:rPr>
          <w:rFonts w:ascii="Times New Roman" w:hAnsi="Times New Roman" w:cs="Times New Roman"/>
          <w:sz w:val="24"/>
          <w:szCs w:val="24"/>
        </w:rPr>
        <w:t xml:space="preserve"> cumplen con los requisitos de un alto número de reseñas en español con su respectiva puntuación</w:t>
      </w:r>
      <w:r w:rsidR="00F42CB4">
        <w:rPr>
          <w:rFonts w:ascii="Times New Roman" w:hAnsi="Times New Roman" w:cs="Times New Roman"/>
          <w:sz w:val="24"/>
          <w:szCs w:val="24"/>
        </w:rPr>
        <w:t xml:space="preserve">, pero ambas páginas solo permiten la extracción de su contenido con </w:t>
      </w:r>
      <w:r w:rsidR="000B0A1B">
        <w:rPr>
          <w:rFonts w:ascii="Times New Roman" w:hAnsi="Times New Roman" w:cs="Times New Roman"/>
          <w:sz w:val="24"/>
          <w:szCs w:val="24"/>
        </w:rPr>
        <w:t xml:space="preserve">la previa autorización </w:t>
      </w:r>
      <w:r w:rsidR="000D071F">
        <w:rPr>
          <w:rFonts w:ascii="Times New Roman" w:hAnsi="Times New Roman" w:cs="Times New Roman"/>
          <w:sz w:val="24"/>
          <w:szCs w:val="24"/>
        </w:rPr>
        <w:t>de ellos.</w:t>
      </w:r>
      <w:r w:rsidR="00282C8B">
        <w:rPr>
          <w:rFonts w:ascii="Times New Roman" w:hAnsi="Times New Roman" w:cs="Times New Roman"/>
          <w:sz w:val="24"/>
          <w:szCs w:val="24"/>
        </w:rPr>
        <w:t xml:space="preserve"> Debido a lo </w:t>
      </w:r>
      <w:r w:rsidR="00C57A62">
        <w:rPr>
          <w:rFonts w:ascii="Times New Roman" w:hAnsi="Times New Roman" w:cs="Times New Roman"/>
          <w:sz w:val="24"/>
          <w:szCs w:val="24"/>
        </w:rPr>
        <w:t>difícil</w:t>
      </w:r>
      <w:r w:rsidR="00E72F5C">
        <w:rPr>
          <w:rFonts w:ascii="Times New Roman" w:hAnsi="Times New Roman" w:cs="Times New Roman"/>
          <w:sz w:val="24"/>
          <w:szCs w:val="24"/>
        </w:rPr>
        <w:t xml:space="preserve"> de obtener el permiso </w:t>
      </w:r>
      <w:r w:rsidR="00282C8B">
        <w:rPr>
          <w:rFonts w:ascii="Times New Roman" w:hAnsi="Times New Roman" w:cs="Times New Roman"/>
          <w:sz w:val="24"/>
          <w:szCs w:val="24"/>
        </w:rPr>
        <w:t xml:space="preserve">y </w:t>
      </w:r>
      <w:r w:rsidR="00E72F5C">
        <w:rPr>
          <w:rFonts w:ascii="Times New Roman" w:hAnsi="Times New Roman" w:cs="Times New Roman"/>
          <w:sz w:val="24"/>
          <w:szCs w:val="24"/>
        </w:rPr>
        <w:t xml:space="preserve">a </w:t>
      </w:r>
      <w:r w:rsidR="00282C8B">
        <w:rPr>
          <w:rFonts w:ascii="Times New Roman" w:hAnsi="Times New Roman" w:cs="Times New Roman"/>
          <w:sz w:val="24"/>
          <w:szCs w:val="24"/>
        </w:rPr>
        <w:t>l</w:t>
      </w:r>
      <w:r w:rsidR="00E72F5C">
        <w:rPr>
          <w:rFonts w:ascii="Times New Roman" w:hAnsi="Times New Roman" w:cs="Times New Roman"/>
          <w:sz w:val="24"/>
          <w:szCs w:val="24"/>
        </w:rPr>
        <w:t xml:space="preserve">a </w:t>
      </w:r>
      <w:r w:rsidR="00E45CCB">
        <w:rPr>
          <w:rFonts w:ascii="Times New Roman" w:hAnsi="Times New Roman" w:cs="Times New Roman"/>
          <w:sz w:val="24"/>
          <w:szCs w:val="24"/>
        </w:rPr>
        <w:t>duración</w:t>
      </w:r>
      <w:r w:rsidR="00282C8B">
        <w:rPr>
          <w:rFonts w:ascii="Times New Roman" w:hAnsi="Times New Roman" w:cs="Times New Roman"/>
          <w:sz w:val="24"/>
          <w:szCs w:val="24"/>
        </w:rPr>
        <w:t xml:space="preserve"> </w:t>
      </w:r>
      <w:r w:rsidR="00E45CCB">
        <w:rPr>
          <w:rFonts w:ascii="Times New Roman" w:hAnsi="Times New Roman" w:cs="Times New Roman"/>
          <w:sz w:val="24"/>
          <w:szCs w:val="24"/>
        </w:rPr>
        <w:t>d</w:t>
      </w:r>
      <w:r w:rsidR="00282C8B">
        <w:rPr>
          <w:rFonts w:ascii="Times New Roman" w:hAnsi="Times New Roman" w:cs="Times New Roman"/>
          <w:sz w:val="24"/>
          <w:szCs w:val="24"/>
        </w:rPr>
        <w:t>el proceso</w:t>
      </w:r>
      <w:r w:rsidR="00E45CCB">
        <w:rPr>
          <w:rFonts w:ascii="Times New Roman" w:hAnsi="Times New Roman" w:cs="Times New Roman"/>
          <w:sz w:val="24"/>
          <w:szCs w:val="24"/>
        </w:rPr>
        <w:t xml:space="preserve"> para obtener</w:t>
      </w:r>
      <w:r w:rsidR="00282C8B">
        <w:rPr>
          <w:rFonts w:ascii="Times New Roman" w:hAnsi="Times New Roman" w:cs="Times New Roman"/>
          <w:sz w:val="24"/>
          <w:szCs w:val="24"/>
        </w:rPr>
        <w:t>l</w:t>
      </w:r>
      <w:r w:rsidR="00E45CCB">
        <w:rPr>
          <w:rFonts w:ascii="Times New Roman" w:hAnsi="Times New Roman" w:cs="Times New Roman"/>
          <w:sz w:val="24"/>
          <w:szCs w:val="24"/>
        </w:rPr>
        <w:t>o</w:t>
      </w:r>
      <w:r w:rsidR="00282C8B">
        <w:rPr>
          <w:rFonts w:ascii="Times New Roman" w:hAnsi="Times New Roman" w:cs="Times New Roman"/>
          <w:sz w:val="24"/>
          <w:szCs w:val="24"/>
        </w:rPr>
        <w:t xml:space="preserve">, ambas páginas también fueron descartadas. </w:t>
      </w:r>
      <w:r w:rsidR="00E45CCB">
        <w:rPr>
          <w:rFonts w:ascii="Times New Roman" w:hAnsi="Times New Roman" w:cs="Times New Roman"/>
          <w:sz w:val="24"/>
          <w:szCs w:val="24"/>
        </w:rPr>
        <w:t>Finalmente se decidió extraer el contenido del sitio web Atrápalo ya que posee un alto número de opiniones y restaurantes,</w:t>
      </w:r>
      <w:r w:rsidR="007002B6">
        <w:rPr>
          <w:rFonts w:ascii="Times New Roman" w:hAnsi="Times New Roman" w:cs="Times New Roman"/>
          <w:sz w:val="24"/>
          <w:szCs w:val="24"/>
        </w:rPr>
        <w:t xml:space="preserve"> las opiniones están vinculadas a una puntuación y </w:t>
      </w:r>
      <w:r w:rsidR="00FE427F">
        <w:rPr>
          <w:rFonts w:ascii="Times New Roman" w:hAnsi="Times New Roman" w:cs="Times New Roman"/>
          <w:sz w:val="24"/>
          <w:szCs w:val="24"/>
        </w:rPr>
        <w:t>el sitio web</w:t>
      </w:r>
      <w:r w:rsidR="007002B6">
        <w:rPr>
          <w:rFonts w:ascii="Times New Roman" w:hAnsi="Times New Roman" w:cs="Times New Roman"/>
          <w:sz w:val="24"/>
          <w:szCs w:val="24"/>
        </w:rPr>
        <w:t xml:space="preserve"> permite la </w:t>
      </w:r>
      <w:r w:rsidR="00FE427F">
        <w:rPr>
          <w:rFonts w:ascii="Times New Roman" w:hAnsi="Times New Roman" w:cs="Times New Roman"/>
          <w:sz w:val="24"/>
          <w:szCs w:val="24"/>
        </w:rPr>
        <w:t xml:space="preserve">explotación de su contenido, </w:t>
      </w:r>
      <w:r w:rsidR="007002B6">
        <w:rPr>
          <w:rFonts w:ascii="Times New Roman" w:hAnsi="Times New Roman" w:cs="Times New Roman"/>
          <w:sz w:val="24"/>
          <w:szCs w:val="24"/>
        </w:rPr>
        <w:t xml:space="preserve"> </w:t>
      </w:r>
      <w:r w:rsidR="001448C5">
        <w:rPr>
          <w:rFonts w:ascii="Times New Roman" w:hAnsi="Times New Roman" w:cs="Times New Roman"/>
          <w:sz w:val="24"/>
          <w:szCs w:val="24"/>
        </w:rPr>
        <w:t>siempre que no sea utilizado</w:t>
      </w:r>
      <w:r w:rsidR="00FE427F">
        <w:rPr>
          <w:rFonts w:ascii="Times New Roman" w:hAnsi="Times New Roman" w:cs="Times New Roman"/>
          <w:sz w:val="24"/>
          <w:szCs w:val="24"/>
        </w:rPr>
        <w:t xml:space="preserve"> para fines comerciales.</w:t>
      </w:r>
    </w:p>
    <w:p w14:paraId="2DB0CC86" w14:textId="77777777" w:rsidR="00F67F2D" w:rsidRPr="00F67F2D" w:rsidRDefault="004E55B7" w:rsidP="0069712A">
      <w:pPr>
        <w:pStyle w:val="Ttulo2"/>
      </w:pPr>
      <w:bookmarkStart w:id="52" w:name="_Toc511668883"/>
      <w:r>
        <w:t>Extracción de Datos</w:t>
      </w:r>
      <w:bookmarkEnd w:id="52"/>
    </w:p>
    <w:p w14:paraId="1F64EF2E" w14:textId="463AF0BA" w:rsidR="00FF2B90" w:rsidRDefault="001448C5" w:rsidP="005107F1">
      <w:pPr>
        <w:spacing w:line="360" w:lineRule="auto"/>
        <w:rPr>
          <w:rFonts w:ascii="Times New Roman" w:hAnsi="Times New Roman" w:cs="Times New Roman"/>
          <w:sz w:val="24"/>
        </w:rPr>
      </w:pPr>
      <w:r>
        <w:rPr>
          <w:rFonts w:ascii="Times New Roman" w:hAnsi="Times New Roman" w:cs="Times New Roman"/>
          <w:sz w:val="24"/>
        </w:rPr>
        <w:t>Para la extracción de datos del sitio web Atrápalo, se realiz</w:t>
      </w:r>
      <w:r w:rsidR="00B43291">
        <w:rPr>
          <w:rFonts w:ascii="Times New Roman" w:hAnsi="Times New Roman" w:cs="Times New Roman"/>
          <w:sz w:val="24"/>
        </w:rPr>
        <w:t>aron dos programas en Java</w:t>
      </w:r>
      <w:r>
        <w:rPr>
          <w:rFonts w:ascii="Times New Roman" w:hAnsi="Times New Roman" w:cs="Times New Roman"/>
          <w:sz w:val="24"/>
        </w:rPr>
        <w:t xml:space="preserve"> utilizando la librería </w:t>
      </w:r>
      <w:proofErr w:type="spellStart"/>
      <w:r>
        <w:rPr>
          <w:rFonts w:ascii="Times New Roman" w:hAnsi="Times New Roman" w:cs="Times New Roman"/>
          <w:sz w:val="24"/>
        </w:rPr>
        <w:t>Jsoup</w:t>
      </w:r>
      <w:proofErr w:type="spellEnd"/>
      <w:r w:rsidR="008B4530">
        <w:rPr>
          <w:rFonts w:ascii="Times New Roman" w:hAnsi="Times New Roman" w:cs="Times New Roman"/>
          <w:sz w:val="24"/>
        </w:rPr>
        <w:t xml:space="preserve"> para la manipulación de páginas </w:t>
      </w:r>
      <w:r w:rsidR="00814AF3">
        <w:rPr>
          <w:rFonts w:ascii="Times New Roman" w:hAnsi="Times New Roman" w:cs="Times New Roman"/>
          <w:sz w:val="24"/>
        </w:rPr>
        <w:t>HTML</w:t>
      </w:r>
      <w:r w:rsidR="008B4530">
        <w:rPr>
          <w:rFonts w:ascii="Times New Roman" w:hAnsi="Times New Roman" w:cs="Times New Roman"/>
          <w:sz w:val="24"/>
        </w:rPr>
        <w:t xml:space="preserve"> y la librería </w:t>
      </w:r>
      <w:proofErr w:type="spellStart"/>
      <w:r w:rsidR="008B4530">
        <w:rPr>
          <w:rFonts w:ascii="Times New Roman" w:hAnsi="Times New Roman" w:cs="Times New Roman"/>
          <w:sz w:val="24"/>
        </w:rPr>
        <w:t>Univocity</w:t>
      </w:r>
      <w:proofErr w:type="spellEnd"/>
      <w:r w:rsidR="008B4530">
        <w:rPr>
          <w:rFonts w:ascii="Times New Roman" w:hAnsi="Times New Roman" w:cs="Times New Roman"/>
          <w:sz w:val="24"/>
        </w:rPr>
        <w:t xml:space="preserve"> </w:t>
      </w:r>
      <w:proofErr w:type="spellStart"/>
      <w:r w:rsidR="008B4530">
        <w:rPr>
          <w:rFonts w:ascii="Times New Roman" w:hAnsi="Times New Roman" w:cs="Times New Roman"/>
          <w:sz w:val="24"/>
        </w:rPr>
        <w:t>parser</w:t>
      </w:r>
      <w:r w:rsidR="00BC1942">
        <w:rPr>
          <w:rFonts w:ascii="Times New Roman" w:hAnsi="Times New Roman" w:cs="Times New Roman"/>
          <w:sz w:val="24"/>
        </w:rPr>
        <w:t>s</w:t>
      </w:r>
      <w:proofErr w:type="spellEnd"/>
      <w:r w:rsidR="008B4530">
        <w:rPr>
          <w:rFonts w:ascii="Times New Roman" w:hAnsi="Times New Roman" w:cs="Times New Roman"/>
          <w:sz w:val="24"/>
        </w:rPr>
        <w:t xml:space="preserve"> para </w:t>
      </w:r>
      <w:r w:rsidR="00F2392F">
        <w:rPr>
          <w:rFonts w:ascii="Times New Roman" w:hAnsi="Times New Roman" w:cs="Times New Roman"/>
          <w:sz w:val="24"/>
        </w:rPr>
        <w:t>dar un formato al archivo c</w:t>
      </w:r>
      <w:r w:rsidR="00F2392F" w:rsidRPr="00CF6BB1">
        <w:rPr>
          <w:rFonts w:ascii="Times New Roman" w:hAnsi="Times New Roman" w:cs="Times New Roman"/>
          <w:sz w:val="24"/>
        </w:rPr>
        <w:t>r</w:t>
      </w:r>
      <w:r w:rsidR="00F2392F">
        <w:rPr>
          <w:rFonts w:ascii="Times New Roman" w:hAnsi="Times New Roman" w:cs="Times New Roman"/>
          <w:sz w:val="24"/>
        </w:rPr>
        <w:t>eado</w:t>
      </w:r>
      <w:r w:rsidR="00FB40AD">
        <w:rPr>
          <w:rFonts w:ascii="Times New Roman" w:hAnsi="Times New Roman" w:cs="Times New Roman"/>
          <w:sz w:val="24"/>
        </w:rPr>
        <w:t>.</w:t>
      </w:r>
      <w:r w:rsidR="00FF2B90">
        <w:rPr>
          <w:rFonts w:ascii="Times New Roman" w:hAnsi="Times New Roman" w:cs="Times New Roman"/>
          <w:sz w:val="24"/>
        </w:rPr>
        <w:t xml:space="preserve"> </w:t>
      </w:r>
      <w:ins w:id="53" w:author="Carlos Lagos Urbina" w:date="2018-04-15T20:23:00Z">
        <w:r w:rsidR="00155239">
          <w:rPr>
            <w:rFonts w:ascii="Times New Roman" w:hAnsi="Times New Roman" w:cs="Times New Roman"/>
            <w:sz w:val="24"/>
          </w:rPr>
          <w:t xml:space="preserve">Fue necesario realizar dos programas debido </w:t>
        </w:r>
        <w:r w:rsidR="00155239">
          <w:rPr>
            <w:rFonts w:ascii="Times New Roman" w:hAnsi="Times New Roman" w:cs="Times New Roman"/>
            <w:sz w:val="24"/>
          </w:rPr>
          <w:lastRenderedPageBreak/>
          <w:t xml:space="preserve">a que el </w:t>
        </w:r>
        <w:proofErr w:type="spellStart"/>
        <w:r w:rsidR="00155239">
          <w:rPr>
            <w:rFonts w:ascii="Times New Roman" w:hAnsi="Times New Roman" w:cs="Times New Roman"/>
            <w:sz w:val="24"/>
          </w:rPr>
          <w:t>dataset</w:t>
        </w:r>
        <w:proofErr w:type="spellEnd"/>
        <w:r w:rsidR="00155239">
          <w:rPr>
            <w:rFonts w:ascii="Times New Roman" w:hAnsi="Times New Roman" w:cs="Times New Roman"/>
            <w:sz w:val="24"/>
          </w:rPr>
          <w:t xml:space="preserve"> obtenido del primer programa desarrollado sufría de escasez de datos. Este problema consiste en la incapacidad de encontrar vecinos en filtrado colaborativo debido a la poca cantidad de valoraciones que poseen los usuarios del sistema. Por lo tanto, para resolver este problema y obtener mayor cantidad de valoraciones, se desarrolló un segundo programa que extrae reseñas por usuario.</w:t>
        </w:r>
      </w:ins>
    </w:p>
    <w:p w14:paraId="72A2ECC5" w14:textId="79A3E3BE" w:rsidR="006324B1" w:rsidRDefault="00EA3977" w:rsidP="005107F1">
      <w:pPr>
        <w:spacing w:line="360" w:lineRule="auto"/>
        <w:rPr>
          <w:rFonts w:ascii="Times New Roman" w:hAnsi="Times New Roman" w:cs="Times New Roman"/>
          <w:sz w:val="24"/>
        </w:rPr>
      </w:pPr>
      <w:r>
        <w:rPr>
          <w:rFonts w:ascii="Times New Roman" w:hAnsi="Times New Roman" w:cs="Times New Roman"/>
          <w:sz w:val="24"/>
        </w:rPr>
        <w:t>El primer programa funciona de la siguiente manera:</w:t>
      </w:r>
      <w:r w:rsidR="000F6CD2">
        <w:rPr>
          <w:rFonts w:ascii="Times New Roman" w:hAnsi="Times New Roman" w:cs="Times New Roman"/>
          <w:sz w:val="24"/>
        </w:rPr>
        <w:t xml:space="preserve"> En primer lugar el programa lee desde un archivo de texto las </w:t>
      </w:r>
      <w:r w:rsidR="00814AF3">
        <w:rPr>
          <w:rFonts w:ascii="Times New Roman" w:hAnsi="Times New Roman" w:cs="Times New Roman"/>
          <w:sz w:val="24"/>
        </w:rPr>
        <w:t>URL</w:t>
      </w:r>
      <w:r w:rsidR="000F6CD2">
        <w:rPr>
          <w:rFonts w:ascii="Times New Roman" w:hAnsi="Times New Roman" w:cs="Times New Roman"/>
          <w:sz w:val="24"/>
        </w:rPr>
        <w:t xml:space="preserve"> de los restaurantes seleccionados para la extracción de datos.</w:t>
      </w:r>
      <w:r w:rsidR="00361E8C">
        <w:rPr>
          <w:rFonts w:ascii="Times New Roman" w:hAnsi="Times New Roman" w:cs="Times New Roman"/>
          <w:sz w:val="24"/>
        </w:rPr>
        <w:t xml:space="preserve"> Por cada restaurant</w:t>
      </w:r>
      <w:r w:rsidR="000F6CD2">
        <w:rPr>
          <w:rFonts w:ascii="Times New Roman" w:hAnsi="Times New Roman" w:cs="Times New Roman"/>
          <w:sz w:val="24"/>
        </w:rPr>
        <w:t xml:space="preserve"> puede existir más de una página de comentarios, por lo que es necesario iterar para recorrer las páginas de un mismo restaurant. </w:t>
      </w:r>
      <w:r w:rsidR="00361E8C">
        <w:rPr>
          <w:rFonts w:ascii="Times New Roman" w:hAnsi="Times New Roman" w:cs="Times New Roman"/>
          <w:sz w:val="24"/>
        </w:rPr>
        <w:t xml:space="preserve">Una vez en una página, se obtiene el contenido HTML de </w:t>
      </w:r>
      <w:r w:rsidR="008C490C">
        <w:rPr>
          <w:rFonts w:ascii="Times New Roman" w:hAnsi="Times New Roman" w:cs="Times New Roman"/>
          <w:sz w:val="24"/>
        </w:rPr>
        <w:t xml:space="preserve">ésta </w:t>
      </w:r>
      <w:r w:rsidR="00361E8C">
        <w:rPr>
          <w:rFonts w:ascii="Times New Roman" w:hAnsi="Times New Roman" w:cs="Times New Roman"/>
          <w:sz w:val="24"/>
        </w:rPr>
        <w:t xml:space="preserve">y se extraen los comentarios con el respectivo identificador de usuario que lo realizó, fecha del comentario, </w:t>
      </w:r>
      <w:r w:rsidR="00C551F9">
        <w:rPr>
          <w:rFonts w:ascii="Times New Roman" w:hAnsi="Times New Roman" w:cs="Times New Roman"/>
          <w:sz w:val="24"/>
        </w:rPr>
        <w:t>identificador del restaurante y puntuación asociada.</w:t>
      </w:r>
      <w:r w:rsidR="00D62E5A">
        <w:rPr>
          <w:rFonts w:ascii="Times New Roman" w:hAnsi="Times New Roman" w:cs="Times New Roman"/>
          <w:sz w:val="24"/>
        </w:rPr>
        <w:t xml:space="preserve"> </w:t>
      </w:r>
      <w:r>
        <w:rPr>
          <w:rFonts w:ascii="Times New Roman" w:hAnsi="Times New Roman" w:cs="Times New Roman"/>
          <w:sz w:val="24"/>
        </w:rPr>
        <w:t xml:space="preserve">En la </w:t>
      </w:r>
      <w:r w:rsidR="00E355C9" w:rsidRPr="00E355C9">
        <w:rPr>
          <w:rFonts w:ascii="Times New Roman" w:hAnsi="Times New Roman" w:cs="Times New Roman"/>
          <w:sz w:val="24"/>
        </w:rPr>
        <w:fldChar w:fldCharType="begin"/>
      </w:r>
      <w:r w:rsidR="00E355C9" w:rsidRPr="00E355C9">
        <w:rPr>
          <w:rFonts w:ascii="Times New Roman" w:hAnsi="Times New Roman" w:cs="Times New Roman"/>
          <w:sz w:val="24"/>
        </w:rPr>
        <w:instrText xml:space="preserve"> REF _Ref510379330  \* MERGEFORMAT </w:instrText>
      </w:r>
      <w:r w:rsidR="00E355C9" w:rsidRPr="00E355C9">
        <w:rPr>
          <w:rFonts w:ascii="Times New Roman" w:hAnsi="Times New Roman" w:cs="Times New Roman"/>
          <w:sz w:val="24"/>
        </w:rPr>
        <w:fldChar w:fldCharType="separate"/>
      </w:r>
      <w:r w:rsidR="00E355C9" w:rsidRPr="00E355C9">
        <w:rPr>
          <w:rFonts w:ascii="Times New Roman" w:hAnsi="Times New Roman" w:cs="Times New Roman"/>
          <w:sz w:val="24"/>
        </w:rPr>
        <w:t xml:space="preserve">Figura </w:t>
      </w:r>
      <w:r w:rsidR="00E355C9" w:rsidRPr="00E355C9">
        <w:rPr>
          <w:rFonts w:ascii="Times New Roman" w:hAnsi="Times New Roman" w:cs="Times New Roman"/>
          <w:noProof/>
          <w:sz w:val="24"/>
        </w:rPr>
        <w:t>2</w:t>
      </w:r>
      <w:r w:rsidR="00E355C9" w:rsidRPr="00E355C9">
        <w:rPr>
          <w:rFonts w:ascii="Times New Roman" w:hAnsi="Times New Roman" w:cs="Times New Roman"/>
          <w:sz w:val="24"/>
        </w:rPr>
        <w:fldChar w:fldCharType="end"/>
      </w:r>
      <w:r w:rsidR="00E355C9">
        <w:rPr>
          <w:rFonts w:ascii="Times New Roman" w:hAnsi="Times New Roman" w:cs="Times New Roman"/>
          <w:sz w:val="24"/>
        </w:rPr>
        <w:t xml:space="preserve"> </w:t>
      </w:r>
      <w:r>
        <w:rPr>
          <w:rFonts w:ascii="Times New Roman" w:hAnsi="Times New Roman" w:cs="Times New Roman"/>
          <w:sz w:val="24"/>
        </w:rPr>
        <w:t>se presenta el pseudocódigo del primer programa.</w:t>
      </w:r>
    </w:p>
    <w:p w14:paraId="6F623554" w14:textId="77777777" w:rsidR="006324B1" w:rsidRDefault="006324B1" w:rsidP="005107F1">
      <w:pPr>
        <w:spacing w:line="360" w:lineRule="auto"/>
        <w:rPr>
          <w:rFonts w:ascii="Times New Roman" w:hAnsi="Times New Roman" w:cs="Times New Roman"/>
          <w:sz w:val="24"/>
        </w:rPr>
      </w:pPr>
    </w:p>
    <w:p w14:paraId="1B669AC3" w14:textId="77777777" w:rsidR="00AB3181" w:rsidRDefault="00AB3181" w:rsidP="005107F1">
      <w:pPr>
        <w:spacing w:line="360" w:lineRule="auto"/>
        <w:rPr>
          <w:rFonts w:ascii="Times New Roman" w:hAnsi="Times New Roman" w:cs="Times New Roman"/>
          <w:sz w:val="24"/>
        </w:rPr>
      </w:pPr>
    </w:p>
    <w:p w14:paraId="25A4C9C9" w14:textId="77777777" w:rsidR="006324B1" w:rsidRDefault="00233297" w:rsidP="005107F1">
      <w:pPr>
        <w:spacing w:line="360" w:lineRule="auto"/>
        <w:rPr>
          <w:rFonts w:ascii="Times New Roman" w:hAnsi="Times New Roman" w:cs="Times New Roman"/>
          <w:sz w:val="24"/>
        </w:rPr>
      </w:pPr>
      <w:r>
        <w:rPr>
          <w:noProof/>
          <w:lang w:val="es-CL" w:eastAsia="es-CL"/>
        </w:rPr>
        <mc:AlternateContent>
          <mc:Choice Requires="wps">
            <w:drawing>
              <wp:anchor distT="0" distB="0" distL="114300" distR="114300" simplePos="0" relativeHeight="251681792" behindDoc="0" locked="0" layoutInCell="1" allowOverlap="1" wp14:anchorId="13CADF78" wp14:editId="68EBAB40">
                <wp:simplePos x="0" y="0"/>
                <wp:positionH relativeFrom="column">
                  <wp:posOffset>-3810</wp:posOffset>
                </wp:positionH>
                <wp:positionV relativeFrom="paragraph">
                  <wp:posOffset>-361315</wp:posOffset>
                </wp:positionV>
                <wp:extent cx="5076825" cy="635"/>
                <wp:effectExtent l="0" t="0" r="0" b="0"/>
                <wp:wrapNone/>
                <wp:docPr id="12" name="12 Cuadro de texto"/>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a:effectLst/>
                      </wps:spPr>
                      <wps:txbx>
                        <w:txbxContent>
                          <w:p w14:paraId="2B9CE874" w14:textId="77777777" w:rsidR="003D43B4" w:rsidRPr="00233297" w:rsidRDefault="003D43B4" w:rsidP="00233297">
                            <w:pPr>
                              <w:pStyle w:val="Epgrafe"/>
                              <w:jc w:val="center"/>
                              <w:rPr>
                                <w:rFonts w:ascii="Times New Roman" w:hAnsi="Times New Roman" w:cs="Times New Roman"/>
                                <w:b w:val="0"/>
                                <w:noProof/>
                                <w:color w:val="auto"/>
                                <w:sz w:val="36"/>
                              </w:rPr>
                            </w:pPr>
                            <w:bookmarkStart w:id="54" w:name="_Ref510379330"/>
                            <w:r w:rsidRPr="00233297">
                              <w:rPr>
                                <w:rFonts w:ascii="Times New Roman" w:hAnsi="Times New Roman" w:cs="Times New Roman"/>
                                <w:b w:val="0"/>
                                <w:color w:val="auto"/>
                                <w:sz w:val="24"/>
                              </w:rPr>
                              <w:t xml:space="preserve">Figura </w:t>
                            </w:r>
                            <w:r w:rsidRPr="00233297">
                              <w:rPr>
                                <w:rFonts w:ascii="Times New Roman" w:hAnsi="Times New Roman" w:cs="Times New Roman"/>
                                <w:b w:val="0"/>
                                <w:color w:val="auto"/>
                                <w:sz w:val="24"/>
                              </w:rPr>
                              <w:fldChar w:fldCharType="begin"/>
                            </w:r>
                            <w:r w:rsidRPr="00233297">
                              <w:rPr>
                                <w:rFonts w:ascii="Times New Roman" w:hAnsi="Times New Roman" w:cs="Times New Roman"/>
                                <w:b w:val="0"/>
                                <w:color w:val="auto"/>
                                <w:sz w:val="24"/>
                              </w:rPr>
                              <w:instrText xml:space="preserve"> SEQ Figura \* ARABIC </w:instrText>
                            </w:r>
                            <w:r w:rsidRPr="00233297">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2</w:t>
                            </w:r>
                            <w:r w:rsidRPr="00233297">
                              <w:rPr>
                                <w:rFonts w:ascii="Times New Roman" w:hAnsi="Times New Roman" w:cs="Times New Roman"/>
                                <w:b w:val="0"/>
                                <w:color w:val="auto"/>
                                <w:sz w:val="24"/>
                              </w:rPr>
                              <w:fldChar w:fldCharType="end"/>
                            </w:r>
                            <w:bookmarkEnd w:id="54"/>
                            <w:r w:rsidRPr="00233297">
                              <w:rPr>
                                <w:rFonts w:ascii="Times New Roman" w:hAnsi="Times New Roman" w:cs="Times New Roman"/>
                                <w:b w:val="0"/>
                                <w:color w:val="auto"/>
                                <w:sz w:val="24"/>
                              </w:rPr>
                              <w:t>: Pseudocódigo de primer programa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2 Cuadro de texto" o:spid="_x0000_s1026" type="#_x0000_t202" style="position:absolute;left:0;text-align:left;margin-left:-.3pt;margin-top:-28.45pt;width:399.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" stroked="f">
                <v:textbox style="mso-fit-shape-to-text:t" inset="0,0,0,0">
                  <w:txbxContent>
                    <w:p w14:paraId="2B9CE874" w14:textId="77777777" w:rsidR="003D43B4" w:rsidRPr="00233297" w:rsidRDefault="003D43B4" w:rsidP="00233297">
                      <w:pPr>
                        <w:pStyle w:val="Epgrafe"/>
                        <w:jc w:val="center"/>
                        <w:rPr>
                          <w:rFonts w:ascii="Times New Roman" w:hAnsi="Times New Roman" w:cs="Times New Roman"/>
                          <w:b w:val="0"/>
                          <w:noProof/>
                          <w:color w:val="auto"/>
                          <w:sz w:val="36"/>
                        </w:rPr>
                      </w:pPr>
                      <w:bookmarkStart w:id="55" w:name="_Ref510379330"/>
                      <w:r w:rsidRPr="00233297">
                        <w:rPr>
                          <w:rFonts w:ascii="Times New Roman" w:hAnsi="Times New Roman" w:cs="Times New Roman"/>
                          <w:b w:val="0"/>
                          <w:color w:val="auto"/>
                          <w:sz w:val="24"/>
                        </w:rPr>
                        <w:t xml:space="preserve">Figura </w:t>
                      </w:r>
                      <w:r w:rsidRPr="00233297">
                        <w:rPr>
                          <w:rFonts w:ascii="Times New Roman" w:hAnsi="Times New Roman" w:cs="Times New Roman"/>
                          <w:b w:val="0"/>
                          <w:color w:val="auto"/>
                          <w:sz w:val="24"/>
                        </w:rPr>
                        <w:fldChar w:fldCharType="begin"/>
                      </w:r>
                      <w:r w:rsidRPr="00233297">
                        <w:rPr>
                          <w:rFonts w:ascii="Times New Roman" w:hAnsi="Times New Roman" w:cs="Times New Roman"/>
                          <w:b w:val="0"/>
                          <w:color w:val="auto"/>
                          <w:sz w:val="24"/>
                        </w:rPr>
                        <w:instrText xml:space="preserve"> SEQ Figura \* ARABIC </w:instrText>
                      </w:r>
                      <w:r w:rsidRPr="00233297">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2</w:t>
                      </w:r>
                      <w:r w:rsidRPr="00233297">
                        <w:rPr>
                          <w:rFonts w:ascii="Times New Roman" w:hAnsi="Times New Roman" w:cs="Times New Roman"/>
                          <w:b w:val="0"/>
                          <w:color w:val="auto"/>
                          <w:sz w:val="24"/>
                        </w:rPr>
                        <w:fldChar w:fldCharType="end"/>
                      </w:r>
                      <w:bookmarkEnd w:id="55"/>
                      <w:r w:rsidRPr="00233297">
                        <w:rPr>
                          <w:rFonts w:ascii="Times New Roman" w:hAnsi="Times New Roman" w:cs="Times New Roman"/>
                          <w:b w:val="0"/>
                          <w:color w:val="auto"/>
                          <w:sz w:val="24"/>
                        </w:rPr>
                        <w:t>: Pseudocódigo de primer programa</w:t>
                      </w:r>
                    </w:p>
                  </w:txbxContent>
                </v:textbox>
              </v:shape>
            </w:pict>
          </mc:Fallback>
        </mc:AlternateContent>
      </w:r>
      <w:r w:rsidR="006324B1" w:rsidRPr="00FB5921">
        <w:rPr>
          <w:rFonts w:ascii="Times New Roman" w:hAnsi="Times New Roman" w:cs="Times New Roman"/>
          <w:noProof/>
          <w:sz w:val="24"/>
          <w:lang w:val="es-CL" w:eastAsia="es-CL"/>
        </w:rPr>
        <mc:AlternateContent>
          <mc:Choice Requires="wps">
            <w:drawing>
              <wp:anchor distT="0" distB="0" distL="114300" distR="114300" simplePos="0" relativeHeight="251677696" behindDoc="0" locked="0" layoutInCell="1" allowOverlap="1" wp14:anchorId="341599FB" wp14:editId="3BC102F5">
                <wp:simplePos x="0" y="0"/>
                <wp:positionH relativeFrom="column">
                  <wp:posOffset>-3810</wp:posOffset>
                </wp:positionH>
                <wp:positionV relativeFrom="paragraph">
                  <wp:posOffset>-176530</wp:posOffset>
                </wp:positionV>
                <wp:extent cx="5076825" cy="3571875"/>
                <wp:effectExtent l="0" t="0" r="28575" b="28575"/>
                <wp:wrapTopAndBottom/>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3571875"/>
                        </a:xfrm>
                        <a:prstGeom prst="rect">
                          <a:avLst/>
                        </a:prstGeom>
                        <a:solidFill>
                          <a:srgbClr val="FFFFFF"/>
                        </a:solidFill>
                        <a:ln w="9525">
                          <a:solidFill>
                            <a:srgbClr val="000000"/>
                          </a:solidFill>
                          <a:miter lim="800000"/>
                          <a:headEnd/>
                          <a:tailEnd/>
                        </a:ln>
                      </wps:spPr>
                      <wps:txbx>
                        <w:txbxContent>
                          <w:p w14:paraId="1E75B0DA" w14:textId="77777777" w:rsidR="003D43B4" w:rsidRDefault="003D43B4" w:rsidP="006324B1">
                            <w:pPr>
                              <w:spacing w:after="120" w:line="240" w:lineRule="auto"/>
                              <w:rPr>
                                <w:rFonts w:ascii="Times New Roman" w:hAnsi="Times New Roman" w:cs="Times New Roman"/>
                                <w:sz w:val="24"/>
                                <w:lang w:val="es-CL"/>
                              </w:rPr>
                            </w:pPr>
                            <w:r>
                              <w:rPr>
                                <w:rFonts w:ascii="Times New Roman" w:hAnsi="Times New Roman" w:cs="Times New Roman"/>
                                <w:sz w:val="24"/>
                                <w:lang w:val="es-CL"/>
                              </w:rPr>
                              <w:t>INICIO</w:t>
                            </w:r>
                          </w:p>
                          <w:p w14:paraId="240E533E" w14:textId="77777777" w:rsidR="003D43B4" w:rsidRDefault="003D43B4" w:rsidP="006324B1">
                            <w:pPr>
                              <w:spacing w:after="120" w:line="240" w:lineRule="auto"/>
                              <w:ind w:left="708"/>
                              <w:rPr>
                                <w:rFonts w:ascii="Times New Roman" w:hAnsi="Times New Roman" w:cs="Times New Roman"/>
                                <w:sz w:val="24"/>
                                <w:lang w:val="es-CL"/>
                              </w:rPr>
                            </w:pPr>
                            <w:r>
                              <w:rPr>
                                <w:rFonts w:ascii="Times New Roman" w:hAnsi="Times New Roman" w:cs="Times New Roman"/>
                                <w:sz w:val="24"/>
                                <w:lang w:val="es-CL"/>
                              </w:rPr>
                              <w:t>Abrir archivo //archivo que contiene las URL de los restaurantes</w:t>
                            </w:r>
                          </w:p>
                          <w:p w14:paraId="549C4644" w14:textId="77777777" w:rsidR="003D43B4" w:rsidRDefault="003D43B4" w:rsidP="006324B1">
                            <w:pPr>
                              <w:spacing w:after="120" w:line="240" w:lineRule="auto"/>
                              <w:ind w:left="1416"/>
                              <w:rPr>
                                <w:rFonts w:ascii="Times New Roman" w:hAnsi="Times New Roman" w:cs="Times New Roman"/>
                                <w:sz w:val="24"/>
                                <w:lang w:val="es-CL"/>
                              </w:rPr>
                            </w:pPr>
                            <w:r>
                              <w:rPr>
                                <w:rFonts w:ascii="Times New Roman" w:hAnsi="Times New Roman" w:cs="Times New Roman"/>
                                <w:sz w:val="24"/>
                                <w:lang w:val="es-CL"/>
                              </w:rPr>
                              <w:t>PARA cada URL del archivo</w:t>
                            </w:r>
                          </w:p>
                          <w:p w14:paraId="0A408941" w14:textId="77777777" w:rsidR="003D43B4" w:rsidRDefault="003D43B4" w:rsidP="006324B1">
                            <w:pPr>
                              <w:spacing w:after="120" w:line="240" w:lineRule="auto"/>
                              <w:ind w:left="2124"/>
                              <w:rPr>
                                <w:rFonts w:ascii="Times New Roman" w:hAnsi="Times New Roman" w:cs="Times New Roman"/>
                                <w:sz w:val="24"/>
                                <w:lang w:val="es-CL"/>
                              </w:rPr>
                            </w:pPr>
                            <w:r>
                              <w:rPr>
                                <w:rFonts w:ascii="Times New Roman" w:hAnsi="Times New Roman" w:cs="Times New Roman"/>
                                <w:sz w:val="24"/>
                                <w:lang w:val="es-CL"/>
                              </w:rPr>
                              <w:t>Para 1 hasta N //el valor de N depende del número de páginas de comentarios</w:t>
                            </w:r>
                          </w:p>
                          <w:p w14:paraId="68DE4153" w14:textId="77777777" w:rsidR="003D43B4" w:rsidRDefault="003D43B4" w:rsidP="006324B1">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Obtener el HTML de la URL</w:t>
                            </w:r>
                          </w:p>
                          <w:p w14:paraId="317D0EA1" w14:textId="77777777" w:rsidR="003D43B4" w:rsidRDefault="003D43B4" w:rsidP="006324B1">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 xml:space="preserve">Seleccionar </w:t>
                            </w:r>
                            <w:proofErr w:type="spellStart"/>
                            <w:r>
                              <w:rPr>
                                <w:rFonts w:ascii="Times New Roman" w:hAnsi="Times New Roman" w:cs="Times New Roman"/>
                                <w:sz w:val="24"/>
                                <w:lang w:val="es-CL"/>
                              </w:rPr>
                              <w:t>ID_usuarios</w:t>
                            </w:r>
                            <w:proofErr w:type="spellEnd"/>
                            <w:r>
                              <w:rPr>
                                <w:rFonts w:ascii="Times New Roman" w:hAnsi="Times New Roman" w:cs="Times New Roman"/>
                                <w:sz w:val="24"/>
                                <w:lang w:val="es-CL"/>
                              </w:rPr>
                              <w:t xml:space="preserve">, </w:t>
                            </w:r>
                            <w:proofErr w:type="spellStart"/>
                            <w:r>
                              <w:rPr>
                                <w:rFonts w:ascii="Times New Roman" w:hAnsi="Times New Roman" w:cs="Times New Roman"/>
                                <w:sz w:val="24"/>
                                <w:lang w:val="es-CL"/>
                              </w:rPr>
                              <w:t>ID_restaurante</w:t>
                            </w:r>
                            <w:proofErr w:type="spellEnd"/>
                            <w:r>
                              <w:rPr>
                                <w:rFonts w:ascii="Times New Roman" w:hAnsi="Times New Roman" w:cs="Times New Roman"/>
                                <w:sz w:val="24"/>
                                <w:lang w:val="es-CL"/>
                              </w:rPr>
                              <w:t>, comentarios, fechas y ratings de la página HTML</w:t>
                            </w:r>
                          </w:p>
                          <w:p w14:paraId="25A70B89" w14:textId="77777777" w:rsidR="003D43B4" w:rsidRDefault="003D43B4" w:rsidP="006324B1">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Remover etiquetas HTML de los datos obtenidos</w:t>
                            </w:r>
                          </w:p>
                          <w:p w14:paraId="14724078" w14:textId="77777777" w:rsidR="003D43B4" w:rsidRDefault="003D43B4" w:rsidP="006324B1">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 xml:space="preserve">Concatenar datos por </w:t>
                            </w:r>
                            <w:proofErr w:type="spellStart"/>
                            <w:r>
                              <w:rPr>
                                <w:rFonts w:ascii="Times New Roman" w:hAnsi="Times New Roman" w:cs="Times New Roman"/>
                                <w:sz w:val="24"/>
                                <w:lang w:val="es-CL"/>
                              </w:rPr>
                              <w:t>ID_usuario</w:t>
                            </w:r>
                            <w:proofErr w:type="spellEnd"/>
                          </w:p>
                          <w:p w14:paraId="7E1FE9D2" w14:textId="77777777" w:rsidR="003D43B4" w:rsidRDefault="003D43B4" w:rsidP="006324B1">
                            <w:pPr>
                              <w:spacing w:after="120" w:line="240" w:lineRule="auto"/>
                              <w:ind w:left="2124"/>
                              <w:rPr>
                                <w:rFonts w:ascii="Times New Roman" w:hAnsi="Times New Roman" w:cs="Times New Roman"/>
                                <w:sz w:val="24"/>
                                <w:lang w:val="es-CL"/>
                              </w:rPr>
                            </w:pPr>
                            <w:r>
                              <w:rPr>
                                <w:rFonts w:ascii="Times New Roman" w:hAnsi="Times New Roman" w:cs="Times New Roman"/>
                                <w:sz w:val="24"/>
                                <w:lang w:val="es-CL"/>
                              </w:rPr>
                              <w:t>FIN Para</w:t>
                            </w:r>
                          </w:p>
                          <w:p w14:paraId="295A2044" w14:textId="77777777" w:rsidR="003D43B4" w:rsidRDefault="003D43B4" w:rsidP="006324B1">
                            <w:pPr>
                              <w:spacing w:after="120" w:line="240" w:lineRule="auto"/>
                              <w:ind w:left="2124"/>
                              <w:rPr>
                                <w:rFonts w:ascii="Times New Roman" w:hAnsi="Times New Roman" w:cs="Times New Roman"/>
                                <w:sz w:val="24"/>
                                <w:lang w:val="es-CL"/>
                              </w:rPr>
                            </w:pPr>
                            <w:r>
                              <w:rPr>
                                <w:rFonts w:ascii="Times New Roman" w:hAnsi="Times New Roman" w:cs="Times New Roman"/>
                                <w:sz w:val="24"/>
                                <w:lang w:val="es-CL"/>
                              </w:rPr>
                              <w:t>Guardar datos en archivo</w:t>
                            </w:r>
                          </w:p>
                          <w:p w14:paraId="019497AA" w14:textId="77777777" w:rsidR="003D43B4" w:rsidRDefault="003D43B4" w:rsidP="006324B1">
                            <w:pPr>
                              <w:spacing w:after="120" w:line="240" w:lineRule="auto"/>
                              <w:ind w:left="1416"/>
                              <w:rPr>
                                <w:rFonts w:ascii="Times New Roman" w:hAnsi="Times New Roman" w:cs="Times New Roman"/>
                                <w:sz w:val="24"/>
                                <w:lang w:val="es-CL"/>
                              </w:rPr>
                            </w:pPr>
                            <w:r>
                              <w:rPr>
                                <w:rFonts w:ascii="Times New Roman" w:hAnsi="Times New Roman" w:cs="Times New Roman"/>
                                <w:sz w:val="24"/>
                                <w:lang w:val="es-CL"/>
                              </w:rPr>
                              <w:t>FIN Para</w:t>
                            </w:r>
                          </w:p>
                          <w:p w14:paraId="3C8B08C2" w14:textId="77777777" w:rsidR="003D43B4" w:rsidRPr="00F45C89" w:rsidRDefault="003D43B4" w:rsidP="006324B1">
                            <w:pPr>
                              <w:spacing w:after="120" w:line="240" w:lineRule="auto"/>
                              <w:rPr>
                                <w:rFonts w:ascii="Times New Roman" w:hAnsi="Times New Roman" w:cs="Times New Roman"/>
                                <w:sz w:val="24"/>
                                <w:lang w:val="es-CL"/>
                              </w:rPr>
                            </w:pPr>
                            <w:r>
                              <w:rPr>
                                <w:rFonts w:ascii="Times New Roman" w:hAnsi="Times New Roman" w:cs="Times New Roman"/>
                                <w:sz w:val="24"/>
                                <w:lang w:val="es-CL"/>
                              </w:rPr>
                              <w:t>FIN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Cuadro de texto 2" o:spid="_x0000_s1027" type="#_x0000_t202" style="position:absolute;left:0;text-align:left;margin-left:-.3pt;margin-top:-13.9pt;width:399.75pt;height:28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">
                <v:textbox>
                  <w:txbxContent>
                    <w:p w14:paraId="1E75B0DA" w14:textId="77777777" w:rsidR="003D43B4" w:rsidRDefault="003D43B4" w:rsidP="006324B1">
                      <w:pPr>
                        <w:spacing w:after="120" w:line="240" w:lineRule="auto"/>
                        <w:rPr>
                          <w:rFonts w:ascii="Times New Roman" w:hAnsi="Times New Roman" w:cs="Times New Roman"/>
                          <w:sz w:val="24"/>
                          <w:lang w:val="es-CL"/>
                        </w:rPr>
                      </w:pPr>
                      <w:r>
                        <w:rPr>
                          <w:rFonts w:ascii="Times New Roman" w:hAnsi="Times New Roman" w:cs="Times New Roman"/>
                          <w:sz w:val="24"/>
                          <w:lang w:val="es-CL"/>
                        </w:rPr>
                        <w:t>INICIO</w:t>
                      </w:r>
                    </w:p>
                    <w:p w14:paraId="240E533E" w14:textId="77777777" w:rsidR="003D43B4" w:rsidRDefault="003D43B4" w:rsidP="006324B1">
                      <w:pPr>
                        <w:spacing w:after="120" w:line="240" w:lineRule="auto"/>
                        <w:ind w:left="708"/>
                        <w:rPr>
                          <w:rFonts w:ascii="Times New Roman" w:hAnsi="Times New Roman" w:cs="Times New Roman"/>
                          <w:sz w:val="24"/>
                          <w:lang w:val="es-CL"/>
                        </w:rPr>
                      </w:pPr>
                      <w:r>
                        <w:rPr>
                          <w:rFonts w:ascii="Times New Roman" w:hAnsi="Times New Roman" w:cs="Times New Roman"/>
                          <w:sz w:val="24"/>
                          <w:lang w:val="es-CL"/>
                        </w:rPr>
                        <w:t>Abrir archivo //archivo que contiene las URL de los restaurantes</w:t>
                      </w:r>
                    </w:p>
                    <w:p w14:paraId="549C4644" w14:textId="77777777" w:rsidR="003D43B4" w:rsidRDefault="003D43B4" w:rsidP="006324B1">
                      <w:pPr>
                        <w:spacing w:after="120" w:line="240" w:lineRule="auto"/>
                        <w:ind w:left="1416"/>
                        <w:rPr>
                          <w:rFonts w:ascii="Times New Roman" w:hAnsi="Times New Roman" w:cs="Times New Roman"/>
                          <w:sz w:val="24"/>
                          <w:lang w:val="es-CL"/>
                        </w:rPr>
                      </w:pPr>
                      <w:r>
                        <w:rPr>
                          <w:rFonts w:ascii="Times New Roman" w:hAnsi="Times New Roman" w:cs="Times New Roman"/>
                          <w:sz w:val="24"/>
                          <w:lang w:val="es-CL"/>
                        </w:rPr>
                        <w:t>PARA cada URL del archivo</w:t>
                      </w:r>
                    </w:p>
                    <w:p w14:paraId="0A408941" w14:textId="77777777" w:rsidR="003D43B4" w:rsidRDefault="003D43B4" w:rsidP="006324B1">
                      <w:pPr>
                        <w:spacing w:after="120" w:line="240" w:lineRule="auto"/>
                        <w:ind w:left="2124"/>
                        <w:rPr>
                          <w:rFonts w:ascii="Times New Roman" w:hAnsi="Times New Roman" w:cs="Times New Roman"/>
                          <w:sz w:val="24"/>
                          <w:lang w:val="es-CL"/>
                        </w:rPr>
                      </w:pPr>
                      <w:r>
                        <w:rPr>
                          <w:rFonts w:ascii="Times New Roman" w:hAnsi="Times New Roman" w:cs="Times New Roman"/>
                          <w:sz w:val="24"/>
                          <w:lang w:val="es-CL"/>
                        </w:rPr>
                        <w:t>Para 1 hasta N //el valor de N depende del número de páginas de comentarios</w:t>
                      </w:r>
                    </w:p>
                    <w:p w14:paraId="68DE4153" w14:textId="77777777" w:rsidR="003D43B4" w:rsidRDefault="003D43B4" w:rsidP="006324B1">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Obtener el HTML de la URL</w:t>
                      </w:r>
                    </w:p>
                    <w:p w14:paraId="317D0EA1" w14:textId="77777777" w:rsidR="003D43B4" w:rsidRDefault="003D43B4" w:rsidP="006324B1">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 xml:space="preserve">Seleccionar </w:t>
                      </w:r>
                      <w:proofErr w:type="spellStart"/>
                      <w:r>
                        <w:rPr>
                          <w:rFonts w:ascii="Times New Roman" w:hAnsi="Times New Roman" w:cs="Times New Roman"/>
                          <w:sz w:val="24"/>
                          <w:lang w:val="es-CL"/>
                        </w:rPr>
                        <w:t>ID_usuarios</w:t>
                      </w:r>
                      <w:proofErr w:type="spellEnd"/>
                      <w:r>
                        <w:rPr>
                          <w:rFonts w:ascii="Times New Roman" w:hAnsi="Times New Roman" w:cs="Times New Roman"/>
                          <w:sz w:val="24"/>
                          <w:lang w:val="es-CL"/>
                        </w:rPr>
                        <w:t xml:space="preserve">, </w:t>
                      </w:r>
                      <w:proofErr w:type="spellStart"/>
                      <w:r>
                        <w:rPr>
                          <w:rFonts w:ascii="Times New Roman" w:hAnsi="Times New Roman" w:cs="Times New Roman"/>
                          <w:sz w:val="24"/>
                          <w:lang w:val="es-CL"/>
                        </w:rPr>
                        <w:t>ID_restaurante</w:t>
                      </w:r>
                      <w:proofErr w:type="spellEnd"/>
                      <w:r>
                        <w:rPr>
                          <w:rFonts w:ascii="Times New Roman" w:hAnsi="Times New Roman" w:cs="Times New Roman"/>
                          <w:sz w:val="24"/>
                          <w:lang w:val="es-CL"/>
                        </w:rPr>
                        <w:t>, comentarios, fechas y ratings de la página HTML</w:t>
                      </w:r>
                    </w:p>
                    <w:p w14:paraId="25A70B89" w14:textId="77777777" w:rsidR="003D43B4" w:rsidRDefault="003D43B4" w:rsidP="006324B1">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Remover etiquetas HTML de los datos obtenidos</w:t>
                      </w:r>
                    </w:p>
                    <w:p w14:paraId="14724078" w14:textId="77777777" w:rsidR="003D43B4" w:rsidRDefault="003D43B4" w:rsidP="006324B1">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 xml:space="preserve">Concatenar datos por </w:t>
                      </w:r>
                      <w:proofErr w:type="spellStart"/>
                      <w:r>
                        <w:rPr>
                          <w:rFonts w:ascii="Times New Roman" w:hAnsi="Times New Roman" w:cs="Times New Roman"/>
                          <w:sz w:val="24"/>
                          <w:lang w:val="es-CL"/>
                        </w:rPr>
                        <w:t>ID_usuario</w:t>
                      </w:r>
                      <w:proofErr w:type="spellEnd"/>
                    </w:p>
                    <w:p w14:paraId="7E1FE9D2" w14:textId="77777777" w:rsidR="003D43B4" w:rsidRDefault="003D43B4" w:rsidP="006324B1">
                      <w:pPr>
                        <w:spacing w:after="120" w:line="240" w:lineRule="auto"/>
                        <w:ind w:left="2124"/>
                        <w:rPr>
                          <w:rFonts w:ascii="Times New Roman" w:hAnsi="Times New Roman" w:cs="Times New Roman"/>
                          <w:sz w:val="24"/>
                          <w:lang w:val="es-CL"/>
                        </w:rPr>
                      </w:pPr>
                      <w:r>
                        <w:rPr>
                          <w:rFonts w:ascii="Times New Roman" w:hAnsi="Times New Roman" w:cs="Times New Roman"/>
                          <w:sz w:val="24"/>
                          <w:lang w:val="es-CL"/>
                        </w:rPr>
                        <w:t>FIN Para</w:t>
                      </w:r>
                    </w:p>
                    <w:p w14:paraId="295A2044" w14:textId="77777777" w:rsidR="003D43B4" w:rsidRDefault="003D43B4" w:rsidP="006324B1">
                      <w:pPr>
                        <w:spacing w:after="120" w:line="240" w:lineRule="auto"/>
                        <w:ind w:left="2124"/>
                        <w:rPr>
                          <w:rFonts w:ascii="Times New Roman" w:hAnsi="Times New Roman" w:cs="Times New Roman"/>
                          <w:sz w:val="24"/>
                          <w:lang w:val="es-CL"/>
                        </w:rPr>
                      </w:pPr>
                      <w:r>
                        <w:rPr>
                          <w:rFonts w:ascii="Times New Roman" w:hAnsi="Times New Roman" w:cs="Times New Roman"/>
                          <w:sz w:val="24"/>
                          <w:lang w:val="es-CL"/>
                        </w:rPr>
                        <w:t>Guardar datos en archivo</w:t>
                      </w:r>
                    </w:p>
                    <w:p w14:paraId="019497AA" w14:textId="77777777" w:rsidR="003D43B4" w:rsidRDefault="003D43B4" w:rsidP="006324B1">
                      <w:pPr>
                        <w:spacing w:after="120" w:line="240" w:lineRule="auto"/>
                        <w:ind w:left="1416"/>
                        <w:rPr>
                          <w:rFonts w:ascii="Times New Roman" w:hAnsi="Times New Roman" w:cs="Times New Roman"/>
                          <w:sz w:val="24"/>
                          <w:lang w:val="es-CL"/>
                        </w:rPr>
                      </w:pPr>
                      <w:r>
                        <w:rPr>
                          <w:rFonts w:ascii="Times New Roman" w:hAnsi="Times New Roman" w:cs="Times New Roman"/>
                          <w:sz w:val="24"/>
                          <w:lang w:val="es-CL"/>
                        </w:rPr>
                        <w:t>FIN Para</w:t>
                      </w:r>
                    </w:p>
                    <w:p w14:paraId="3C8B08C2" w14:textId="77777777" w:rsidR="003D43B4" w:rsidRPr="00F45C89" w:rsidRDefault="003D43B4" w:rsidP="006324B1">
                      <w:pPr>
                        <w:spacing w:after="120" w:line="240" w:lineRule="auto"/>
                        <w:rPr>
                          <w:rFonts w:ascii="Times New Roman" w:hAnsi="Times New Roman" w:cs="Times New Roman"/>
                          <w:sz w:val="24"/>
                          <w:lang w:val="es-CL"/>
                        </w:rPr>
                      </w:pPr>
                      <w:r>
                        <w:rPr>
                          <w:rFonts w:ascii="Times New Roman" w:hAnsi="Times New Roman" w:cs="Times New Roman"/>
                          <w:sz w:val="24"/>
                          <w:lang w:val="es-CL"/>
                        </w:rPr>
                        <w:t>FIN</w:t>
                      </w:r>
                    </w:p>
                  </w:txbxContent>
                </v:textbox>
                <w10:wrap type="topAndBottom"/>
              </v:shape>
            </w:pict>
          </mc:Fallback>
        </mc:AlternateContent>
      </w:r>
    </w:p>
    <w:p w14:paraId="3DDDD7A5" w14:textId="77777777" w:rsidR="005D2196" w:rsidRDefault="00D62E5A" w:rsidP="005107F1">
      <w:pPr>
        <w:spacing w:line="360" w:lineRule="auto"/>
        <w:rPr>
          <w:rFonts w:ascii="Times New Roman" w:hAnsi="Times New Roman" w:cs="Times New Roman"/>
          <w:sz w:val="24"/>
        </w:rPr>
      </w:pPr>
      <w:r>
        <w:rPr>
          <w:rFonts w:ascii="Times New Roman" w:hAnsi="Times New Roman" w:cs="Times New Roman"/>
          <w:sz w:val="24"/>
        </w:rPr>
        <w:lastRenderedPageBreak/>
        <w:t>Una vez realizada la extracción de datos de una página, es necesario realizar una limpieza debido a que estos aún conservan las etiquetas HTML. Por lo tanto, se eliminan las etiquetas HTML de los datos y</w:t>
      </w:r>
      <w:r w:rsidR="009B0D1C">
        <w:rPr>
          <w:rFonts w:ascii="Times New Roman" w:hAnsi="Times New Roman" w:cs="Times New Roman"/>
          <w:sz w:val="24"/>
        </w:rPr>
        <w:t xml:space="preserve"> los datos son concatenados de acuerdo al identificador de usuario para que finalmente sean guardados en un archivo de texto en un formato de valores separados por tabulación (conocido como </w:t>
      </w:r>
      <w:proofErr w:type="spellStart"/>
      <w:r w:rsidR="009B0D1C">
        <w:rPr>
          <w:rFonts w:ascii="Times New Roman" w:hAnsi="Times New Roman" w:cs="Times New Roman"/>
          <w:sz w:val="24"/>
        </w:rPr>
        <w:t>tab-separated</w:t>
      </w:r>
      <w:proofErr w:type="spellEnd"/>
      <w:r w:rsidR="009B0D1C">
        <w:rPr>
          <w:rFonts w:ascii="Times New Roman" w:hAnsi="Times New Roman" w:cs="Times New Roman"/>
          <w:sz w:val="24"/>
        </w:rPr>
        <w:t xml:space="preserve"> </w:t>
      </w:r>
      <w:proofErr w:type="spellStart"/>
      <w:r w:rsidR="009B0D1C">
        <w:rPr>
          <w:rFonts w:ascii="Times New Roman" w:hAnsi="Times New Roman" w:cs="Times New Roman"/>
          <w:sz w:val="24"/>
        </w:rPr>
        <w:t>values</w:t>
      </w:r>
      <w:proofErr w:type="spellEnd"/>
      <w:r w:rsidR="009B0D1C">
        <w:rPr>
          <w:rFonts w:ascii="Times New Roman" w:hAnsi="Times New Roman" w:cs="Times New Roman"/>
          <w:sz w:val="24"/>
        </w:rPr>
        <w:t xml:space="preserve"> o TSV en inglés)</w:t>
      </w:r>
      <w:r w:rsidR="0072625F">
        <w:rPr>
          <w:rFonts w:ascii="Times New Roman" w:hAnsi="Times New Roman" w:cs="Times New Roman"/>
          <w:sz w:val="24"/>
        </w:rPr>
        <w:t>.</w:t>
      </w:r>
    </w:p>
    <w:p w14:paraId="02A6B48E" w14:textId="77777777" w:rsidR="00C519D0" w:rsidRDefault="00C519D0" w:rsidP="005107F1">
      <w:pPr>
        <w:spacing w:line="360" w:lineRule="auto"/>
        <w:rPr>
          <w:rFonts w:ascii="Times New Roman" w:hAnsi="Times New Roman" w:cs="Times New Roman"/>
          <w:sz w:val="24"/>
        </w:rPr>
      </w:pPr>
      <w:r w:rsidRPr="00854790">
        <w:rPr>
          <w:rFonts w:ascii="Times New Roman" w:hAnsi="Times New Roman" w:cs="Times New Roman"/>
          <w:noProof/>
          <w:sz w:val="24"/>
          <w:lang w:val="es-CL" w:eastAsia="es-CL"/>
        </w:rPr>
        <mc:AlternateContent>
          <mc:Choice Requires="wps">
            <w:drawing>
              <wp:anchor distT="0" distB="0" distL="114300" distR="114300" simplePos="0" relativeHeight="251664384" behindDoc="0" locked="0" layoutInCell="1" allowOverlap="1" wp14:anchorId="769B437F" wp14:editId="76B6B51C">
                <wp:simplePos x="0" y="0"/>
                <wp:positionH relativeFrom="column">
                  <wp:posOffset>243840</wp:posOffset>
                </wp:positionH>
                <wp:positionV relativeFrom="paragraph">
                  <wp:posOffset>2311400</wp:posOffset>
                </wp:positionV>
                <wp:extent cx="5106035" cy="3067050"/>
                <wp:effectExtent l="0" t="0" r="18415" b="190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035" cy="3067050"/>
                        </a:xfrm>
                        <a:prstGeom prst="rect">
                          <a:avLst/>
                        </a:prstGeom>
                        <a:solidFill>
                          <a:srgbClr val="FFFFFF"/>
                        </a:solidFill>
                        <a:ln w="9525">
                          <a:solidFill>
                            <a:srgbClr val="000000"/>
                          </a:solidFill>
                          <a:miter lim="800000"/>
                          <a:headEnd/>
                          <a:tailEnd/>
                        </a:ln>
                      </wps:spPr>
                      <wps:txbx>
                        <w:txbxContent>
                          <w:p w14:paraId="58C340AE" w14:textId="77777777" w:rsidR="003D43B4" w:rsidRDefault="003D43B4" w:rsidP="00854790">
                            <w:pPr>
                              <w:spacing w:after="120" w:line="240" w:lineRule="auto"/>
                              <w:rPr>
                                <w:rFonts w:ascii="Times New Roman" w:hAnsi="Times New Roman" w:cs="Times New Roman"/>
                                <w:sz w:val="24"/>
                                <w:lang w:val="es-CL"/>
                              </w:rPr>
                            </w:pPr>
                            <w:r>
                              <w:rPr>
                                <w:rFonts w:ascii="Times New Roman" w:hAnsi="Times New Roman" w:cs="Times New Roman"/>
                                <w:sz w:val="24"/>
                                <w:lang w:val="es-CL"/>
                              </w:rPr>
                              <w:t>INICIO</w:t>
                            </w:r>
                          </w:p>
                          <w:p w14:paraId="55954267" w14:textId="77777777" w:rsidR="003D43B4" w:rsidRDefault="003D43B4" w:rsidP="00854790">
                            <w:pPr>
                              <w:spacing w:after="120" w:line="240" w:lineRule="auto"/>
                              <w:ind w:left="708"/>
                              <w:rPr>
                                <w:rFonts w:ascii="Times New Roman" w:hAnsi="Times New Roman" w:cs="Times New Roman"/>
                                <w:sz w:val="24"/>
                                <w:lang w:val="es-CL"/>
                              </w:rPr>
                            </w:pPr>
                            <w:r>
                              <w:rPr>
                                <w:rFonts w:ascii="Times New Roman" w:hAnsi="Times New Roman" w:cs="Times New Roman"/>
                                <w:sz w:val="24"/>
                                <w:lang w:val="es-CL"/>
                              </w:rPr>
                              <w:t>Abrir archivo //archivo que contiene los ID de usuarios</w:t>
                            </w:r>
                          </w:p>
                          <w:p w14:paraId="5A215889" w14:textId="77777777" w:rsidR="003D43B4" w:rsidRDefault="003D43B4" w:rsidP="00854790">
                            <w:pPr>
                              <w:spacing w:after="120" w:line="240" w:lineRule="auto"/>
                              <w:ind w:left="708"/>
                              <w:rPr>
                                <w:rFonts w:ascii="Times New Roman" w:hAnsi="Times New Roman" w:cs="Times New Roman"/>
                                <w:sz w:val="24"/>
                                <w:lang w:val="es-CL"/>
                              </w:rPr>
                            </w:pPr>
                            <w:r>
                              <w:rPr>
                                <w:rFonts w:ascii="Times New Roman" w:hAnsi="Times New Roman" w:cs="Times New Roman"/>
                                <w:sz w:val="24"/>
                                <w:lang w:val="es-CL"/>
                              </w:rPr>
                              <w:t>Crear URL con el ID de usuario</w:t>
                            </w:r>
                          </w:p>
                          <w:p w14:paraId="4C4E67EB" w14:textId="77777777" w:rsidR="003D43B4" w:rsidRDefault="003D43B4" w:rsidP="00854790">
                            <w:pPr>
                              <w:spacing w:after="120" w:line="240" w:lineRule="auto"/>
                              <w:ind w:left="1416"/>
                              <w:rPr>
                                <w:rFonts w:ascii="Times New Roman" w:hAnsi="Times New Roman" w:cs="Times New Roman"/>
                                <w:sz w:val="24"/>
                                <w:lang w:val="es-CL"/>
                              </w:rPr>
                            </w:pPr>
                            <w:r>
                              <w:rPr>
                                <w:rFonts w:ascii="Times New Roman" w:hAnsi="Times New Roman" w:cs="Times New Roman"/>
                                <w:sz w:val="24"/>
                                <w:lang w:val="es-CL"/>
                              </w:rPr>
                              <w:t>PARA cada URL del archivo</w:t>
                            </w:r>
                          </w:p>
                          <w:p w14:paraId="76F58EA4" w14:textId="77777777" w:rsidR="003D43B4" w:rsidRDefault="003D43B4" w:rsidP="00854790">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Obtener el HTML de su página</w:t>
                            </w:r>
                          </w:p>
                          <w:p w14:paraId="456E157A" w14:textId="77777777" w:rsidR="003D43B4" w:rsidRDefault="003D43B4" w:rsidP="00854790">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 xml:space="preserve">Seleccionar </w:t>
                            </w:r>
                            <w:proofErr w:type="spellStart"/>
                            <w:r>
                              <w:rPr>
                                <w:rFonts w:ascii="Times New Roman" w:hAnsi="Times New Roman" w:cs="Times New Roman"/>
                                <w:sz w:val="24"/>
                                <w:lang w:val="es-CL"/>
                              </w:rPr>
                              <w:t>ID_restaurante</w:t>
                            </w:r>
                            <w:proofErr w:type="spellEnd"/>
                            <w:r>
                              <w:rPr>
                                <w:rFonts w:ascii="Times New Roman" w:hAnsi="Times New Roman" w:cs="Times New Roman"/>
                                <w:sz w:val="24"/>
                                <w:lang w:val="es-CL"/>
                              </w:rPr>
                              <w:t>, comentarios, fechas y ratings de la página HTML</w:t>
                            </w:r>
                          </w:p>
                          <w:p w14:paraId="2B3AB261" w14:textId="77777777" w:rsidR="003D43B4" w:rsidRDefault="003D43B4" w:rsidP="00854790">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Remover etiquetas HTML de los datos obtenidos</w:t>
                            </w:r>
                          </w:p>
                          <w:p w14:paraId="05D9EA8A" w14:textId="77777777" w:rsidR="003D43B4" w:rsidRDefault="003D43B4" w:rsidP="00854790">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Concatenar datos por comentario</w:t>
                            </w:r>
                          </w:p>
                          <w:p w14:paraId="1407658F" w14:textId="77777777" w:rsidR="003D43B4" w:rsidRDefault="003D43B4" w:rsidP="00854790">
                            <w:pPr>
                              <w:spacing w:after="120" w:line="240" w:lineRule="auto"/>
                              <w:ind w:left="1416"/>
                              <w:rPr>
                                <w:rFonts w:ascii="Times New Roman" w:hAnsi="Times New Roman" w:cs="Times New Roman"/>
                                <w:sz w:val="24"/>
                                <w:lang w:val="es-CL"/>
                              </w:rPr>
                            </w:pPr>
                            <w:r>
                              <w:rPr>
                                <w:rFonts w:ascii="Times New Roman" w:hAnsi="Times New Roman" w:cs="Times New Roman"/>
                                <w:sz w:val="24"/>
                                <w:lang w:val="es-CL"/>
                              </w:rPr>
                              <w:t>FIN Para</w:t>
                            </w:r>
                          </w:p>
                          <w:p w14:paraId="7ACFE5FA" w14:textId="77777777" w:rsidR="003D43B4" w:rsidRDefault="003D43B4" w:rsidP="00854790">
                            <w:pPr>
                              <w:spacing w:after="120" w:line="240" w:lineRule="auto"/>
                              <w:ind w:left="708"/>
                              <w:rPr>
                                <w:rFonts w:ascii="Times New Roman" w:hAnsi="Times New Roman" w:cs="Times New Roman"/>
                                <w:sz w:val="24"/>
                                <w:lang w:val="es-CL"/>
                              </w:rPr>
                            </w:pPr>
                            <w:r>
                              <w:rPr>
                                <w:rFonts w:ascii="Times New Roman" w:hAnsi="Times New Roman" w:cs="Times New Roman"/>
                                <w:sz w:val="24"/>
                                <w:lang w:val="es-CL"/>
                              </w:rPr>
                              <w:t>Guardar datos en archivo</w:t>
                            </w:r>
                          </w:p>
                          <w:p w14:paraId="14B6AF85" w14:textId="77777777" w:rsidR="003D43B4" w:rsidRPr="00F45C89" w:rsidRDefault="003D43B4" w:rsidP="00854790">
                            <w:pPr>
                              <w:spacing w:after="120" w:line="240" w:lineRule="auto"/>
                              <w:rPr>
                                <w:rFonts w:ascii="Times New Roman" w:hAnsi="Times New Roman" w:cs="Times New Roman"/>
                                <w:sz w:val="24"/>
                                <w:lang w:val="es-CL"/>
                              </w:rPr>
                            </w:pPr>
                            <w:r>
                              <w:rPr>
                                <w:rFonts w:ascii="Times New Roman" w:hAnsi="Times New Roman" w:cs="Times New Roman"/>
                                <w:sz w:val="24"/>
                                <w:lang w:val="es-CL"/>
                              </w:rPr>
                              <w:t>FIN</w:t>
                            </w:r>
                          </w:p>
                          <w:p w14:paraId="3F7832FF" w14:textId="77777777" w:rsidR="003D43B4" w:rsidRDefault="003D43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9.2pt;margin-top:182pt;width:402.05pt;height:2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">
                <v:textbox>
                  <w:txbxContent>
                    <w:p w14:paraId="58C340AE" w14:textId="77777777" w:rsidR="003D43B4" w:rsidRDefault="003D43B4" w:rsidP="00854790">
                      <w:pPr>
                        <w:spacing w:after="120" w:line="240" w:lineRule="auto"/>
                        <w:rPr>
                          <w:rFonts w:ascii="Times New Roman" w:hAnsi="Times New Roman" w:cs="Times New Roman"/>
                          <w:sz w:val="24"/>
                          <w:lang w:val="es-CL"/>
                        </w:rPr>
                      </w:pPr>
                      <w:r>
                        <w:rPr>
                          <w:rFonts w:ascii="Times New Roman" w:hAnsi="Times New Roman" w:cs="Times New Roman"/>
                          <w:sz w:val="24"/>
                          <w:lang w:val="es-CL"/>
                        </w:rPr>
                        <w:t>INICIO</w:t>
                      </w:r>
                    </w:p>
                    <w:p w14:paraId="55954267" w14:textId="77777777" w:rsidR="003D43B4" w:rsidRDefault="003D43B4" w:rsidP="00854790">
                      <w:pPr>
                        <w:spacing w:after="120" w:line="240" w:lineRule="auto"/>
                        <w:ind w:left="708"/>
                        <w:rPr>
                          <w:rFonts w:ascii="Times New Roman" w:hAnsi="Times New Roman" w:cs="Times New Roman"/>
                          <w:sz w:val="24"/>
                          <w:lang w:val="es-CL"/>
                        </w:rPr>
                      </w:pPr>
                      <w:r>
                        <w:rPr>
                          <w:rFonts w:ascii="Times New Roman" w:hAnsi="Times New Roman" w:cs="Times New Roman"/>
                          <w:sz w:val="24"/>
                          <w:lang w:val="es-CL"/>
                        </w:rPr>
                        <w:t>Abrir archivo //archivo que contiene los ID de usuarios</w:t>
                      </w:r>
                    </w:p>
                    <w:p w14:paraId="5A215889" w14:textId="77777777" w:rsidR="003D43B4" w:rsidRDefault="003D43B4" w:rsidP="00854790">
                      <w:pPr>
                        <w:spacing w:after="120" w:line="240" w:lineRule="auto"/>
                        <w:ind w:left="708"/>
                        <w:rPr>
                          <w:rFonts w:ascii="Times New Roman" w:hAnsi="Times New Roman" w:cs="Times New Roman"/>
                          <w:sz w:val="24"/>
                          <w:lang w:val="es-CL"/>
                        </w:rPr>
                      </w:pPr>
                      <w:r>
                        <w:rPr>
                          <w:rFonts w:ascii="Times New Roman" w:hAnsi="Times New Roman" w:cs="Times New Roman"/>
                          <w:sz w:val="24"/>
                          <w:lang w:val="es-CL"/>
                        </w:rPr>
                        <w:t>Crear URL con el ID de usuario</w:t>
                      </w:r>
                    </w:p>
                    <w:p w14:paraId="4C4E67EB" w14:textId="77777777" w:rsidR="003D43B4" w:rsidRDefault="003D43B4" w:rsidP="00854790">
                      <w:pPr>
                        <w:spacing w:after="120" w:line="240" w:lineRule="auto"/>
                        <w:ind w:left="1416"/>
                        <w:rPr>
                          <w:rFonts w:ascii="Times New Roman" w:hAnsi="Times New Roman" w:cs="Times New Roman"/>
                          <w:sz w:val="24"/>
                          <w:lang w:val="es-CL"/>
                        </w:rPr>
                      </w:pPr>
                      <w:r>
                        <w:rPr>
                          <w:rFonts w:ascii="Times New Roman" w:hAnsi="Times New Roman" w:cs="Times New Roman"/>
                          <w:sz w:val="24"/>
                          <w:lang w:val="es-CL"/>
                        </w:rPr>
                        <w:t>PARA cada URL del archivo</w:t>
                      </w:r>
                    </w:p>
                    <w:p w14:paraId="76F58EA4" w14:textId="77777777" w:rsidR="003D43B4" w:rsidRDefault="003D43B4" w:rsidP="00854790">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Obtener el HTML de su página</w:t>
                      </w:r>
                    </w:p>
                    <w:p w14:paraId="456E157A" w14:textId="77777777" w:rsidR="003D43B4" w:rsidRDefault="003D43B4" w:rsidP="00854790">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 xml:space="preserve">Seleccionar </w:t>
                      </w:r>
                      <w:proofErr w:type="spellStart"/>
                      <w:r>
                        <w:rPr>
                          <w:rFonts w:ascii="Times New Roman" w:hAnsi="Times New Roman" w:cs="Times New Roman"/>
                          <w:sz w:val="24"/>
                          <w:lang w:val="es-CL"/>
                        </w:rPr>
                        <w:t>ID_restaurante</w:t>
                      </w:r>
                      <w:proofErr w:type="spellEnd"/>
                      <w:r>
                        <w:rPr>
                          <w:rFonts w:ascii="Times New Roman" w:hAnsi="Times New Roman" w:cs="Times New Roman"/>
                          <w:sz w:val="24"/>
                          <w:lang w:val="es-CL"/>
                        </w:rPr>
                        <w:t>, comentarios, fechas y ratings de la página HTML</w:t>
                      </w:r>
                    </w:p>
                    <w:p w14:paraId="2B3AB261" w14:textId="77777777" w:rsidR="003D43B4" w:rsidRDefault="003D43B4" w:rsidP="00854790">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Remover etiquetas HTML de los datos obtenidos</w:t>
                      </w:r>
                    </w:p>
                    <w:p w14:paraId="05D9EA8A" w14:textId="77777777" w:rsidR="003D43B4" w:rsidRDefault="003D43B4" w:rsidP="00854790">
                      <w:pPr>
                        <w:spacing w:after="120" w:line="240" w:lineRule="auto"/>
                        <w:ind w:left="2832"/>
                        <w:rPr>
                          <w:rFonts w:ascii="Times New Roman" w:hAnsi="Times New Roman" w:cs="Times New Roman"/>
                          <w:sz w:val="24"/>
                          <w:lang w:val="es-CL"/>
                        </w:rPr>
                      </w:pPr>
                      <w:r>
                        <w:rPr>
                          <w:rFonts w:ascii="Times New Roman" w:hAnsi="Times New Roman" w:cs="Times New Roman"/>
                          <w:sz w:val="24"/>
                          <w:lang w:val="es-CL"/>
                        </w:rPr>
                        <w:t>Concatenar datos por comentario</w:t>
                      </w:r>
                    </w:p>
                    <w:p w14:paraId="1407658F" w14:textId="77777777" w:rsidR="003D43B4" w:rsidRDefault="003D43B4" w:rsidP="00854790">
                      <w:pPr>
                        <w:spacing w:after="120" w:line="240" w:lineRule="auto"/>
                        <w:ind w:left="1416"/>
                        <w:rPr>
                          <w:rFonts w:ascii="Times New Roman" w:hAnsi="Times New Roman" w:cs="Times New Roman"/>
                          <w:sz w:val="24"/>
                          <w:lang w:val="es-CL"/>
                        </w:rPr>
                      </w:pPr>
                      <w:r>
                        <w:rPr>
                          <w:rFonts w:ascii="Times New Roman" w:hAnsi="Times New Roman" w:cs="Times New Roman"/>
                          <w:sz w:val="24"/>
                          <w:lang w:val="es-CL"/>
                        </w:rPr>
                        <w:t>FIN Para</w:t>
                      </w:r>
                    </w:p>
                    <w:p w14:paraId="7ACFE5FA" w14:textId="77777777" w:rsidR="003D43B4" w:rsidRDefault="003D43B4" w:rsidP="00854790">
                      <w:pPr>
                        <w:spacing w:after="120" w:line="240" w:lineRule="auto"/>
                        <w:ind w:left="708"/>
                        <w:rPr>
                          <w:rFonts w:ascii="Times New Roman" w:hAnsi="Times New Roman" w:cs="Times New Roman"/>
                          <w:sz w:val="24"/>
                          <w:lang w:val="es-CL"/>
                        </w:rPr>
                      </w:pPr>
                      <w:r>
                        <w:rPr>
                          <w:rFonts w:ascii="Times New Roman" w:hAnsi="Times New Roman" w:cs="Times New Roman"/>
                          <w:sz w:val="24"/>
                          <w:lang w:val="es-CL"/>
                        </w:rPr>
                        <w:t>Guardar datos en archivo</w:t>
                      </w:r>
                    </w:p>
                    <w:p w14:paraId="14B6AF85" w14:textId="77777777" w:rsidR="003D43B4" w:rsidRPr="00F45C89" w:rsidRDefault="003D43B4" w:rsidP="00854790">
                      <w:pPr>
                        <w:spacing w:after="120" w:line="240" w:lineRule="auto"/>
                        <w:rPr>
                          <w:rFonts w:ascii="Times New Roman" w:hAnsi="Times New Roman" w:cs="Times New Roman"/>
                          <w:sz w:val="24"/>
                          <w:lang w:val="es-CL"/>
                        </w:rPr>
                      </w:pPr>
                      <w:r>
                        <w:rPr>
                          <w:rFonts w:ascii="Times New Roman" w:hAnsi="Times New Roman" w:cs="Times New Roman"/>
                          <w:sz w:val="24"/>
                          <w:lang w:val="es-CL"/>
                        </w:rPr>
                        <w:t>FIN</w:t>
                      </w:r>
                    </w:p>
                    <w:p w14:paraId="3F7832FF" w14:textId="77777777" w:rsidR="003D43B4" w:rsidRDefault="003D43B4"/>
                  </w:txbxContent>
                </v:textbox>
                <w10:wrap type="square"/>
              </v:shape>
            </w:pict>
          </mc:Fallback>
        </mc:AlternateContent>
      </w:r>
      <w:r w:rsidR="00C72017">
        <w:rPr>
          <w:rFonts w:ascii="Times New Roman" w:hAnsi="Times New Roman" w:cs="Times New Roman"/>
          <w:sz w:val="24"/>
        </w:rPr>
        <w:t>Respecto al</w:t>
      </w:r>
      <w:r w:rsidR="0045734B">
        <w:rPr>
          <w:rFonts w:ascii="Times New Roman" w:hAnsi="Times New Roman" w:cs="Times New Roman"/>
          <w:sz w:val="24"/>
        </w:rPr>
        <w:t xml:space="preserve"> segundo programa en Java </w:t>
      </w:r>
      <w:r w:rsidR="00C72017">
        <w:rPr>
          <w:rFonts w:ascii="Times New Roman" w:hAnsi="Times New Roman" w:cs="Times New Roman"/>
          <w:sz w:val="24"/>
        </w:rPr>
        <w:t xml:space="preserve">creado </w:t>
      </w:r>
      <w:r w:rsidR="0045734B">
        <w:rPr>
          <w:rFonts w:ascii="Times New Roman" w:hAnsi="Times New Roman" w:cs="Times New Roman"/>
          <w:sz w:val="24"/>
        </w:rPr>
        <w:t>para la extracción de datos</w:t>
      </w:r>
      <w:r w:rsidR="00C72017">
        <w:rPr>
          <w:rFonts w:ascii="Times New Roman" w:hAnsi="Times New Roman" w:cs="Times New Roman"/>
          <w:sz w:val="24"/>
        </w:rPr>
        <w:t>, este</w:t>
      </w:r>
      <w:r w:rsidR="0045734B">
        <w:rPr>
          <w:rFonts w:ascii="Times New Roman" w:hAnsi="Times New Roman" w:cs="Times New Roman"/>
          <w:sz w:val="24"/>
        </w:rPr>
        <w:t xml:space="preserve"> funciona de forma similar al primer programa creado</w:t>
      </w:r>
      <w:r w:rsidR="00854790">
        <w:rPr>
          <w:rFonts w:ascii="Times New Roman" w:hAnsi="Times New Roman" w:cs="Times New Roman"/>
          <w:sz w:val="24"/>
        </w:rPr>
        <w:t>.</w:t>
      </w:r>
      <w:r w:rsidR="0029293B">
        <w:rPr>
          <w:rFonts w:ascii="Times New Roman" w:hAnsi="Times New Roman" w:cs="Times New Roman"/>
          <w:sz w:val="24"/>
        </w:rPr>
        <w:t xml:space="preserve"> En primer lugar lee un archivo que contiene identificadores de usuario</w:t>
      </w:r>
      <w:r w:rsidR="00B43291">
        <w:rPr>
          <w:rFonts w:ascii="Times New Roman" w:hAnsi="Times New Roman" w:cs="Times New Roman"/>
          <w:sz w:val="24"/>
        </w:rPr>
        <w:t xml:space="preserve">s. Seguido de esto se crea una URL con el identificador  para ingresar a la página del usuario con todos los comentarios realizados por este. Una vez en esta página, se extraen los comentarios realizados con su identificador de restaurante, fecha del comentario y puntuación asociada. </w:t>
      </w:r>
      <w:r w:rsidR="00854790">
        <w:rPr>
          <w:rFonts w:ascii="Times New Roman" w:hAnsi="Times New Roman" w:cs="Times New Roman"/>
          <w:sz w:val="24"/>
        </w:rPr>
        <w:t xml:space="preserve"> A continuación se presenta el pseudocódigo</w:t>
      </w:r>
      <w:r w:rsidR="00B43291">
        <w:rPr>
          <w:rFonts w:ascii="Times New Roman" w:hAnsi="Times New Roman" w:cs="Times New Roman"/>
          <w:sz w:val="24"/>
        </w:rPr>
        <w:t xml:space="preserve"> del segundo programa creado</w:t>
      </w:r>
      <w:r w:rsidR="00854790">
        <w:rPr>
          <w:rFonts w:ascii="Times New Roman" w:hAnsi="Times New Roman" w:cs="Times New Roman"/>
          <w:sz w:val="24"/>
        </w:rPr>
        <w:t>.</w:t>
      </w:r>
      <w:r>
        <w:rPr>
          <w:rFonts w:ascii="Times New Roman" w:hAnsi="Times New Roman" w:cs="Times New Roman"/>
          <w:sz w:val="24"/>
        </w:rPr>
        <w:t xml:space="preserve"> </w:t>
      </w:r>
    </w:p>
    <w:p w14:paraId="1939946D" w14:textId="662DFAD9" w:rsidR="0084668B" w:rsidRDefault="0084668B" w:rsidP="005107F1">
      <w:pPr>
        <w:spacing w:line="360" w:lineRule="auto"/>
        <w:rPr>
          <w:rFonts w:ascii="Times New Roman" w:hAnsi="Times New Roman" w:cs="Times New Roman"/>
          <w:sz w:val="24"/>
        </w:rPr>
      </w:pPr>
      <w:r>
        <w:rPr>
          <w:noProof/>
          <w:lang w:val="es-CL" w:eastAsia="es-CL"/>
        </w:rPr>
        <mc:AlternateContent>
          <mc:Choice Requires="wps">
            <w:drawing>
              <wp:anchor distT="0" distB="0" distL="114300" distR="114300" simplePos="0" relativeHeight="251683840" behindDoc="0" locked="0" layoutInCell="1" allowOverlap="1" wp14:anchorId="3768F21B" wp14:editId="4814192E">
                <wp:simplePos x="0" y="0"/>
                <wp:positionH relativeFrom="column">
                  <wp:posOffset>300990</wp:posOffset>
                </wp:positionH>
                <wp:positionV relativeFrom="paragraph">
                  <wp:posOffset>3587750</wp:posOffset>
                </wp:positionV>
                <wp:extent cx="5106035" cy="635"/>
                <wp:effectExtent l="0" t="0" r="0" b="2540"/>
                <wp:wrapSquare wrapText="bothSides"/>
                <wp:docPr id="3" name="3 Cuadro de texto"/>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a:effectLst/>
                      </wps:spPr>
                      <wps:txbx>
                        <w:txbxContent>
                          <w:p w14:paraId="4D2D964C" w14:textId="77777777" w:rsidR="003D43B4" w:rsidRPr="00F67F2D" w:rsidRDefault="003D43B4" w:rsidP="0084668B">
                            <w:pPr>
                              <w:pStyle w:val="Epgrafe"/>
                              <w:jc w:val="center"/>
                              <w:rPr>
                                <w:rFonts w:ascii="Times New Roman" w:hAnsi="Times New Roman" w:cs="Times New Roman"/>
                                <w:b w:val="0"/>
                                <w:noProof/>
                                <w:color w:val="auto"/>
                                <w:sz w:val="24"/>
                              </w:rPr>
                            </w:pPr>
                            <w:r w:rsidRPr="00F67F2D">
                              <w:rPr>
                                <w:rFonts w:ascii="Times New Roman" w:hAnsi="Times New Roman" w:cs="Times New Roman"/>
                                <w:b w:val="0"/>
                                <w:color w:val="auto"/>
                                <w:sz w:val="24"/>
                              </w:rPr>
                              <w:t xml:space="preserve">Figura </w:t>
                            </w:r>
                            <w:r w:rsidRPr="00F67F2D">
                              <w:rPr>
                                <w:rFonts w:ascii="Times New Roman" w:hAnsi="Times New Roman" w:cs="Times New Roman"/>
                                <w:b w:val="0"/>
                                <w:color w:val="auto"/>
                                <w:sz w:val="24"/>
                              </w:rPr>
                              <w:fldChar w:fldCharType="begin"/>
                            </w:r>
                            <w:r w:rsidRPr="00F67F2D">
                              <w:rPr>
                                <w:rFonts w:ascii="Times New Roman" w:hAnsi="Times New Roman" w:cs="Times New Roman"/>
                                <w:b w:val="0"/>
                                <w:color w:val="auto"/>
                                <w:sz w:val="24"/>
                              </w:rPr>
                              <w:instrText xml:space="preserve"> SEQ Figura \* ARABIC </w:instrText>
                            </w:r>
                            <w:r w:rsidRPr="00F67F2D">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3</w:t>
                            </w:r>
                            <w:r w:rsidRPr="00F67F2D">
                              <w:rPr>
                                <w:rFonts w:ascii="Times New Roman" w:hAnsi="Times New Roman" w:cs="Times New Roman"/>
                                <w:b w:val="0"/>
                                <w:color w:val="auto"/>
                                <w:sz w:val="24"/>
                              </w:rPr>
                              <w:fldChar w:fldCharType="end"/>
                            </w:r>
                            <w:r w:rsidRPr="00F67F2D">
                              <w:rPr>
                                <w:rFonts w:ascii="Times New Roman" w:hAnsi="Times New Roman" w:cs="Times New Roman"/>
                                <w:b w:val="0"/>
                                <w:color w:val="auto"/>
                                <w:sz w:val="24"/>
                              </w:rPr>
                              <w:t>: Pseudocódigo de segundo programa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 Cuadro de texto" o:spid="_x0000_s1029" type="#_x0000_t202" style="position:absolute;left:0;text-align:left;margin-left:23.7pt;margin-top:282.5pt;width:402.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" stroked="f">
                <v:textbox style="mso-fit-shape-to-text:t" inset="0,0,0,0">
                  <w:txbxContent>
                    <w:p w14:paraId="4D2D964C" w14:textId="77777777" w:rsidR="003D43B4" w:rsidRPr="00F67F2D" w:rsidRDefault="003D43B4" w:rsidP="0084668B">
                      <w:pPr>
                        <w:pStyle w:val="Epgrafe"/>
                        <w:jc w:val="center"/>
                        <w:rPr>
                          <w:rFonts w:ascii="Times New Roman" w:hAnsi="Times New Roman" w:cs="Times New Roman"/>
                          <w:b w:val="0"/>
                          <w:noProof/>
                          <w:color w:val="auto"/>
                          <w:sz w:val="24"/>
                        </w:rPr>
                      </w:pPr>
                      <w:r w:rsidRPr="00F67F2D">
                        <w:rPr>
                          <w:rFonts w:ascii="Times New Roman" w:hAnsi="Times New Roman" w:cs="Times New Roman"/>
                          <w:b w:val="0"/>
                          <w:color w:val="auto"/>
                          <w:sz w:val="24"/>
                        </w:rPr>
                        <w:t xml:space="preserve">Figura </w:t>
                      </w:r>
                      <w:r w:rsidRPr="00F67F2D">
                        <w:rPr>
                          <w:rFonts w:ascii="Times New Roman" w:hAnsi="Times New Roman" w:cs="Times New Roman"/>
                          <w:b w:val="0"/>
                          <w:color w:val="auto"/>
                          <w:sz w:val="24"/>
                        </w:rPr>
                        <w:fldChar w:fldCharType="begin"/>
                      </w:r>
                      <w:r w:rsidRPr="00F67F2D">
                        <w:rPr>
                          <w:rFonts w:ascii="Times New Roman" w:hAnsi="Times New Roman" w:cs="Times New Roman"/>
                          <w:b w:val="0"/>
                          <w:color w:val="auto"/>
                          <w:sz w:val="24"/>
                        </w:rPr>
                        <w:instrText xml:space="preserve"> SEQ Figura \* ARABIC </w:instrText>
                      </w:r>
                      <w:r w:rsidRPr="00F67F2D">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3</w:t>
                      </w:r>
                      <w:r w:rsidRPr="00F67F2D">
                        <w:rPr>
                          <w:rFonts w:ascii="Times New Roman" w:hAnsi="Times New Roman" w:cs="Times New Roman"/>
                          <w:b w:val="0"/>
                          <w:color w:val="auto"/>
                          <w:sz w:val="24"/>
                        </w:rPr>
                        <w:fldChar w:fldCharType="end"/>
                      </w:r>
                      <w:r w:rsidRPr="00F67F2D">
                        <w:rPr>
                          <w:rFonts w:ascii="Times New Roman" w:hAnsi="Times New Roman" w:cs="Times New Roman"/>
                          <w:b w:val="0"/>
                          <w:color w:val="auto"/>
                          <w:sz w:val="24"/>
                        </w:rPr>
                        <w:t>: Pseudocódigo de segundo programa</w:t>
                      </w:r>
                    </w:p>
                  </w:txbxContent>
                </v:textbox>
                <w10:wrap type="square"/>
              </v:shape>
            </w:pict>
          </mc:Fallback>
        </mc:AlternateContent>
      </w:r>
    </w:p>
    <w:p w14:paraId="50FFD072" w14:textId="2E1B3E33" w:rsidR="0084668B" w:rsidRDefault="0084668B" w:rsidP="005107F1">
      <w:pPr>
        <w:spacing w:line="360" w:lineRule="auto"/>
        <w:rPr>
          <w:rFonts w:ascii="Times New Roman" w:hAnsi="Times New Roman" w:cs="Times New Roman"/>
          <w:sz w:val="24"/>
        </w:rPr>
      </w:pPr>
    </w:p>
    <w:p w14:paraId="0BA134E0" w14:textId="1853BDB7" w:rsidR="0084668B" w:rsidRDefault="0084668B" w:rsidP="005107F1">
      <w:pPr>
        <w:spacing w:line="360" w:lineRule="auto"/>
        <w:rPr>
          <w:rFonts w:ascii="Times New Roman" w:hAnsi="Times New Roman" w:cs="Times New Roman"/>
          <w:sz w:val="24"/>
        </w:rPr>
      </w:pPr>
    </w:p>
    <w:p w14:paraId="71C97E52" w14:textId="43D13D68" w:rsidR="00C250DF" w:rsidRDefault="002136ED" w:rsidP="005107F1">
      <w:pPr>
        <w:spacing w:line="360" w:lineRule="auto"/>
        <w:rPr>
          <w:rFonts w:ascii="Times New Roman" w:hAnsi="Times New Roman" w:cs="Times New Roman"/>
          <w:sz w:val="24"/>
        </w:rPr>
      </w:pPr>
      <w:r>
        <w:rPr>
          <w:rFonts w:ascii="Times New Roman" w:hAnsi="Times New Roman" w:cs="Times New Roman"/>
          <w:sz w:val="24"/>
        </w:rPr>
        <w:lastRenderedPageBreak/>
        <w:t xml:space="preserve">Finalmente, el </w:t>
      </w:r>
      <w:proofErr w:type="spellStart"/>
      <w:r>
        <w:rPr>
          <w:rFonts w:ascii="Times New Roman" w:hAnsi="Times New Roman" w:cs="Times New Roman"/>
          <w:sz w:val="24"/>
        </w:rPr>
        <w:t>dataset</w:t>
      </w:r>
      <w:proofErr w:type="spellEnd"/>
      <w:r>
        <w:rPr>
          <w:rFonts w:ascii="Times New Roman" w:hAnsi="Times New Roman" w:cs="Times New Roman"/>
          <w:sz w:val="24"/>
        </w:rPr>
        <w:t xml:space="preserve"> creado posee 15</w:t>
      </w:r>
      <w:r w:rsidR="008C490C">
        <w:rPr>
          <w:rFonts w:ascii="Times New Roman" w:hAnsi="Times New Roman" w:cs="Times New Roman"/>
          <w:sz w:val="24"/>
        </w:rPr>
        <w:t xml:space="preserve"> </w:t>
      </w:r>
      <w:r>
        <w:rPr>
          <w:rFonts w:ascii="Times New Roman" w:hAnsi="Times New Roman" w:cs="Times New Roman"/>
          <w:sz w:val="24"/>
        </w:rPr>
        <w:t>358 comentarios</w:t>
      </w:r>
      <w:r w:rsidR="003F1F5F">
        <w:rPr>
          <w:rFonts w:ascii="Times New Roman" w:hAnsi="Times New Roman" w:cs="Times New Roman"/>
          <w:sz w:val="24"/>
        </w:rPr>
        <w:t xml:space="preserve"> distribuidos entre 7</w:t>
      </w:r>
      <w:r w:rsidR="008C490C">
        <w:rPr>
          <w:rFonts w:ascii="Times New Roman" w:hAnsi="Times New Roman" w:cs="Times New Roman"/>
          <w:sz w:val="24"/>
        </w:rPr>
        <w:t xml:space="preserve"> </w:t>
      </w:r>
      <w:r w:rsidR="003F1F5F">
        <w:rPr>
          <w:rFonts w:ascii="Times New Roman" w:hAnsi="Times New Roman" w:cs="Times New Roman"/>
          <w:sz w:val="24"/>
        </w:rPr>
        <w:t>436 usuarios diferentes y 504 restaurantes</w:t>
      </w:r>
      <w:r>
        <w:rPr>
          <w:rFonts w:ascii="Times New Roman" w:hAnsi="Times New Roman" w:cs="Times New Roman"/>
          <w:sz w:val="24"/>
        </w:rPr>
        <w:t>.</w:t>
      </w:r>
      <w:r w:rsidR="00D06036">
        <w:rPr>
          <w:rFonts w:ascii="Times New Roman" w:hAnsi="Times New Roman" w:cs="Times New Roman"/>
          <w:sz w:val="24"/>
        </w:rPr>
        <w:t xml:space="preserve"> </w:t>
      </w:r>
      <w:r w:rsidR="00847047" w:rsidRPr="00847047">
        <w:rPr>
          <w:rFonts w:ascii="Times New Roman" w:hAnsi="Times New Roman" w:cs="Times New Roman"/>
          <w:sz w:val="24"/>
        </w:rPr>
        <w:t xml:space="preserve">En la </w:t>
      </w:r>
      <w:r w:rsidR="00847047" w:rsidRPr="00847047">
        <w:rPr>
          <w:rFonts w:ascii="Times New Roman" w:hAnsi="Times New Roman" w:cs="Times New Roman"/>
          <w:sz w:val="24"/>
        </w:rPr>
        <w:fldChar w:fldCharType="begin"/>
      </w:r>
      <w:r w:rsidR="00847047" w:rsidRPr="00847047">
        <w:rPr>
          <w:rFonts w:ascii="Times New Roman" w:hAnsi="Times New Roman" w:cs="Times New Roman"/>
          <w:sz w:val="24"/>
        </w:rPr>
        <w:instrText xml:space="preserve"> REF _Ref511585938 \h  \* MERGEFORMAT </w:instrText>
      </w:r>
      <w:r w:rsidR="00847047" w:rsidRPr="00847047">
        <w:rPr>
          <w:rFonts w:ascii="Times New Roman" w:hAnsi="Times New Roman" w:cs="Times New Roman"/>
          <w:sz w:val="24"/>
        </w:rPr>
      </w:r>
      <w:r w:rsidR="00847047" w:rsidRPr="00847047">
        <w:rPr>
          <w:rFonts w:ascii="Times New Roman" w:hAnsi="Times New Roman" w:cs="Times New Roman"/>
          <w:sz w:val="24"/>
        </w:rPr>
        <w:fldChar w:fldCharType="separate"/>
      </w:r>
      <w:r w:rsidR="00847047" w:rsidRPr="00847047">
        <w:rPr>
          <w:rFonts w:ascii="Times New Roman" w:hAnsi="Times New Roman" w:cs="Times New Roman"/>
          <w:sz w:val="24"/>
        </w:rPr>
        <w:t xml:space="preserve">Tabla </w:t>
      </w:r>
      <w:r w:rsidR="00847047" w:rsidRPr="00847047">
        <w:rPr>
          <w:rFonts w:ascii="Times New Roman" w:hAnsi="Times New Roman" w:cs="Times New Roman"/>
          <w:noProof/>
          <w:sz w:val="24"/>
        </w:rPr>
        <w:t>4</w:t>
      </w:r>
      <w:r w:rsidR="00847047" w:rsidRPr="00847047">
        <w:rPr>
          <w:rFonts w:ascii="Times New Roman" w:hAnsi="Times New Roman" w:cs="Times New Roman"/>
          <w:sz w:val="24"/>
        </w:rPr>
        <w:fldChar w:fldCharType="end"/>
      </w:r>
      <w:r w:rsidR="00847047" w:rsidRPr="00847047">
        <w:rPr>
          <w:rFonts w:ascii="Times New Roman" w:hAnsi="Times New Roman" w:cs="Times New Roman"/>
          <w:sz w:val="24"/>
        </w:rPr>
        <w:t xml:space="preserve"> se presenta </w:t>
      </w:r>
      <w:r w:rsidR="00847047">
        <w:rPr>
          <w:rFonts w:ascii="Times New Roman" w:hAnsi="Times New Roman" w:cs="Times New Roman"/>
          <w:sz w:val="24"/>
        </w:rPr>
        <w:t xml:space="preserve">un ejemplo del archivo obtenido. Los identificadores de usuario </w:t>
      </w:r>
      <w:r w:rsidR="0099025E">
        <w:rPr>
          <w:rFonts w:ascii="Times New Roman" w:hAnsi="Times New Roman" w:cs="Times New Roman"/>
          <w:sz w:val="24"/>
        </w:rPr>
        <w:t>e identificadores de restaurantes fueron cambiados</w:t>
      </w:r>
      <w:r w:rsidR="00847047">
        <w:rPr>
          <w:rFonts w:ascii="Times New Roman" w:hAnsi="Times New Roman" w:cs="Times New Roman"/>
          <w:sz w:val="24"/>
        </w:rPr>
        <w:t xml:space="preserve"> para mantener la privacidad</w:t>
      </w:r>
      <w:r w:rsidR="0099025E">
        <w:rPr>
          <w:rFonts w:ascii="Times New Roman" w:hAnsi="Times New Roman" w:cs="Times New Roman"/>
          <w:sz w:val="24"/>
        </w:rPr>
        <w:t xml:space="preserve"> de los usuarios del sitio web. </w:t>
      </w:r>
    </w:p>
    <w:p w14:paraId="5A0013F6" w14:textId="77777777" w:rsidR="00C250DF" w:rsidRDefault="00C250DF" w:rsidP="005107F1">
      <w:pPr>
        <w:spacing w:line="360" w:lineRule="auto"/>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26"/>
        <w:gridCol w:w="1843"/>
        <w:gridCol w:w="1559"/>
        <w:gridCol w:w="1559"/>
        <w:gridCol w:w="2491"/>
      </w:tblGrid>
      <w:tr w:rsidR="00C250DF" w:rsidRPr="00847047" w14:paraId="214ED3A6" w14:textId="77777777" w:rsidTr="009767D0">
        <w:tc>
          <w:tcPr>
            <w:tcW w:w="1526" w:type="dxa"/>
            <w:tcBorders>
              <w:bottom w:val="single" w:sz="4" w:space="0" w:color="auto"/>
              <w:right w:val="nil"/>
            </w:tcBorders>
          </w:tcPr>
          <w:p w14:paraId="254819DD" w14:textId="79642713" w:rsidR="00C250DF" w:rsidRPr="00847047" w:rsidRDefault="00C250DF" w:rsidP="00C250DF">
            <w:pPr>
              <w:spacing w:line="360" w:lineRule="auto"/>
              <w:jc w:val="center"/>
              <w:rPr>
                <w:rFonts w:ascii="Times New Roman" w:hAnsi="Times New Roman" w:cs="Times New Roman"/>
                <w:b/>
                <w:sz w:val="24"/>
              </w:rPr>
            </w:pPr>
            <w:r w:rsidRPr="00847047">
              <w:rPr>
                <w:rFonts w:ascii="Times New Roman" w:hAnsi="Times New Roman" w:cs="Times New Roman"/>
                <w:b/>
                <w:sz w:val="24"/>
              </w:rPr>
              <w:t>ID Usuario</w:t>
            </w:r>
          </w:p>
        </w:tc>
        <w:tc>
          <w:tcPr>
            <w:tcW w:w="1843" w:type="dxa"/>
            <w:tcBorders>
              <w:left w:val="nil"/>
              <w:bottom w:val="single" w:sz="4" w:space="0" w:color="auto"/>
              <w:right w:val="nil"/>
            </w:tcBorders>
          </w:tcPr>
          <w:p w14:paraId="5A14E855" w14:textId="35C6AB44" w:rsidR="00C250DF" w:rsidRPr="00847047" w:rsidRDefault="00C250DF" w:rsidP="00C250DF">
            <w:pPr>
              <w:spacing w:line="360" w:lineRule="auto"/>
              <w:jc w:val="center"/>
              <w:rPr>
                <w:rFonts w:ascii="Times New Roman" w:hAnsi="Times New Roman" w:cs="Times New Roman"/>
                <w:b/>
                <w:sz w:val="24"/>
              </w:rPr>
            </w:pPr>
            <w:r w:rsidRPr="00847047">
              <w:rPr>
                <w:rFonts w:ascii="Times New Roman" w:hAnsi="Times New Roman" w:cs="Times New Roman"/>
                <w:b/>
                <w:sz w:val="24"/>
              </w:rPr>
              <w:t>ID Restaurante</w:t>
            </w:r>
          </w:p>
        </w:tc>
        <w:tc>
          <w:tcPr>
            <w:tcW w:w="1559" w:type="dxa"/>
            <w:tcBorders>
              <w:left w:val="nil"/>
              <w:bottom w:val="single" w:sz="4" w:space="0" w:color="auto"/>
              <w:right w:val="nil"/>
            </w:tcBorders>
          </w:tcPr>
          <w:p w14:paraId="6F21F5CB" w14:textId="21964714" w:rsidR="00C250DF" w:rsidRPr="00847047" w:rsidRDefault="00C250DF" w:rsidP="00C250DF">
            <w:pPr>
              <w:spacing w:line="360" w:lineRule="auto"/>
              <w:jc w:val="center"/>
              <w:rPr>
                <w:rFonts w:ascii="Times New Roman" w:hAnsi="Times New Roman" w:cs="Times New Roman"/>
                <w:b/>
                <w:sz w:val="24"/>
              </w:rPr>
            </w:pPr>
            <w:r w:rsidRPr="00847047">
              <w:rPr>
                <w:rFonts w:ascii="Times New Roman" w:hAnsi="Times New Roman" w:cs="Times New Roman"/>
                <w:b/>
                <w:sz w:val="24"/>
              </w:rPr>
              <w:t>Valoración</w:t>
            </w:r>
          </w:p>
        </w:tc>
        <w:tc>
          <w:tcPr>
            <w:tcW w:w="1559" w:type="dxa"/>
            <w:tcBorders>
              <w:left w:val="nil"/>
              <w:bottom w:val="single" w:sz="4" w:space="0" w:color="auto"/>
              <w:right w:val="nil"/>
            </w:tcBorders>
          </w:tcPr>
          <w:p w14:paraId="04DF62B0" w14:textId="1D31A156" w:rsidR="00C250DF" w:rsidRPr="00847047" w:rsidRDefault="00C250DF" w:rsidP="00C250DF">
            <w:pPr>
              <w:spacing w:line="360" w:lineRule="auto"/>
              <w:jc w:val="center"/>
              <w:rPr>
                <w:rFonts w:ascii="Times New Roman" w:hAnsi="Times New Roman" w:cs="Times New Roman"/>
                <w:b/>
                <w:sz w:val="24"/>
              </w:rPr>
            </w:pPr>
            <w:r w:rsidRPr="00847047">
              <w:rPr>
                <w:rFonts w:ascii="Times New Roman" w:hAnsi="Times New Roman" w:cs="Times New Roman"/>
                <w:b/>
                <w:sz w:val="24"/>
              </w:rPr>
              <w:t>Fecha</w:t>
            </w:r>
          </w:p>
        </w:tc>
        <w:tc>
          <w:tcPr>
            <w:tcW w:w="2491" w:type="dxa"/>
            <w:tcBorders>
              <w:left w:val="nil"/>
              <w:bottom w:val="single" w:sz="4" w:space="0" w:color="auto"/>
            </w:tcBorders>
          </w:tcPr>
          <w:p w14:paraId="08D9A9AC" w14:textId="14071645" w:rsidR="00C250DF" w:rsidRPr="00847047" w:rsidRDefault="00C250DF" w:rsidP="00C250DF">
            <w:pPr>
              <w:spacing w:line="360" w:lineRule="auto"/>
              <w:jc w:val="center"/>
              <w:rPr>
                <w:rFonts w:ascii="Times New Roman" w:hAnsi="Times New Roman" w:cs="Times New Roman"/>
                <w:b/>
                <w:sz w:val="24"/>
              </w:rPr>
            </w:pPr>
            <w:r w:rsidRPr="00847047">
              <w:rPr>
                <w:rFonts w:ascii="Times New Roman" w:hAnsi="Times New Roman" w:cs="Times New Roman"/>
                <w:b/>
                <w:sz w:val="24"/>
              </w:rPr>
              <w:t>Reseña</w:t>
            </w:r>
          </w:p>
        </w:tc>
      </w:tr>
      <w:tr w:rsidR="00C250DF" w:rsidRPr="00847047" w14:paraId="463F56F2" w14:textId="77777777" w:rsidTr="00C250DF">
        <w:tc>
          <w:tcPr>
            <w:tcW w:w="1526" w:type="dxa"/>
            <w:tcBorders>
              <w:bottom w:val="nil"/>
              <w:right w:val="nil"/>
            </w:tcBorders>
          </w:tcPr>
          <w:p w14:paraId="681A4891" w14:textId="6EEE071E"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0</w:t>
            </w:r>
          </w:p>
        </w:tc>
        <w:tc>
          <w:tcPr>
            <w:tcW w:w="1843" w:type="dxa"/>
            <w:tcBorders>
              <w:left w:val="nil"/>
              <w:bottom w:val="nil"/>
              <w:right w:val="nil"/>
            </w:tcBorders>
          </w:tcPr>
          <w:p w14:paraId="535EC488" w14:textId="2F8A4E4C" w:rsidR="00C250DF" w:rsidRPr="00847047" w:rsidRDefault="0099025E" w:rsidP="00C250DF">
            <w:pPr>
              <w:spacing w:line="360" w:lineRule="auto"/>
              <w:jc w:val="center"/>
              <w:rPr>
                <w:rFonts w:ascii="Times New Roman" w:hAnsi="Times New Roman" w:cs="Times New Roman"/>
                <w:sz w:val="24"/>
              </w:rPr>
            </w:pPr>
            <w:r>
              <w:rPr>
                <w:rFonts w:ascii="Times New Roman" w:hAnsi="Times New Roman" w:cs="Times New Roman"/>
                <w:sz w:val="24"/>
              </w:rPr>
              <w:t>5355</w:t>
            </w:r>
          </w:p>
        </w:tc>
        <w:tc>
          <w:tcPr>
            <w:tcW w:w="1559" w:type="dxa"/>
            <w:tcBorders>
              <w:left w:val="nil"/>
              <w:bottom w:val="nil"/>
              <w:right w:val="nil"/>
            </w:tcBorders>
          </w:tcPr>
          <w:p w14:paraId="75A677C9" w14:textId="6F486501"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4.0</w:t>
            </w:r>
          </w:p>
        </w:tc>
        <w:tc>
          <w:tcPr>
            <w:tcW w:w="1559" w:type="dxa"/>
            <w:tcBorders>
              <w:left w:val="nil"/>
              <w:bottom w:val="nil"/>
              <w:right w:val="nil"/>
            </w:tcBorders>
          </w:tcPr>
          <w:p w14:paraId="0E4E46D2" w14:textId="46D0E7C4"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19/12/2017</w:t>
            </w:r>
          </w:p>
        </w:tc>
        <w:tc>
          <w:tcPr>
            <w:tcW w:w="2491" w:type="dxa"/>
            <w:tcBorders>
              <w:left w:val="nil"/>
              <w:bottom w:val="nil"/>
            </w:tcBorders>
          </w:tcPr>
          <w:p w14:paraId="6BFF8FDF" w14:textId="38F63326" w:rsidR="00C250DF" w:rsidRPr="00847047" w:rsidRDefault="00C250DF" w:rsidP="005107F1">
            <w:pPr>
              <w:spacing w:line="360" w:lineRule="auto"/>
              <w:rPr>
                <w:rFonts w:ascii="Times New Roman" w:hAnsi="Times New Roman" w:cs="Times New Roman"/>
                <w:sz w:val="24"/>
              </w:rPr>
            </w:pPr>
            <w:r w:rsidRPr="00847047">
              <w:rPr>
                <w:rFonts w:ascii="Times New Roman" w:hAnsi="Times New Roman" w:cs="Times New Roman"/>
                <w:sz w:val="24"/>
              </w:rPr>
              <w:t>Buen restaurante con impecable servicio.</w:t>
            </w:r>
          </w:p>
        </w:tc>
      </w:tr>
      <w:tr w:rsidR="00C250DF" w:rsidRPr="00847047" w14:paraId="28461CA3" w14:textId="77777777" w:rsidTr="00C250DF">
        <w:tc>
          <w:tcPr>
            <w:tcW w:w="1526" w:type="dxa"/>
            <w:tcBorders>
              <w:top w:val="nil"/>
              <w:bottom w:val="nil"/>
              <w:right w:val="nil"/>
            </w:tcBorders>
          </w:tcPr>
          <w:p w14:paraId="06F76233" w14:textId="3C93F0A0"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1</w:t>
            </w:r>
          </w:p>
        </w:tc>
        <w:tc>
          <w:tcPr>
            <w:tcW w:w="1843" w:type="dxa"/>
            <w:tcBorders>
              <w:top w:val="nil"/>
              <w:left w:val="nil"/>
              <w:bottom w:val="nil"/>
              <w:right w:val="nil"/>
            </w:tcBorders>
          </w:tcPr>
          <w:p w14:paraId="5B7F01A9" w14:textId="76CD4F18" w:rsidR="00C250DF" w:rsidRPr="00847047" w:rsidRDefault="0099025E" w:rsidP="00C250DF">
            <w:pPr>
              <w:spacing w:line="360" w:lineRule="auto"/>
              <w:jc w:val="center"/>
              <w:rPr>
                <w:rFonts w:ascii="Times New Roman" w:hAnsi="Times New Roman" w:cs="Times New Roman"/>
                <w:sz w:val="24"/>
              </w:rPr>
            </w:pPr>
            <w:r>
              <w:rPr>
                <w:rFonts w:ascii="Times New Roman" w:hAnsi="Times New Roman" w:cs="Times New Roman"/>
                <w:sz w:val="24"/>
              </w:rPr>
              <w:t>5355</w:t>
            </w:r>
          </w:p>
        </w:tc>
        <w:tc>
          <w:tcPr>
            <w:tcW w:w="1559" w:type="dxa"/>
            <w:tcBorders>
              <w:top w:val="nil"/>
              <w:left w:val="nil"/>
              <w:bottom w:val="nil"/>
              <w:right w:val="nil"/>
            </w:tcBorders>
          </w:tcPr>
          <w:p w14:paraId="326FA702" w14:textId="4757C908"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5.0</w:t>
            </w:r>
          </w:p>
        </w:tc>
        <w:tc>
          <w:tcPr>
            <w:tcW w:w="1559" w:type="dxa"/>
            <w:tcBorders>
              <w:top w:val="nil"/>
              <w:left w:val="nil"/>
              <w:bottom w:val="nil"/>
              <w:right w:val="nil"/>
            </w:tcBorders>
          </w:tcPr>
          <w:p w14:paraId="0066BFD0" w14:textId="373F68C0"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18/12/2017</w:t>
            </w:r>
          </w:p>
        </w:tc>
        <w:tc>
          <w:tcPr>
            <w:tcW w:w="2491" w:type="dxa"/>
            <w:tcBorders>
              <w:top w:val="nil"/>
              <w:left w:val="nil"/>
              <w:bottom w:val="nil"/>
            </w:tcBorders>
          </w:tcPr>
          <w:p w14:paraId="00D93801" w14:textId="319D63AD" w:rsidR="00C250DF" w:rsidRPr="00847047" w:rsidRDefault="00C250DF" w:rsidP="005107F1">
            <w:pPr>
              <w:spacing w:line="360" w:lineRule="auto"/>
              <w:rPr>
                <w:rFonts w:ascii="Times New Roman" w:hAnsi="Times New Roman" w:cs="Times New Roman"/>
                <w:sz w:val="24"/>
              </w:rPr>
            </w:pPr>
            <w:r w:rsidRPr="00847047">
              <w:rPr>
                <w:rFonts w:ascii="Times New Roman" w:hAnsi="Times New Roman" w:cs="Times New Roman"/>
                <w:sz w:val="24"/>
              </w:rPr>
              <w:t>Excelente relación precio calidad.</w:t>
            </w:r>
          </w:p>
        </w:tc>
      </w:tr>
      <w:tr w:rsidR="00C250DF" w:rsidRPr="00847047" w14:paraId="641541B3" w14:textId="77777777" w:rsidTr="00C250DF">
        <w:trPr>
          <w:trHeight w:val="748"/>
        </w:trPr>
        <w:tc>
          <w:tcPr>
            <w:tcW w:w="1526" w:type="dxa"/>
            <w:tcBorders>
              <w:top w:val="nil"/>
              <w:bottom w:val="nil"/>
              <w:right w:val="nil"/>
            </w:tcBorders>
          </w:tcPr>
          <w:p w14:paraId="24C569C0" w14:textId="1283052A"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2</w:t>
            </w:r>
          </w:p>
        </w:tc>
        <w:tc>
          <w:tcPr>
            <w:tcW w:w="1843" w:type="dxa"/>
            <w:tcBorders>
              <w:top w:val="nil"/>
              <w:left w:val="nil"/>
              <w:bottom w:val="nil"/>
              <w:right w:val="nil"/>
            </w:tcBorders>
          </w:tcPr>
          <w:p w14:paraId="4476C351" w14:textId="2DA38273" w:rsidR="00C250DF" w:rsidRPr="00847047" w:rsidRDefault="0099025E" w:rsidP="00C250DF">
            <w:pPr>
              <w:spacing w:line="360" w:lineRule="auto"/>
              <w:jc w:val="center"/>
              <w:rPr>
                <w:rFonts w:ascii="Times New Roman" w:hAnsi="Times New Roman" w:cs="Times New Roman"/>
                <w:sz w:val="24"/>
              </w:rPr>
            </w:pPr>
            <w:r>
              <w:rPr>
                <w:rFonts w:ascii="Times New Roman" w:hAnsi="Times New Roman" w:cs="Times New Roman"/>
                <w:sz w:val="24"/>
              </w:rPr>
              <w:t>5355</w:t>
            </w:r>
          </w:p>
        </w:tc>
        <w:tc>
          <w:tcPr>
            <w:tcW w:w="1559" w:type="dxa"/>
            <w:tcBorders>
              <w:top w:val="nil"/>
              <w:left w:val="nil"/>
              <w:bottom w:val="nil"/>
              <w:right w:val="nil"/>
            </w:tcBorders>
          </w:tcPr>
          <w:p w14:paraId="1B2FC8BA" w14:textId="06CFBDB3"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3.5</w:t>
            </w:r>
          </w:p>
        </w:tc>
        <w:tc>
          <w:tcPr>
            <w:tcW w:w="1559" w:type="dxa"/>
            <w:tcBorders>
              <w:top w:val="nil"/>
              <w:left w:val="nil"/>
              <w:bottom w:val="nil"/>
              <w:right w:val="nil"/>
            </w:tcBorders>
          </w:tcPr>
          <w:p w14:paraId="13345A4B" w14:textId="6F5ED757"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13/12/2017</w:t>
            </w:r>
          </w:p>
        </w:tc>
        <w:tc>
          <w:tcPr>
            <w:tcW w:w="2491" w:type="dxa"/>
            <w:tcBorders>
              <w:top w:val="nil"/>
              <w:left w:val="nil"/>
              <w:bottom w:val="nil"/>
            </w:tcBorders>
          </w:tcPr>
          <w:p w14:paraId="5A78B71A" w14:textId="711CF2C5" w:rsidR="00C250DF" w:rsidRPr="00847047" w:rsidRDefault="00C250DF" w:rsidP="005107F1">
            <w:pPr>
              <w:spacing w:line="360" w:lineRule="auto"/>
              <w:rPr>
                <w:rFonts w:ascii="Times New Roman" w:hAnsi="Times New Roman" w:cs="Times New Roman"/>
                <w:sz w:val="24"/>
              </w:rPr>
            </w:pPr>
            <w:r w:rsidRPr="00847047">
              <w:rPr>
                <w:rFonts w:ascii="Times New Roman" w:hAnsi="Times New Roman" w:cs="Times New Roman"/>
                <w:sz w:val="24"/>
              </w:rPr>
              <w:t>Un lugar agradable.</w:t>
            </w:r>
          </w:p>
        </w:tc>
      </w:tr>
      <w:tr w:rsidR="00C250DF" w:rsidRPr="00847047" w14:paraId="3E3458AB" w14:textId="77777777" w:rsidTr="00C250DF">
        <w:tc>
          <w:tcPr>
            <w:tcW w:w="1526" w:type="dxa"/>
            <w:tcBorders>
              <w:top w:val="nil"/>
              <w:bottom w:val="nil"/>
              <w:right w:val="nil"/>
            </w:tcBorders>
          </w:tcPr>
          <w:p w14:paraId="1E866764" w14:textId="4769EA55"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3</w:t>
            </w:r>
          </w:p>
        </w:tc>
        <w:tc>
          <w:tcPr>
            <w:tcW w:w="1843" w:type="dxa"/>
            <w:tcBorders>
              <w:top w:val="nil"/>
              <w:left w:val="nil"/>
              <w:bottom w:val="nil"/>
              <w:right w:val="nil"/>
            </w:tcBorders>
          </w:tcPr>
          <w:p w14:paraId="2539285E" w14:textId="765BF2B0" w:rsidR="00C250DF" w:rsidRPr="00847047" w:rsidRDefault="0099025E" w:rsidP="00C250DF">
            <w:pPr>
              <w:spacing w:line="360" w:lineRule="auto"/>
              <w:jc w:val="center"/>
              <w:rPr>
                <w:rFonts w:ascii="Times New Roman" w:hAnsi="Times New Roman" w:cs="Times New Roman"/>
                <w:sz w:val="24"/>
              </w:rPr>
            </w:pPr>
            <w:r>
              <w:rPr>
                <w:rFonts w:ascii="Times New Roman" w:hAnsi="Times New Roman" w:cs="Times New Roman"/>
                <w:sz w:val="24"/>
              </w:rPr>
              <w:t>5355</w:t>
            </w:r>
          </w:p>
        </w:tc>
        <w:tc>
          <w:tcPr>
            <w:tcW w:w="1559" w:type="dxa"/>
            <w:tcBorders>
              <w:top w:val="nil"/>
              <w:left w:val="nil"/>
              <w:bottom w:val="nil"/>
              <w:right w:val="nil"/>
            </w:tcBorders>
          </w:tcPr>
          <w:p w14:paraId="1CCE6B1A" w14:textId="6AAD25C3"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4.0</w:t>
            </w:r>
          </w:p>
        </w:tc>
        <w:tc>
          <w:tcPr>
            <w:tcW w:w="1559" w:type="dxa"/>
            <w:tcBorders>
              <w:top w:val="nil"/>
              <w:left w:val="nil"/>
              <w:bottom w:val="nil"/>
              <w:right w:val="nil"/>
            </w:tcBorders>
          </w:tcPr>
          <w:p w14:paraId="35EF8CD4" w14:textId="4D1A2DBB"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13/12/2017</w:t>
            </w:r>
          </w:p>
        </w:tc>
        <w:tc>
          <w:tcPr>
            <w:tcW w:w="2491" w:type="dxa"/>
            <w:tcBorders>
              <w:top w:val="nil"/>
              <w:left w:val="nil"/>
              <w:bottom w:val="nil"/>
            </w:tcBorders>
          </w:tcPr>
          <w:p w14:paraId="41FA6653" w14:textId="30933145" w:rsidR="00C250DF" w:rsidRPr="00847047" w:rsidRDefault="00C250DF" w:rsidP="005107F1">
            <w:pPr>
              <w:spacing w:line="360" w:lineRule="auto"/>
              <w:rPr>
                <w:rFonts w:ascii="Times New Roman" w:hAnsi="Times New Roman" w:cs="Times New Roman"/>
                <w:sz w:val="24"/>
              </w:rPr>
            </w:pPr>
            <w:r w:rsidRPr="00847047">
              <w:rPr>
                <w:rFonts w:ascii="Times New Roman" w:hAnsi="Times New Roman" w:cs="Times New Roman"/>
                <w:sz w:val="24"/>
              </w:rPr>
              <w:t>Muy buena comida a buen precio.</w:t>
            </w:r>
          </w:p>
        </w:tc>
      </w:tr>
      <w:tr w:rsidR="00C250DF" w:rsidRPr="00847047" w14:paraId="391EC172" w14:textId="77777777" w:rsidTr="00C250DF">
        <w:tc>
          <w:tcPr>
            <w:tcW w:w="1526" w:type="dxa"/>
            <w:tcBorders>
              <w:top w:val="nil"/>
              <w:right w:val="nil"/>
            </w:tcBorders>
          </w:tcPr>
          <w:p w14:paraId="793A5BC7" w14:textId="454FA30F"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4</w:t>
            </w:r>
          </w:p>
        </w:tc>
        <w:tc>
          <w:tcPr>
            <w:tcW w:w="1843" w:type="dxa"/>
            <w:tcBorders>
              <w:top w:val="nil"/>
              <w:left w:val="nil"/>
              <w:right w:val="nil"/>
            </w:tcBorders>
          </w:tcPr>
          <w:p w14:paraId="4EDFE252" w14:textId="7C080FCC" w:rsidR="00C250DF" w:rsidRPr="00847047" w:rsidRDefault="0099025E" w:rsidP="00C250DF">
            <w:pPr>
              <w:spacing w:line="360" w:lineRule="auto"/>
              <w:jc w:val="center"/>
              <w:rPr>
                <w:rFonts w:ascii="Times New Roman" w:hAnsi="Times New Roman" w:cs="Times New Roman"/>
                <w:sz w:val="24"/>
              </w:rPr>
            </w:pPr>
            <w:r>
              <w:rPr>
                <w:rFonts w:ascii="Times New Roman" w:hAnsi="Times New Roman" w:cs="Times New Roman"/>
                <w:sz w:val="24"/>
              </w:rPr>
              <w:t>5355</w:t>
            </w:r>
          </w:p>
        </w:tc>
        <w:tc>
          <w:tcPr>
            <w:tcW w:w="1559" w:type="dxa"/>
            <w:tcBorders>
              <w:top w:val="nil"/>
              <w:left w:val="nil"/>
              <w:right w:val="nil"/>
            </w:tcBorders>
          </w:tcPr>
          <w:p w14:paraId="7DFA3562" w14:textId="0F8E8A5A"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5.0</w:t>
            </w:r>
          </w:p>
        </w:tc>
        <w:tc>
          <w:tcPr>
            <w:tcW w:w="1559" w:type="dxa"/>
            <w:tcBorders>
              <w:top w:val="nil"/>
              <w:left w:val="nil"/>
              <w:right w:val="nil"/>
            </w:tcBorders>
          </w:tcPr>
          <w:p w14:paraId="02DEE964" w14:textId="4839CF90" w:rsidR="00C250DF" w:rsidRPr="00847047" w:rsidRDefault="00C250DF" w:rsidP="00C250DF">
            <w:pPr>
              <w:spacing w:line="360" w:lineRule="auto"/>
              <w:jc w:val="center"/>
              <w:rPr>
                <w:rFonts w:ascii="Times New Roman" w:hAnsi="Times New Roman" w:cs="Times New Roman"/>
                <w:sz w:val="24"/>
              </w:rPr>
            </w:pPr>
            <w:r w:rsidRPr="00847047">
              <w:rPr>
                <w:rFonts w:ascii="Times New Roman" w:hAnsi="Times New Roman" w:cs="Times New Roman"/>
                <w:sz w:val="24"/>
              </w:rPr>
              <w:t>12/12/2017</w:t>
            </w:r>
          </w:p>
        </w:tc>
        <w:tc>
          <w:tcPr>
            <w:tcW w:w="2491" w:type="dxa"/>
            <w:tcBorders>
              <w:top w:val="nil"/>
              <w:left w:val="nil"/>
            </w:tcBorders>
          </w:tcPr>
          <w:p w14:paraId="3CAC4D50" w14:textId="03511E3D" w:rsidR="00C250DF" w:rsidRPr="00847047" w:rsidRDefault="00C250DF" w:rsidP="00C250DF">
            <w:pPr>
              <w:keepNext/>
              <w:spacing w:line="360" w:lineRule="auto"/>
              <w:rPr>
                <w:rFonts w:ascii="Times New Roman" w:hAnsi="Times New Roman" w:cs="Times New Roman"/>
                <w:sz w:val="24"/>
              </w:rPr>
            </w:pPr>
            <w:r w:rsidRPr="00847047">
              <w:rPr>
                <w:rFonts w:ascii="Times New Roman" w:hAnsi="Times New Roman" w:cs="Times New Roman"/>
                <w:sz w:val="24"/>
              </w:rPr>
              <w:t>Extraordinario el trato.</w:t>
            </w:r>
          </w:p>
        </w:tc>
      </w:tr>
    </w:tbl>
    <w:p w14:paraId="7423497C" w14:textId="0E2B12C0" w:rsidR="00C519D0" w:rsidRPr="00847047" w:rsidRDefault="00C250DF" w:rsidP="00C250DF">
      <w:pPr>
        <w:pStyle w:val="Epgrafe"/>
        <w:jc w:val="center"/>
        <w:rPr>
          <w:rFonts w:ascii="Times New Roman" w:hAnsi="Times New Roman" w:cs="Times New Roman"/>
          <w:b w:val="0"/>
          <w:color w:val="auto"/>
          <w:sz w:val="36"/>
        </w:rPr>
      </w:pPr>
      <w:bookmarkStart w:id="55" w:name="_Ref511585938"/>
      <w:r w:rsidRPr="00847047">
        <w:rPr>
          <w:rFonts w:ascii="Times New Roman" w:hAnsi="Times New Roman" w:cs="Times New Roman"/>
          <w:b w:val="0"/>
          <w:color w:val="auto"/>
          <w:sz w:val="24"/>
        </w:rPr>
        <w:t xml:space="preserve">Tabla </w:t>
      </w:r>
      <w:r w:rsidRPr="00847047">
        <w:rPr>
          <w:rFonts w:ascii="Times New Roman" w:hAnsi="Times New Roman" w:cs="Times New Roman"/>
          <w:b w:val="0"/>
          <w:color w:val="auto"/>
          <w:sz w:val="24"/>
        </w:rPr>
        <w:fldChar w:fldCharType="begin"/>
      </w:r>
      <w:r w:rsidRPr="00847047">
        <w:rPr>
          <w:rFonts w:ascii="Times New Roman" w:hAnsi="Times New Roman" w:cs="Times New Roman"/>
          <w:b w:val="0"/>
          <w:color w:val="auto"/>
          <w:sz w:val="24"/>
        </w:rPr>
        <w:instrText xml:space="preserve"> SEQ Tabla \* ARABIC </w:instrText>
      </w:r>
      <w:r w:rsidRPr="00847047">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4</w:t>
      </w:r>
      <w:r w:rsidRPr="00847047">
        <w:rPr>
          <w:rFonts w:ascii="Times New Roman" w:hAnsi="Times New Roman" w:cs="Times New Roman"/>
          <w:b w:val="0"/>
          <w:color w:val="auto"/>
          <w:sz w:val="24"/>
        </w:rPr>
        <w:fldChar w:fldCharType="end"/>
      </w:r>
      <w:bookmarkEnd w:id="55"/>
      <w:r w:rsidRPr="00847047">
        <w:rPr>
          <w:rFonts w:ascii="Times New Roman" w:hAnsi="Times New Roman" w:cs="Times New Roman"/>
          <w:b w:val="0"/>
          <w:color w:val="auto"/>
          <w:sz w:val="24"/>
        </w:rPr>
        <w:t xml:space="preserve">: Ejemplo de </w:t>
      </w:r>
      <w:proofErr w:type="spellStart"/>
      <w:r w:rsidRPr="00847047">
        <w:rPr>
          <w:rFonts w:ascii="Times New Roman" w:hAnsi="Times New Roman" w:cs="Times New Roman"/>
          <w:b w:val="0"/>
          <w:color w:val="auto"/>
          <w:sz w:val="24"/>
        </w:rPr>
        <w:t>Dataset</w:t>
      </w:r>
      <w:proofErr w:type="spellEnd"/>
    </w:p>
    <w:p w14:paraId="1C9F1E40" w14:textId="77777777" w:rsidR="00EB7590" w:rsidRDefault="00EB7590" w:rsidP="005107F1">
      <w:pPr>
        <w:spacing w:line="360" w:lineRule="auto"/>
        <w:rPr>
          <w:rFonts w:ascii="Times New Roman" w:hAnsi="Times New Roman" w:cs="Times New Roman"/>
          <w:sz w:val="24"/>
        </w:rPr>
      </w:pPr>
    </w:p>
    <w:p w14:paraId="66E1D4B2" w14:textId="77777777" w:rsidR="00C109B0" w:rsidRDefault="00C109B0" w:rsidP="005107F1">
      <w:pPr>
        <w:spacing w:line="360" w:lineRule="auto"/>
        <w:rPr>
          <w:rFonts w:ascii="Times New Roman" w:hAnsi="Times New Roman" w:cs="Times New Roman"/>
          <w:sz w:val="24"/>
        </w:rPr>
      </w:pPr>
    </w:p>
    <w:p w14:paraId="00A98B68" w14:textId="77777777" w:rsidR="00C109B0" w:rsidRDefault="00C109B0" w:rsidP="005107F1">
      <w:pPr>
        <w:spacing w:line="360" w:lineRule="auto"/>
        <w:rPr>
          <w:rFonts w:ascii="Times New Roman" w:hAnsi="Times New Roman" w:cs="Times New Roman"/>
          <w:sz w:val="24"/>
        </w:rPr>
      </w:pPr>
    </w:p>
    <w:p w14:paraId="5A4EFC24" w14:textId="77777777" w:rsidR="0084668B" w:rsidRDefault="0084668B" w:rsidP="005107F1">
      <w:pPr>
        <w:spacing w:line="360" w:lineRule="auto"/>
        <w:rPr>
          <w:rFonts w:ascii="Times New Roman" w:hAnsi="Times New Roman" w:cs="Times New Roman"/>
          <w:sz w:val="24"/>
        </w:rPr>
      </w:pPr>
    </w:p>
    <w:p w14:paraId="232BCC6B" w14:textId="77777777" w:rsidR="0084668B" w:rsidRDefault="0084668B" w:rsidP="005107F1">
      <w:pPr>
        <w:spacing w:line="360" w:lineRule="auto"/>
        <w:rPr>
          <w:rFonts w:ascii="Times New Roman" w:hAnsi="Times New Roman" w:cs="Times New Roman"/>
          <w:sz w:val="24"/>
        </w:rPr>
      </w:pPr>
    </w:p>
    <w:p w14:paraId="624DE874" w14:textId="77777777" w:rsidR="0084668B" w:rsidRDefault="0084668B" w:rsidP="005107F1">
      <w:pPr>
        <w:spacing w:line="360" w:lineRule="auto"/>
        <w:rPr>
          <w:rFonts w:ascii="Times New Roman" w:hAnsi="Times New Roman" w:cs="Times New Roman"/>
          <w:sz w:val="24"/>
        </w:rPr>
      </w:pPr>
    </w:p>
    <w:p w14:paraId="61DBA432" w14:textId="77777777" w:rsidR="0084668B" w:rsidRDefault="0084668B" w:rsidP="005107F1">
      <w:pPr>
        <w:spacing w:line="360" w:lineRule="auto"/>
        <w:rPr>
          <w:rFonts w:ascii="Times New Roman" w:hAnsi="Times New Roman" w:cs="Times New Roman"/>
          <w:sz w:val="24"/>
        </w:rPr>
      </w:pPr>
    </w:p>
    <w:p w14:paraId="42370E3F" w14:textId="77777777" w:rsidR="0084668B" w:rsidRDefault="0084668B" w:rsidP="005107F1">
      <w:pPr>
        <w:spacing w:line="360" w:lineRule="auto"/>
        <w:rPr>
          <w:rFonts w:ascii="Times New Roman" w:hAnsi="Times New Roman" w:cs="Times New Roman"/>
          <w:sz w:val="24"/>
        </w:rPr>
      </w:pPr>
    </w:p>
    <w:p w14:paraId="552A58EF" w14:textId="77777777" w:rsidR="0084668B" w:rsidRDefault="0084668B" w:rsidP="005107F1">
      <w:pPr>
        <w:spacing w:line="360" w:lineRule="auto"/>
        <w:rPr>
          <w:rFonts w:ascii="Times New Roman" w:hAnsi="Times New Roman" w:cs="Times New Roman"/>
          <w:sz w:val="24"/>
        </w:rPr>
      </w:pPr>
    </w:p>
    <w:p w14:paraId="08C71C20" w14:textId="77777777" w:rsidR="00F5771A" w:rsidRPr="0069712A" w:rsidRDefault="009F5EA9" w:rsidP="0069712A">
      <w:pPr>
        <w:pStyle w:val="Ttulo1"/>
      </w:pPr>
      <w:bookmarkStart w:id="56" w:name="_Toc511668884"/>
      <w:r w:rsidRPr="0069712A">
        <w:lastRenderedPageBreak/>
        <w:t>Desarrollo de la aplicación</w:t>
      </w:r>
      <w:bookmarkEnd w:id="56"/>
    </w:p>
    <w:p w14:paraId="598EB7B0" w14:textId="552D0D90" w:rsidR="00E84B45" w:rsidRPr="0034444E" w:rsidRDefault="0034444E" w:rsidP="00E84B45">
      <w:pPr>
        <w:rPr>
          <w:rFonts w:ascii="Times New Roman" w:hAnsi="Times New Roman" w:cs="Times New Roman"/>
          <w:sz w:val="24"/>
          <w:lang w:val="es-CL"/>
        </w:rPr>
      </w:pPr>
      <w:r>
        <w:rPr>
          <w:rFonts w:ascii="Times New Roman" w:hAnsi="Times New Roman" w:cs="Times New Roman"/>
          <w:sz w:val="24"/>
          <w:lang w:val="es-CL"/>
        </w:rPr>
        <w:t xml:space="preserve">En este capítulo se presenta </w:t>
      </w:r>
      <w:r w:rsidR="00D044A9">
        <w:rPr>
          <w:rFonts w:ascii="Times New Roman" w:hAnsi="Times New Roman" w:cs="Times New Roman"/>
          <w:sz w:val="24"/>
          <w:lang w:val="es-CL"/>
        </w:rPr>
        <w:t>los</w:t>
      </w:r>
      <w:r>
        <w:rPr>
          <w:rFonts w:ascii="Times New Roman" w:hAnsi="Times New Roman" w:cs="Times New Roman"/>
          <w:sz w:val="24"/>
          <w:lang w:val="es-CL"/>
        </w:rPr>
        <w:t xml:space="preserve"> requerimientos del sistema y su diagrama de casos de uso.</w:t>
      </w:r>
    </w:p>
    <w:p w14:paraId="5E72CAEA" w14:textId="3FAA1AE1" w:rsidR="00031A35" w:rsidRDefault="00D62A52" w:rsidP="00031A35">
      <w:pPr>
        <w:pStyle w:val="Ttulo2"/>
      </w:pPr>
      <w:bookmarkStart w:id="57" w:name="_Toc511668885"/>
      <w:r>
        <w:t>Especificación de Requerimientos</w:t>
      </w:r>
      <w:bookmarkEnd w:id="57"/>
    </w:p>
    <w:p w14:paraId="7BD5EE85" w14:textId="77777777" w:rsidR="00B07A49" w:rsidRPr="00B07A49" w:rsidRDefault="00B07A49" w:rsidP="00B07A49">
      <w:pPr>
        <w:rPr>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51"/>
      </w:tblGrid>
      <w:tr w:rsidR="002624FB" w14:paraId="210121AA" w14:textId="77777777" w:rsidTr="001442CB">
        <w:trPr>
          <w:trHeight w:val="675"/>
        </w:trPr>
        <w:tc>
          <w:tcPr>
            <w:tcW w:w="2093" w:type="dxa"/>
            <w:tcBorders>
              <w:top w:val="single" w:sz="4" w:space="0" w:color="auto"/>
              <w:left w:val="single" w:sz="4" w:space="0" w:color="auto"/>
              <w:bottom w:val="single" w:sz="4" w:space="0" w:color="auto"/>
              <w:right w:val="single" w:sz="4" w:space="0" w:color="auto"/>
            </w:tcBorders>
            <w:hideMark/>
          </w:tcPr>
          <w:p w14:paraId="74DF5C6E" w14:textId="77777777" w:rsidR="002624FB" w:rsidRPr="002624FB" w:rsidRDefault="001442CB" w:rsidP="00031A35">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 xml:space="preserve">Identificación del </w:t>
            </w:r>
            <w:r w:rsidR="004B48AE">
              <w:rPr>
                <w:rFonts w:ascii="Times New Roman" w:hAnsi="Times New Roman"/>
                <w:b/>
                <w:kern w:val="24"/>
                <w:sz w:val="24"/>
                <w:szCs w:val="20"/>
                <w:lang w:val="es-ES_tradnl"/>
              </w:rPr>
              <w:t>requerimiento</w:t>
            </w:r>
          </w:p>
        </w:tc>
        <w:tc>
          <w:tcPr>
            <w:tcW w:w="6551" w:type="dxa"/>
            <w:tcBorders>
              <w:top w:val="single" w:sz="4" w:space="0" w:color="auto"/>
              <w:left w:val="single" w:sz="4" w:space="0" w:color="auto"/>
              <w:bottom w:val="single" w:sz="4" w:space="0" w:color="auto"/>
              <w:right w:val="single" w:sz="4" w:space="0" w:color="auto"/>
            </w:tcBorders>
            <w:hideMark/>
          </w:tcPr>
          <w:p w14:paraId="37E9D79B" w14:textId="77777777" w:rsidR="002624FB" w:rsidRPr="002624FB" w:rsidRDefault="002624FB" w:rsidP="00031A35">
            <w:pPr>
              <w:pStyle w:val="Sinespaciado"/>
              <w:spacing w:line="360" w:lineRule="auto"/>
              <w:rPr>
                <w:rFonts w:ascii="Times New Roman" w:hAnsi="Times New Roman"/>
                <w:sz w:val="24"/>
                <w:szCs w:val="20"/>
                <w:lang w:val="es-ES_tradnl"/>
              </w:rPr>
            </w:pPr>
            <w:r w:rsidRPr="002624FB">
              <w:rPr>
                <w:rFonts w:ascii="Times New Roman" w:hAnsi="Times New Roman"/>
                <w:sz w:val="24"/>
                <w:szCs w:val="20"/>
                <w:lang w:val="es-ES_tradnl"/>
              </w:rPr>
              <w:t>RF01</w:t>
            </w:r>
          </w:p>
        </w:tc>
      </w:tr>
      <w:tr w:rsidR="002624FB" w14:paraId="3AB272D8" w14:textId="77777777" w:rsidTr="001442CB">
        <w:trPr>
          <w:trHeight w:val="674"/>
        </w:trPr>
        <w:tc>
          <w:tcPr>
            <w:tcW w:w="2093" w:type="dxa"/>
            <w:tcBorders>
              <w:top w:val="single" w:sz="4" w:space="0" w:color="auto"/>
              <w:left w:val="single" w:sz="4" w:space="0" w:color="auto"/>
              <w:bottom w:val="single" w:sz="4" w:space="0" w:color="auto"/>
              <w:right w:val="single" w:sz="4" w:space="0" w:color="auto"/>
            </w:tcBorders>
            <w:hideMark/>
          </w:tcPr>
          <w:p w14:paraId="43752DC1" w14:textId="77777777" w:rsidR="002624FB" w:rsidRPr="002624FB" w:rsidRDefault="004B48AE" w:rsidP="00031A35">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Nombre del Requerimiento</w:t>
            </w:r>
          </w:p>
        </w:tc>
        <w:tc>
          <w:tcPr>
            <w:tcW w:w="6551" w:type="dxa"/>
            <w:tcBorders>
              <w:top w:val="single" w:sz="4" w:space="0" w:color="auto"/>
              <w:left w:val="single" w:sz="4" w:space="0" w:color="auto"/>
              <w:bottom w:val="single" w:sz="4" w:space="0" w:color="auto"/>
              <w:right w:val="single" w:sz="4" w:space="0" w:color="auto"/>
            </w:tcBorders>
            <w:hideMark/>
          </w:tcPr>
          <w:p w14:paraId="01692B65" w14:textId="77777777" w:rsidR="002624FB" w:rsidRPr="002624FB" w:rsidRDefault="00A91EB7" w:rsidP="00031A35">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Seleccionar y abrir archivo.</w:t>
            </w:r>
          </w:p>
        </w:tc>
      </w:tr>
      <w:tr w:rsidR="002624FB" w14:paraId="191E3372" w14:textId="77777777" w:rsidTr="001442CB">
        <w:trPr>
          <w:trHeight w:val="696"/>
        </w:trPr>
        <w:tc>
          <w:tcPr>
            <w:tcW w:w="2093" w:type="dxa"/>
            <w:tcBorders>
              <w:top w:val="single" w:sz="4" w:space="0" w:color="auto"/>
              <w:left w:val="single" w:sz="4" w:space="0" w:color="auto"/>
              <w:bottom w:val="single" w:sz="4" w:space="0" w:color="auto"/>
              <w:right w:val="single" w:sz="4" w:space="0" w:color="auto"/>
            </w:tcBorders>
            <w:hideMark/>
          </w:tcPr>
          <w:p w14:paraId="6AECA84D" w14:textId="77777777" w:rsidR="002624FB" w:rsidRPr="004B48AE" w:rsidRDefault="004B48AE" w:rsidP="00031A35">
            <w:pPr>
              <w:pStyle w:val="Sinespaciado"/>
              <w:spacing w:line="360" w:lineRule="auto"/>
              <w:rPr>
                <w:rFonts w:ascii="Times New Roman" w:hAnsi="Times New Roman"/>
                <w:b/>
                <w:sz w:val="24"/>
                <w:szCs w:val="20"/>
                <w:lang w:val="es-ES_tradnl"/>
              </w:rPr>
            </w:pPr>
            <w:r w:rsidRPr="004B48AE">
              <w:rPr>
                <w:rFonts w:ascii="Times New Roman" w:hAnsi="Times New Roman"/>
                <w:b/>
                <w:kern w:val="24"/>
                <w:sz w:val="24"/>
                <w:szCs w:val="20"/>
                <w:lang w:val="es-ES_tradnl"/>
              </w:rPr>
              <w:t>Descripción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1401837E" w14:textId="5EA5C71F" w:rsidR="002624FB" w:rsidRPr="002624FB" w:rsidRDefault="00A91EB7" w:rsidP="00031A35">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 xml:space="preserve">El sistema debe permitir la selección </w:t>
            </w:r>
            <w:r w:rsidR="006E233C">
              <w:rPr>
                <w:rFonts w:ascii="Times New Roman" w:hAnsi="Times New Roman"/>
                <w:sz w:val="24"/>
                <w:szCs w:val="20"/>
                <w:lang w:val="es-ES_tradnl"/>
              </w:rPr>
              <w:t xml:space="preserve">y apertura </w:t>
            </w:r>
            <w:r>
              <w:rPr>
                <w:rFonts w:ascii="Times New Roman" w:hAnsi="Times New Roman"/>
                <w:sz w:val="24"/>
                <w:szCs w:val="20"/>
                <w:lang w:val="es-ES_tradnl"/>
              </w:rPr>
              <w:t>de un archivo</w:t>
            </w:r>
            <w:r w:rsidR="001442CB">
              <w:rPr>
                <w:rFonts w:ascii="Times New Roman" w:hAnsi="Times New Roman"/>
                <w:sz w:val="24"/>
                <w:szCs w:val="20"/>
                <w:lang w:val="es-ES_tradnl"/>
              </w:rPr>
              <w:t xml:space="preserve"> presente en el disco duro</w:t>
            </w:r>
            <w:r w:rsidR="006517BE">
              <w:rPr>
                <w:rFonts w:ascii="Times New Roman" w:hAnsi="Times New Roman"/>
                <w:sz w:val="24"/>
                <w:szCs w:val="20"/>
                <w:lang w:val="es-ES_tradnl"/>
              </w:rPr>
              <w:t>.</w:t>
            </w:r>
            <w:r w:rsidR="007C4AE0">
              <w:rPr>
                <w:rFonts w:ascii="Times New Roman" w:hAnsi="Times New Roman"/>
                <w:sz w:val="24"/>
                <w:szCs w:val="20"/>
                <w:lang w:val="es-ES_tradnl"/>
              </w:rPr>
              <w:t xml:space="preserve"> </w:t>
            </w:r>
            <w:r w:rsidR="006E233C">
              <w:rPr>
                <w:rFonts w:ascii="Times New Roman" w:hAnsi="Times New Roman"/>
                <w:sz w:val="24"/>
                <w:szCs w:val="20"/>
                <w:lang w:val="es-ES_tradnl"/>
              </w:rPr>
              <w:t>.</w:t>
            </w:r>
          </w:p>
        </w:tc>
      </w:tr>
    </w:tbl>
    <w:p w14:paraId="36A85882" w14:textId="77777777" w:rsidR="0024061A" w:rsidRDefault="0024061A" w:rsidP="00031A35">
      <w:pPr>
        <w:spacing w:line="360" w:lineRule="auto"/>
        <w:rPr>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51"/>
      </w:tblGrid>
      <w:tr w:rsidR="0024061A" w14:paraId="6A14F25F" w14:textId="77777777" w:rsidTr="0024061A">
        <w:trPr>
          <w:trHeight w:val="675"/>
        </w:trPr>
        <w:tc>
          <w:tcPr>
            <w:tcW w:w="2093" w:type="dxa"/>
            <w:tcBorders>
              <w:top w:val="single" w:sz="4" w:space="0" w:color="auto"/>
              <w:left w:val="single" w:sz="4" w:space="0" w:color="auto"/>
              <w:bottom w:val="single" w:sz="4" w:space="0" w:color="auto"/>
              <w:right w:val="single" w:sz="4" w:space="0" w:color="auto"/>
            </w:tcBorders>
            <w:hideMark/>
          </w:tcPr>
          <w:p w14:paraId="735840A0" w14:textId="77777777" w:rsidR="0024061A" w:rsidRPr="002624FB" w:rsidRDefault="0024061A" w:rsidP="00031A35">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Identificación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1BB42C51" w14:textId="77777777" w:rsidR="0024061A" w:rsidRPr="002624FB" w:rsidRDefault="0024061A" w:rsidP="00031A35">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RF02</w:t>
            </w:r>
          </w:p>
        </w:tc>
      </w:tr>
      <w:tr w:rsidR="0024061A" w14:paraId="3EF26746" w14:textId="77777777" w:rsidTr="0024061A">
        <w:trPr>
          <w:trHeight w:val="674"/>
        </w:trPr>
        <w:tc>
          <w:tcPr>
            <w:tcW w:w="2093" w:type="dxa"/>
            <w:tcBorders>
              <w:top w:val="single" w:sz="4" w:space="0" w:color="auto"/>
              <w:left w:val="single" w:sz="4" w:space="0" w:color="auto"/>
              <w:bottom w:val="single" w:sz="4" w:space="0" w:color="auto"/>
              <w:right w:val="single" w:sz="4" w:space="0" w:color="auto"/>
            </w:tcBorders>
            <w:hideMark/>
          </w:tcPr>
          <w:p w14:paraId="40A30346" w14:textId="77777777" w:rsidR="0024061A" w:rsidRPr="002624FB" w:rsidRDefault="0024061A" w:rsidP="00031A35">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Nombre del Requerimiento</w:t>
            </w:r>
          </w:p>
        </w:tc>
        <w:tc>
          <w:tcPr>
            <w:tcW w:w="6551" w:type="dxa"/>
            <w:tcBorders>
              <w:top w:val="single" w:sz="4" w:space="0" w:color="auto"/>
              <w:left w:val="single" w:sz="4" w:space="0" w:color="auto"/>
              <w:bottom w:val="single" w:sz="4" w:space="0" w:color="auto"/>
              <w:right w:val="single" w:sz="4" w:space="0" w:color="auto"/>
            </w:tcBorders>
            <w:hideMark/>
          </w:tcPr>
          <w:p w14:paraId="48C16953" w14:textId="77777777" w:rsidR="0024061A" w:rsidRPr="002624FB" w:rsidRDefault="0024061A" w:rsidP="00031A35">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Pre proces</w:t>
            </w:r>
            <w:r w:rsidR="00E61671">
              <w:rPr>
                <w:rFonts w:ascii="Times New Roman" w:hAnsi="Times New Roman"/>
                <w:sz w:val="24"/>
                <w:szCs w:val="20"/>
                <w:lang w:val="es-ES_tradnl"/>
              </w:rPr>
              <w:t>ar</w:t>
            </w:r>
            <w:r>
              <w:rPr>
                <w:rFonts w:ascii="Times New Roman" w:hAnsi="Times New Roman"/>
                <w:sz w:val="24"/>
                <w:szCs w:val="20"/>
                <w:lang w:val="es-ES_tradnl"/>
              </w:rPr>
              <w:t xml:space="preserve"> datos.</w:t>
            </w:r>
          </w:p>
        </w:tc>
      </w:tr>
      <w:tr w:rsidR="0024061A" w14:paraId="074591D4" w14:textId="77777777" w:rsidTr="0070480E">
        <w:trPr>
          <w:trHeight w:val="883"/>
        </w:trPr>
        <w:tc>
          <w:tcPr>
            <w:tcW w:w="2093" w:type="dxa"/>
            <w:tcBorders>
              <w:top w:val="single" w:sz="4" w:space="0" w:color="auto"/>
              <w:left w:val="single" w:sz="4" w:space="0" w:color="auto"/>
              <w:bottom w:val="single" w:sz="4" w:space="0" w:color="auto"/>
              <w:right w:val="single" w:sz="4" w:space="0" w:color="auto"/>
            </w:tcBorders>
            <w:hideMark/>
          </w:tcPr>
          <w:p w14:paraId="7470C543" w14:textId="77777777" w:rsidR="0024061A" w:rsidRPr="004B48AE" w:rsidRDefault="0024061A" w:rsidP="00031A35">
            <w:pPr>
              <w:pStyle w:val="Sinespaciado"/>
              <w:spacing w:line="360" w:lineRule="auto"/>
              <w:rPr>
                <w:rFonts w:ascii="Times New Roman" w:hAnsi="Times New Roman"/>
                <w:b/>
                <w:sz w:val="24"/>
                <w:szCs w:val="20"/>
                <w:lang w:val="es-ES_tradnl"/>
              </w:rPr>
            </w:pPr>
            <w:r w:rsidRPr="004B48AE">
              <w:rPr>
                <w:rFonts w:ascii="Times New Roman" w:hAnsi="Times New Roman"/>
                <w:b/>
                <w:kern w:val="24"/>
                <w:sz w:val="24"/>
                <w:szCs w:val="20"/>
                <w:lang w:val="es-ES_tradnl"/>
              </w:rPr>
              <w:t>Descripción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254C9D91" w14:textId="5BF30575" w:rsidR="0024061A" w:rsidRPr="002624FB" w:rsidRDefault="00243BBB" w:rsidP="00031A35">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El</w:t>
            </w:r>
            <w:r w:rsidR="0070480E">
              <w:rPr>
                <w:rFonts w:ascii="Times New Roman" w:hAnsi="Times New Roman"/>
                <w:sz w:val="24"/>
                <w:szCs w:val="20"/>
                <w:lang w:val="es-ES_tradnl"/>
              </w:rPr>
              <w:t xml:space="preserve"> sistema debe permitir la aplicación de </w:t>
            </w:r>
            <w:r w:rsidR="0070480E" w:rsidRPr="0045300D">
              <w:rPr>
                <w:rFonts w:ascii="Times New Roman" w:hAnsi="Times New Roman"/>
                <w:sz w:val="24"/>
                <w:szCs w:val="20"/>
                <w:lang w:val="es-ES_tradnl"/>
              </w:rPr>
              <w:t>diferentes técnicas</w:t>
            </w:r>
            <w:r w:rsidR="0070480E">
              <w:rPr>
                <w:rFonts w:ascii="Times New Roman" w:hAnsi="Times New Roman"/>
                <w:sz w:val="24"/>
                <w:szCs w:val="20"/>
                <w:lang w:val="es-ES_tradnl"/>
              </w:rPr>
              <w:t xml:space="preserve"> de limpieza de datos para mejorar la efectividad del modelo</w:t>
            </w:r>
            <w:r w:rsidR="006517BE">
              <w:rPr>
                <w:rFonts w:ascii="Times New Roman" w:hAnsi="Times New Roman"/>
                <w:sz w:val="24"/>
                <w:szCs w:val="20"/>
                <w:lang w:val="es-ES_tradnl"/>
              </w:rPr>
              <w:t xml:space="preserve"> de clasificación</w:t>
            </w:r>
            <w:r w:rsidR="0070480E">
              <w:rPr>
                <w:rFonts w:ascii="Times New Roman" w:hAnsi="Times New Roman"/>
                <w:sz w:val="24"/>
                <w:szCs w:val="20"/>
                <w:lang w:val="es-ES_tradnl"/>
              </w:rPr>
              <w:t xml:space="preserve"> a generar.</w:t>
            </w:r>
          </w:p>
        </w:tc>
      </w:tr>
    </w:tbl>
    <w:p w14:paraId="2DE2F2CE" w14:textId="77777777" w:rsidR="002C0BCC" w:rsidRDefault="002C0BCC" w:rsidP="00031A35">
      <w:pPr>
        <w:spacing w:line="360" w:lineRule="auto"/>
        <w:rPr>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51"/>
      </w:tblGrid>
      <w:tr w:rsidR="0070480E" w14:paraId="24022BFB" w14:textId="77777777" w:rsidTr="00E3595C">
        <w:trPr>
          <w:trHeight w:val="675"/>
        </w:trPr>
        <w:tc>
          <w:tcPr>
            <w:tcW w:w="2093" w:type="dxa"/>
            <w:tcBorders>
              <w:top w:val="single" w:sz="4" w:space="0" w:color="auto"/>
              <w:left w:val="single" w:sz="4" w:space="0" w:color="auto"/>
              <w:bottom w:val="single" w:sz="4" w:space="0" w:color="auto"/>
              <w:right w:val="single" w:sz="4" w:space="0" w:color="auto"/>
            </w:tcBorders>
            <w:hideMark/>
          </w:tcPr>
          <w:p w14:paraId="7689920A" w14:textId="77777777" w:rsidR="0070480E" w:rsidRPr="002624FB" w:rsidRDefault="0070480E" w:rsidP="00031A35">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Identificación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16B4753C" w14:textId="77777777" w:rsidR="0070480E" w:rsidRPr="002624FB" w:rsidRDefault="0070480E" w:rsidP="00031A35">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RF03</w:t>
            </w:r>
          </w:p>
        </w:tc>
      </w:tr>
      <w:tr w:rsidR="0070480E" w14:paraId="642695EF" w14:textId="77777777" w:rsidTr="00E3595C">
        <w:trPr>
          <w:trHeight w:val="674"/>
        </w:trPr>
        <w:tc>
          <w:tcPr>
            <w:tcW w:w="2093" w:type="dxa"/>
            <w:tcBorders>
              <w:top w:val="single" w:sz="4" w:space="0" w:color="auto"/>
              <w:left w:val="single" w:sz="4" w:space="0" w:color="auto"/>
              <w:bottom w:val="single" w:sz="4" w:space="0" w:color="auto"/>
              <w:right w:val="single" w:sz="4" w:space="0" w:color="auto"/>
            </w:tcBorders>
            <w:hideMark/>
          </w:tcPr>
          <w:p w14:paraId="025E03F8" w14:textId="77777777" w:rsidR="0070480E" w:rsidRPr="002624FB" w:rsidRDefault="0070480E" w:rsidP="00031A35">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Nombre del Requerimiento</w:t>
            </w:r>
          </w:p>
        </w:tc>
        <w:tc>
          <w:tcPr>
            <w:tcW w:w="6551" w:type="dxa"/>
            <w:tcBorders>
              <w:top w:val="single" w:sz="4" w:space="0" w:color="auto"/>
              <w:left w:val="single" w:sz="4" w:space="0" w:color="auto"/>
              <w:bottom w:val="single" w:sz="4" w:space="0" w:color="auto"/>
              <w:right w:val="single" w:sz="4" w:space="0" w:color="auto"/>
            </w:tcBorders>
            <w:hideMark/>
          </w:tcPr>
          <w:p w14:paraId="6BCAF504" w14:textId="70BC299A" w:rsidR="0070480E" w:rsidRPr="002624FB" w:rsidRDefault="0070480E" w:rsidP="00031A35">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Crea</w:t>
            </w:r>
            <w:r w:rsidR="00E61671">
              <w:rPr>
                <w:rFonts w:ascii="Times New Roman" w:hAnsi="Times New Roman"/>
                <w:sz w:val="24"/>
                <w:szCs w:val="20"/>
                <w:lang w:val="es-ES_tradnl"/>
              </w:rPr>
              <w:t>r</w:t>
            </w:r>
            <w:r>
              <w:rPr>
                <w:rFonts w:ascii="Times New Roman" w:hAnsi="Times New Roman"/>
                <w:sz w:val="24"/>
                <w:szCs w:val="20"/>
                <w:lang w:val="es-ES_tradnl"/>
              </w:rPr>
              <w:t xml:space="preserve"> modelo</w:t>
            </w:r>
            <w:r w:rsidR="006517BE">
              <w:rPr>
                <w:rFonts w:ascii="Times New Roman" w:hAnsi="Times New Roman"/>
                <w:sz w:val="24"/>
                <w:szCs w:val="20"/>
                <w:lang w:val="es-ES_tradnl"/>
              </w:rPr>
              <w:t xml:space="preserve"> de clasificación</w:t>
            </w:r>
            <w:r>
              <w:rPr>
                <w:rFonts w:ascii="Times New Roman" w:hAnsi="Times New Roman"/>
                <w:sz w:val="24"/>
                <w:szCs w:val="20"/>
                <w:lang w:val="es-ES_tradnl"/>
              </w:rPr>
              <w:t>.</w:t>
            </w:r>
          </w:p>
        </w:tc>
      </w:tr>
      <w:tr w:rsidR="0070480E" w14:paraId="29292A6F" w14:textId="77777777" w:rsidTr="00E3595C">
        <w:trPr>
          <w:trHeight w:val="883"/>
        </w:trPr>
        <w:tc>
          <w:tcPr>
            <w:tcW w:w="2093" w:type="dxa"/>
            <w:tcBorders>
              <w:top w:val="single" w:sz="4" w:space="0" w:color="auto"/>
              <w:left w:val="single" w:sz="4" w:space="0" w:color="auto"/>
              <w:bottom w:val="single" w:sz="4" w:space="0" w:color="auto"/>
              <w:right w:val="single" w:sz="4" w:space="0" w:color="auto"/>
            </w:tcBorders>
            <w:hideMark/>
          </w:tcPr>
          <w:p w14:paraId="3752EFEE" w14:textId="77777777" w:rsidR="0070480E" w:rsidRPr="004B48AE" w:rsidRDefault="0070480E" w:rsidP="00031A35">
            <w:pPr>
              <w:pStyle w:val="Sinespaciado"/>
              <w:spacing w:line="360" w:lineRule="auto"/>
              <w:rPr>
                <w:rFonts w:ascii="Times New Roman" w:hAnsi="Times New Roman"/>
                <w:b/>
                <w:sz w:val="24"/>
                <w:szCs w:val="20"/>
                <w:lang w:val="es-ES_tradnl"/>
              </w:rPr>
            </w:pPr>
            <w:r w:rsidRPr="004B48AE">
              <w:rPr>
                <w:rFonts w:ascii="Times New Roman" w:hAnsi="Times New Roman"/>
                <w:b/>
                <w:kern w:val="24"/>
                <w:sz w:val="24"/>
                <w:szCs w:val="20"/>
                <w:lang w:val="es-ES_tradnl"/>
              </w:rPr>
              <w:t>Descripción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03CB4BD7" w14:textId="37E10788" w:rsidR="0070480E" w:rsidRPr="002624FB" w:rsidRDefault="00F770B7" w:rsidP="00A0456E">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Se debe permitir la selección de un algoritmo de clasificación para generar un modelo</w:t>
            </w:r>
            <w:r w:rsidR="00F23832">
              <w:rPr>
                <w:rFonts w:ascii="Times New Roman" w:hAnsi="Times New Roman"/>
                <w:sz w:val="24"/>
                <w:szCs w:val="20"/>
                <w:lang w:val="es-ES_tradnl"/>
              </w:rPr>
              <w:t xml:space="preserve"> y guardarlo</w:t>
            </w:r>
            <w:r>
              <w:rPr>
                <w:rFonts w:ascii="Times New Roman" w:hAnsi="Times New Roman"/>
                <w:sz w:val="24"/>
                <w:szCs w:val="20"/>
                <w:lang w:val="es-ES_tradnl"/>
              </w:rPr>
              <w:t>. .</w:t>
            </w:r>
          </w:p>
        </w:tc>
      </w:tr>
    </w:tbl>
    <w:p w14:paraId="2B4DA810" w14:textId="77777777" w:rsidR="00233297" w:rsidRDefault="00233297" w:rsidP="00031A35">
      <w:pPr>
        <w:spacing w:line="360" w:lineRule="auto"/>
        <w:rPr>
          <w:lang w:val="es-CL"/>
        </w:rPr>
      </w:pPr>
    </w:p>
    <w:p w14:paraId="7A2E6564" w14:textId="77777777" w:rsidR="008468A1" w:rsidRDefault="008468A1" w:rsidP="00031A35">
      <w:pPr>
        <w:spacing w:line="360" w:lineRule="auto"/>
        <w:rPr>
          <w:lang w:val="es-CL"/>
        </w:rPr>
      </w:pPr>
    </w:p>
    <w:p w14:paraId="60F4A18A" w14:textId="77777777" w:rsidR="008468A1" w:rsidRDefault="008468A1" w:rsidP="00031A35">
      <w:pPr>
        <w:spacing w:line="360" w:lineRule="auto"/>
        <w:rPr>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51"/>
      </w:tblGrid>
      <w:tr w:rsidR="0085378F" w14:paraId="5D738E0A" w14:textId="77777777" w:rsidTr="009B0FD7">
        <w:trPr>
          <w:trHeight w:val="675"/>
        </w:trPr>
        <w:tc>
          <w:tcPr>
            <w:tcW w:w="2093" w:type="dxa"/>
            <w:tcBorders>
              <w:top w:val="single" w:sz="4" w:space="0" w:color="auto"/>
              <w:left w:val="single" w:sz="4" w:space="0" w:color="auto"/>
              <w:bottom w:val="single" w:sz="4" w:space="0" w:color="auto"/>
              <w:right w:val="single" w:sz="4" w:space="0" w:color="auto"/>
            </w:tcBorders>
            <w:hideMark/>
          </w:tcPr>
          <w:p w14:paraId="14EEEF97" w14:textId="77777777" w:rsidR="0085378F" w:rsidRPr="002624FB" w:rsidRDefault="0085378F" w:rsidP="009B0FD7">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lastRenderedPageBreak/>
              <w:t>Identificación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2D6A2E00" w14:textId="77777777" w:rsidR="0085378F" w:rsidRPr="002624FB" w:rsidRDefault="0085378F" w:rsidP="009B0FD7">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RF04</w:t>
            </w:r>
          </w:p>
        </w:tc>
      </w:tr>
      <w:tr w:rsidR="0085378F" w14:paraId="44DC7DEF" w14:textId="77777777" w:rsidTr="009B0FD7">
        <w:trPr>
          <w:trHeight w:val="674"/>
        </w:trPr>
        <w:tc>
          <w:tcPr>
            <w:tcW w:w="2093" w:type="dxa"/>
            <w:tcBorders>
              <w:top w:val="single" w:sz="4" w:space="0" w:color="auto"/>
              <w:left w:val="single" w:sz="4" w:space="0" w:color="auto"/>
              <w:bottom w:val="single" w:sz="4" w:space="0" w:color="auto"/>
              <w:right w:val="single" w:sz="4" w:space="0" w:color="auto"/>
            </w:tcBorders>
            <w:hideMark/>
          </w:tcPr>
          <w:p w14:paraId="351CFFE2" w14:textId="77777777" w:rsidR="0085378F" w:rsidRPr="002624FB" w:rsidRDefault="0085378F" w:rsidP="009B0FD7">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Nombre del Requerimiento</w:t>
            </w:r>
          </w:p>
        </w:tc>
        <w:tc>
          <w:tcPr>
            <w:tcW w:w="6551" w:type="dxa"/>
            <w:tcBorders>
              <w:top w:val="single" w:sz="4" w:space="0" w:color="auto"/>
              <w:left w:val="single" w:sz="4" w:space="0" w:color="auto"/>
              <w:bottom w:val="single" w:sz="4" w:space="0" w:color="auto"/>
              <w:right w:val="single" w:sz="4" w:space="0" w:color="auto"/>
            </w:tcBorders>
            <w:hideMark/>
          </w:tcPr>
          <w:p w14:paraId="34914A4F" w14:textId="115E7DF3" w:rsidR="0085378F" w:rsidRPr="002624FB" w:rsidRDefault="0085378F" w:rsidP="009B0FD7">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Cambiar formato de archivo.</w:t>
            </w:r>
          </w:p>
        </w:tc>
      </w:tr>
      <w:tr w:rsidR="0085378F" w14:paraId="35BBC089" w14:textId="77777777" w:rsidTr="009B0FD7">
        <w:trPr>
          <w:trHeight w:val="883"/>
        </w:trPr>
        <w:tc>
          <w:tcPr>
            <w:tcW w:w="2093" w:type="dxa"/>
            <w:tcBorders>
              <w:top w:val="single" w:sz="4" w:space="0" w:color="auto"/>
              <w:left w:val="single" w:sz="4" w:space="0" w:color="auto"/>
              <w:bottom w:val="single" w:sz="4" w:space="0" w:color="auto"/>
              <w:right w:val="single" w:sz="4" w:space="0" w:color="auto"/>
            </w:tcBorders>
            <w:hideMark/>
          </w:tcPr>
          <w:p w14:paraId="59D80D5E" w14:textId="77777777" w:rsidR="0085378F" w:rsidRPr="004B48AE" w:rsidRDefault="0085378F" w:rsidP="009B0FD7">
            <w:pPr>
              <w:pStyle w:val="Sinespaciado"/>
              <w:rPr>
                <w:rFonts w:ascii="Times New Roman" w:hAnsi="Times New Roman"/>
                <w:b/>
                <w:sz w:val="24"/>
                <w:szCs w:val="20"/>
                <w:lang w:val="es-ES_tradnl"/>
              </w:rPr>
            </w:pPr>
            <w:r w:rsidRPr="004B48AE">
              <w:rPr>
                <w:rFonts w:ascii="Times New Roman" w:hAnsi="Times New Roman"/>
                <w:b/>
                <w:kern w:val="24"/>
                <w:sz w:val="24"/>
                <w:szCs w:val="20"/>
                <w:lang w:val="es-ES_tradnl"/>
              </w:rPr>
              <w:t>Descripción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5085BD4B" w14:textId="014078BF" w:rsidR="0085378F" w:rsidRPr="002624FB" w:rsidRDefault="0085378F" w:rsidP="0085378F">
            <w:pPr>
              <w:pStyle w:val="Sinespaciado"/>
              <w:rPr>
                <w:rFonts w:ascii="Times New Roman" w:hAnsi="Times New Roman"/>
                <w:sz w:val="24"/>
                <w:szCs w:val="20"/>
                <w:lang w:val="es-ES_tradnl"/>
              </w:rPr>
            </w:pPr>
            <w:r>
              <w:rPr>
                <w:rFonts w:ascii="Times New Roman" w:hAnsi="Times New Roman"/>
                <w:sz w:val="24"/>
                <w:szCs w:val="20"/>
                <w:lang w:val="es-ES_tradnl"/>
              </w:rPr>
              <w:t xml:space="preserve">El sistema debe permitir el cambio de formato de archivo TSV a ARFF. </w:t>
            </w:r>
          </w:p>
        </w:tc>
      </w:tr>
    </w:tbl>
    <w:p w14:paraId="0E740BA2" w14:textId="77777777" w:rsidR="0085378F" w:rsidRDefault="0085378F" w:rsidP="00031A35">
      <w:pPr>
        <w:spacing w:line="360" w:lineRule="auto"/>
        <w:rPr>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51"/>
      </w:tblGrid>
      <w:tr w:rsidR="00E61671" w14:paraId="52F0569B" w14:textId="77777777" w:rsidTr="00E3595C">
        <w:trPr>
          <w:trHeight w:val="675"/>
        </w:trPr>
        <w:tc>
          <w:tcPr>
            <w:tcW w:w="2093" w:type="dxa"/>
            <w:tcBorders>
              <w:top w:val="single" w:sz="4" w:space="0" w:color="auto"/>
              <w:left w:val="single" w:sz="4" w:space="0" w:color="auto"/>
              <w:bottom w:val="single" w:sz="4" w:space="0" w:color="auto"/>
              <w:right w:val="single" w:sz="4" w:space="0" w:color="auto"/>
            </w:tcBorders>
            <w:hideMark/>
          </w:tcPr>
          <w:p w14:paraId="5D352914" w14:textId="77777777" w:rsidR="00E61671" w:rsidRPr="002624FB" w:rsidRDefault="00E61671" w:rsidP="00031A35">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Identificación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5B75D81A" w14:textId="4EEAAE6B" w:rsidR="00E61671" w:rsidRPr="002624FB" w:rsidRDefault="00E61671" w:rsidP="00031A35">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RF0</w:t>
            </w:r>
            <w:r w:rsidR="0085378F">
              <w:rPr>
                <w:rFonts w:ascii="Times New Roman" w:hAnsi="Times New Roman"/>
                <w:sz w:val="24"/>
                <w:szCs w:val="20"/>
                <w:lang w:val="es-ES_tradnl"/>
              </w:rPr>
              <w:t>5</w:t>
            </w:r>
          </w:p>
        </w:tc>
      </w:tr>
      <w:tr w:rsidR="00E61671" w14:paraId="7FD54CC7" w14:textId="77777777" w:rsidTr="00E3595C">
        <w:trPr>
          <w:trHeight w:val="674"/>
        </w:trPr>
        <w:tc>
          <w:tcPr>
            <w:tcW w:w="2093" w:type="dxa"/>
            <w:tcBorders>
              <w:top w:val="single" w:sz="4" w:space="0" w:color="auto"/>
              <w:left w:val="single" w:sz="4" w:space="0" w:color="auto"/>
              <w:bottom w:val="single" w:sz="4" w:space="0" w:color="auto"/>
              <w:right w:val="single" w:sz="4" w:space="0" w:color="auto"/>
            </w:tcBorders>
            <w:hideMark/>
          </w:tcPr>
          <w:p w14:paraId="69374722" w14:textId="77777777" w:rsidR="00E61671" w:rsidRPr="002624FB" w:rsidRDefault="00E61671" w:rsidP="00031A35">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Nombre del Requerimiento</w:t>
            </w:r>
          </w:p>
        </w:tc>
        <w:tc>
          <w:tcPr>
            <w:tcW w:w="6551" w:type="dxa"/>
            <w:tcBorders>
              <w:top w:val="single" w:sz="4" w:space="0" w:color="auto"/>
              <w:left w:val="single" w:sz="4" w:space="0" w:color="auto"/>
              <w:bottom w:val="single" w:sz="4" w:space="0" w:color="auto"/>
              <w:right w:val="single" w:sz="4" w:space="0" w:color="auto"/>
            </w:tcBorders>
            <w:hideMark/>
          </w:tcPr>
          <w:p w14:paraId="08B0C07E" w14:textId="1C3219B0" w:rsidR="00E61671" w:rsidRPr="002624FB" w:rsidRDefault="00E61671" w:rsidP="00031A35">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 xml:space="preserve">Presentar </w:t>
            </w:r>
            <w:r w:rsidR="006517BE">
              <w:rPr>
                <w:rFonts w:ascii="Times New Roman" w:hAnsi="Times New Roman"/>
                <w:sz w:val="24"/>
                <w:szCs w:val="20"/>
                <w:lang w:val="es-ES_tradnl"/>
              </w:rPr>
              <w:t>métricas de evaluación de modelo de clasificación</w:t>
            </w:r>
            <w:proofErr w:type="gramStart"/>
            <w:r w:rsidR="006517BE">
              <w:rPr>
                <w:rFonts w:ascii="Times New Roman" w:hAnsi="Times New Roman"/>
                <w:sz w:val="24"/>
                <w:szCs w:val="20"/>
                <w:lang w:val="es-ES_tradnl"/>
              </w:rPr>
              <w:t>.</w:t>
            </w:r>
            <w:r>
              <w:rPr>
                <w:rFonts w:ascii="Times New Roman" w:hAnsi="Times New Roman"/>
                <w:sz w:val="24"/>
                <w:szCs w:val="20"/>
                <w:lang w:val="es-ES_tradnl"/>
              </w:rPr>
              <w:t>.</w:t>
            </w:r>
            <w:proofErr w:type="gramEnd"/>
          </w:p>
        </w:tc>
      </w:tr>
      <w:tr w:rsidR="00E61671" w14:paraId="4F055ECF" w14:textId="77777777" w:rsidTr="00E3595C">
        <w:trPr>
          <w:trHeight w:val="883"/>
        </w:trPr>
        <w:tc>
          <w:tcPr>
            <w:tcW w:w="2093" w:type="dxa"/>
            <w:tcBorders>
              <w:top w:val="single" w:sz="4" w:space="0" w:color="auto"/>
              <w:left w:val="single" w:sz="4" w:space="0" w:color="auto"/>
              <w:bottom w:val="single" w:sz="4" w:space="0" w:color="auto"/>
              <w:right w:val="single" w:sz="4" w:space="0" w:color="auto"/>
            </w:tcBorders>
            <w:hideMark/>
          </w:tcPr>
          <w:p w14:paraId="34EF7889" w14:textId="77777777" w:rsidR="00E61671" w:rsidRPr="004B48AE" w:rsidRDefault="00E61671" w:rsidP="00E3595C">
            <w:pPr>
              <w:pStyle w:val="Sinespaciado"/>
              <w:rPr>
                <w:rFonts w:ascii="Times New Roman" w:hAnsi="Times New Roman"/>
                <w:b/>
                <w:sz w:val="24"/>
                <w:szCs w:val="20"/>
                <w:lang w:val="es-ES_tradnl"/>
              </w:rPr>
            </w:pPr>
            <w:r w:rsidRPr="004B48AE">
              <w:rPr>
                <w:rFonts w:ascii="Times New Roman" w:hAnsi="Times New Roman"/>
                <w:b/>
                <w:kern w:val="24"/>
                <w:sz w:val="24"/>
                <w:szCs w:val="20"/>
                <w:lang w:val="es-ES_tradnl"/>
              </w:rPr>
              <w:t>Descripción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61EFFE8D" w14:textId="3F671407" w:rsidR="00E61671" w:rsidRPr="002624FB" w:rsidRDefault="004A4E32" w:rsidP="006517BE">
            <w:pPr>
              <w:pStyle w:val="Sinespaciado"/>
              <w:rPr>
                <w:rFonts w:ascii="Times New Roman" w:hAnsi="Times New Roman"/>
                <w:sz w:val="24"/>
                <w:szCs w:val="20"/>
                <w:lang w:val="es-ES_tradnl"/>
              </w:rPr>
            </w:pPr>
            <w:r>
              <w:rPr>
                <w:rFonts w:ascii="Times New Roman" w:hAnsi="Times New Roman"/>
                <w:sz w:val="24"/>
                <w:szCs w:val="20"/>
                <w:lang w:val="es-ES_tradnl"/>
              </w:rPr>
              <w:t>El sistema debe permitir la visualización de métricas de evaluación del modelo</w:t>
            </w:r>
            <w:r w:rsidR="004213E9">
              <w:rPr>
                <w:rFonts w:ascii="Times New Roman" w:hAnsi="Times New Roman"/>
                <w:sz w:val="24"/>
                <w:szCs w:val="20"/>
                <w:lang w:val="es-ES_tradnl"/>
              </w:rPr>
              <w:t xml:space="preserve"> de clasificación</w:t>
            </w:r>
            <w:r>
              <w:rPr>
                <w:rFonts w:ascii="Times New Roman" w:hAnsi="Times New Roman"/>
                <w:sz w:val="24"/>
                <w:szCs w:val="20"/>
                <w:lang w:val="es-ES_tradnl"/>
              </w:rPr>
              <w:t xml:space="preserve"> generado</w:t>
            </w:r>
            <w:proofErr w:type="gramStart"/>
            <w:r w:rsidR="006517BE">
              <w:rPr>
                <w:rFonts w:ascii="Times New Roman" w:hAnsi="Times New Roman"/>
                <w:sz w:val="24"/>
                <w:szCs w:val="20"/>
                <w:lang w:val="es-ES_tradnl"/>
              </w:rPr>
              <w:t>.</w:t>
            </w:r>
            <w:r>
              <w:rPr>
                <w:rFonts w:ascii="Times New Roman" w:hAnsi="Times New Roman"/>
                <w:sz w:val="24"/>
                <w:szCs w:val="20"/>
                <w:lang w:val="es-ES_tradnl"/>
              </w:rPr>
              <w:t>.</w:t>
            </w:r>
            <w:proofErr w:type="gramEnd"/>
            <w:r>
              <w:rPr>
                <w:rFonts w:ascii="Times New Roman" w:hAnsi="Times New Roman"/>
                <w:sz w:val="24"/>
                <w:szCs w:val="20"/>
                <w:lang w:val="es-ES_tradnl"/>
              </w:rPr>
              <w:t xml:space="preserve"> </w:t>
            </w:r>
          </w:p>
        </w:tc>
      </w:tr>
    </w:tbl>
    <w:p w14:paraId="647DB2F4" w14:textId="77777777" w:rsidR="0039170D" w:rsidRDefault="0039170D" w:rsidP="00031A35">
      <w:pPr>
        <w:rPr>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51"/>
      </w:tblGrid>
      <w:tr w:rsidR="006517BE" w14:paraId="2A9D60C8" w14:textId="77777777" w:rsidTr="009B0FD7">
        <w:trPr>
          <w:trHeight w:val="675"/>
        </w:trPr>
        <w:tc>
          <w:tcPr>
            <w:tcW w:w="2093" w:type="dxa"/>
            <w:tcBorders>
              <w:top w:val="single" w:sz="4" w:space="0" w:color="auto"/>
              <w:left w:val="single" w:sz="4" w:space="0" w:color="auto"/>
              <w:bottom w:val="single" w:sz="4" w:space="0" w:color="auto"/>
              <w:right w:val="single" w:sz="4" w:space="0" w:color="auto"/>
            </w:tcBorders>
            <w:hideMark/>
          </w:tcPr>
          <w:p w14:paraId="2AE4C087" w14:textId="77777777" w:rsidR="006517BE" w:rsidRPr="002624FB" w:rsidRDefault="006517BE" w:rsidP="009B0FD7">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Identificación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24BABACF" w14:textId="7ED50D51" w:rsidR="006517BE" w:rsidRPr="002624FB" w:rsidRDefault="006517BE" w:rsidP="009B0FD7">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RF0</w:t>
            </w:r>
            <w:r w:rsidR="0085378F">
              <w:rPr>
                <w:rFonts w:ascii="Times New Roman" w:hAnsi="Times New Roman"/>
                <w:sz w:val="24"/>
                <w:szCs w:val="20"/>
                <w:lang w:val="es-ES_tradnl"/>
              </w:rPr>
              <w:t>6</w:t>
            </w:r>
          </w:p>
        </w:tc>
      </w:tr>
      <w:tr w:rsidR="006517BE" w14:paraId="031E44CD" w14:textId="77777777" w:rsidTr="009B0FD7">
        <w:trPr>
          <w:trHeight w:val="674"/>
        </w:trPr>
        <w:tc>
          <w:tcPr>
            <w:tcW w:w="2093" w:type="dxa"/>
            <w:tcBorders>
              <w:top w:val="single" w:sz="4" w:space="0" w:color="auto"/>
              <w:left w:val="single" w:sz="4" w:space="0" w:color="auto"/>
              <w:bottom w:val="single" w:sz="4" w:space="0" w:color="auto"/>
              <w:right w:val="single" w:sz="4" w:space="0" w:color="auto"/>
            </w:tcBorders>
            <w:hideMark/>
          </w:tcPr>
          <w:p w14:paraId="72969A5E" w14:textId="77777777" w:rsidR="006517BE" w:rsidRPr="002624FB" w:rsidRDefault="006517BE" w:rsidP="009B0FD7">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Nombre del Requerimiento</w:t>
            </w:r>
          </w:p>
        </w:tc>
        <w:tc>
          <w:tcPr>
            <w:tcW w:w="6551" w:type="dxa"/>
            <w:tcBorders>
              <w:top w:val="single" w:sz="4" w:space="0" w:color="auto"/>
              <w:left w:val="single" w:sz="4" w:space="0" w:color="auto"/>
              <w:bottom w:val="single" w:sz="4" w:space="0" w:color="auto"/>
              <w:right w:val="single" w:sz="4" w:space="0" w:color="auto"/>
            </w:tcBorders>
            <w:hideMark/>
          </w:tcPr>
          <w:p w14:paraId="16ACED74" w14:textId="2870FAE8" w:rsidR="006517BE" w:rsidRPr="002624FB" w:rsidRDefault="006517BE" w:rsidP="009B0FD7">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Técnicas de recomendación.</w:t>
            </w:r>
          </w:p>
        </w:tc>
      </w:tr>
      <w:tr w:rsidR="006517BE" w14:paraId="1EA667B6" w14:textId="77777777" w:rsidTr="009B0FD7">
        <w:trPr>
          <w:trHeight w:val="883"/>
        </w:trPr>
        <w:tc>
          <w:tcPr>
            <w:tcW w:w="2093" w:type="dxa"/>
            <w:tcBorders>
              <w:top w:val="single" w:sz="4" w:space="0" w:color="auto"/>
              <w:left w:val="single" w:sz="4" w:space="0" w:color="auto"/>
              <w:bottom w:val="single" w:sz="4" w:space="0" w:color="auto"/>
              <w:right w:val="single" w:sz="4" w:space="0" w:color="auto"/>
            </w:tcBorders>
            <w:hideMark/>
          </w:tcPr>
          <w:p w14:paraId="3B420ECA" w14:textId="77777777" w:rsidR="006517BE" w:rsidRPr="004B48AE" w:rsidRDefault="006517BE" w:rsidP="009B0FD7">
            <w:pPr>
              <w:pStyle w:val="Sinespaciado"/>
              <w:rPr>
                <w:rFonts w:ascii="Times New Roman" w:hAnsi="Times New Roman"/>
                <w:b/>
                <w:sz w:val="24"/>
                <w:szCs w:val="20"/>
                <w:lang w:val="es-ES_tradnl"/>
              </w:rPr>
            </w:pPr>
            <w:r w:rsidRPr="004B48AE">
              <w:rPr>
                <w:rFonts w:ascii="Times New Roman" w:hAnsi="Times New Roman"/>
                <w:b/>
                <w:kern w:val="24"/>
                <w:sz w:val="24"/>
                <w:szCs w:val="20"/>
                <w:lang w:val="es-ES_tradnl"/>
              </w:rPr>
              <w:t>Descripción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703E3C91" w14:textId="6FC13960" w:rsidR="006517BE" w:rsidRPr="002624FB" w:rsidRDefault="006517BE" w:rsidP="008C18D8">
            <w:pPr>
              <w:pStyle w:val="Sinespaciado"/>
              <w:rPr>
                <w:rFonts w:ascii="Times New Roman" w:hAnsi="Times New Roman"/>
                <w:sz w:val="24"/>
                <w:szCs w:val="20"/>
                <w:lang w:val="es-ES_tradnl"/>
              </w:rPr>
            </w:pPr>
            <w:r>
              <w:rPr>
                <w:rFonts w:ascii="Times New Roman" w:hAnsi="Times New Roman"/>
                <w:sz w:val="24"/>
                <w:szCs w:val="20"/>
                <w:lang w:val="es-ES_tradnl"/>
              </w:rPr>
              <w:t xml:space="preserve">El sistema debe permitir el ajuste de diferentes técnicas de recomendación tales como medida de similitud, </w:t>
            </w:r>
            <w:r w:rsidR="008C18D8">
              <w:rPr>
                <w:rFonts w:ascii="Times New Roman" w:hAnsi="Times New Roman"/>
                <w:sz w:val="24"/>
                <w:szCs w:val="20"/>
                <w:lang w:val="es-ES_tradnl"/>
              </w:rPr>
              <w:t>creación</w:t>
            </w:r>
            <w:r>
              <w:rPr>
                <w:rFonts w:ascii="Times New Roman" w:hAnsi="Times New Roman"/>
                <w:sz w:val="24"/>
                <w:szCs w:val="20"/>
                <w:lang w:val="es-ES_tradnl"/>
              </w:rPr>
              <w:t xml:space="preserve"> de vecindario y tipo de recomendación (tradicional o multi-criterio)</w:t>
            </w:r>
            <w:r w:rsidR="00F23832">
              <w:rPr>
                <w:rFonts w:ascii="Times New Roman" w:hAnsi="Times New Roman"/>
                <w:sz w:val="24"/>
                <w:szCs w:val="20"/>
                <w:lang w:val="es-ES_tradnl"/>
              </w:rPr>
              <w:t>.</w:t>
            </w:r>
          </w:p>
        </w:tc>
      </w:tr>
    </w:tbl>
    <w:p w14:paraId="084DC755" w14:textId="77777777" w:rsidR="006517BE" w:rsidRDefault="006517BE" w:rsidP="00031A35">
      <w:pPr>
        <w:rPr>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551"/>
      </w:tblGrid>
      <w:tr w:rsidR="006517BE" w14:paraId="2033EF52" w14:textId="77777777" w:rsidTr="009B0FD7">
        <w:trPr>
          <w:trHeight w:val="675"/>
        </w:trPr>
        <w:tc>
          <w:tcPr>
            <w:tcW w:w="2093" w:type="dxa"/>
            <w:tcBorders>
              <w:top w:val="single" w:sz="4" w:space="0" w:color="auto"/>
              <w:left w:val="single" w:sz="4" w:space="0" w:color="auto"/>
              <w:bottom w:val="single" w:sz="4" w:space="0" w:color="auto"/>
              <w:right w:val="single" w:sz="4" w:space="0" w:color="auto"/>
            </w:tcBorders>
            <w:hideMark/>
          </w:tcPr>
          <w:p w14:paraId="3978DC93" w14:textId="77777777" w:rsidR="006517BE" w:rsidRPr="002624FB" w:rsidRDefault="006517BE" w:rsidP="009B0FD7">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Identificación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6CB2BE1A" w14:textId="42DFCCA6" w:rsidR="006517BE" w:rsidRPr="002624FB" w:rsidRDefault="006517BE" w:rsidP="009B0FD7">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RF0</w:t>
            </w:r>
            <w:r w:rsidR="0085378F">
              <w:rPr>
                <w:rFonts w:ascii="Times New Roman" w:hAnsi="Times New Roman"/>
                <w:sz w:val="24"/>
                <w:szCs w:val="20"/>
                <w:lang w:val="es-ES_tradnl"/>
              </w:rPr>
              <w:t>7</w:t>
            </w:r>
          </w:p>
        </w:tc>
      </w:tr>
      <w:tr w:rsidR="006517BE" w14:paraId="2AB7DFC8" w14:textId="77777777" w:rsidTr="009B0FD7">
        <w:trPr>
          <w:trHeight w:val="674"/>
        </w:trPr>
        <w:tc>
          <w:tcPr>
            <w:tcW w:w="2093" w:type="dxa"/>
            <w:tcBorders>
              <w:top w:val="single" w:sz="4" w:space="0" w:color="auto"/>
              <w:left w:val="single" w:sz="4" w:space="0" w:color="auto"/>
              <w:bottom w:val="single" w:sz="4" w:space="0" w:color="auto"/>
              <w:right w:val="single" w:sz="4" w:space="0" w:color="auto"/>
            </w:tcBorders>
            <w:hideMark/>
          </w:tcPr>
          <w:p w14:paraId="0370EAA5" w14:textId="77777777" w:rsidR="006517BE" w:rsidRPr="002624FB" w:rsidRDefault="006517BE" w:rsidP="009B0FD7">
            <w:pPr>
              <w:pStyle w:val="Sinespaciado"/>
              <w:spacing w:line="360" w:lineRule="auto"/>
              <w:rPr>
                <w:rFonts w:ascii="Times New Roman" w:hAnsi="Times New Roman"/>
                <w:b/>
                <w:sz w:val="24"/>
                <w:szCs w:val="20"/>
                <w:lang w:val="es-ES_tradnl"/>
              </w:rPr>
            </w:pPr>
            <w:r>
              <w:rPr>
                <w:rFonts w:ascii="Times New Roman" w:hAnsi="Times New Roman"/>
                <w:b/>
                <w:kern w:val="24"/>
                <w:sz w:val="24"/>
                <w:szCs w:val="20"/>
                <w:lang w:val="es-ES_tradnl"/>
              </w:rPr>
              <w:t>Nombre del Requerimiento</w:t>
            </w:r>
          </w:p>
        </w:tc>
        <w:tc>
          <w:tcPr>
            <w:tcW w:w="6551" w:type="dxa"/>
            <w:tcBorders>
              <w:top w:val="single" w:sz="4" w:space="0" w:color="auto"/>
              <w:left w:val="single" w:sz="4" w:space="0" w:color="auto"/>
              <w:bottom w:val="single" w:sz="4" w:space="0" w:color="auto"/>
              <w:right w:val="single" w:sz="4" w:space="0" w:color="auto"/>
            </w:tcBorders>
            <w:hideMark/>
          </w:tcPr>
          <w:p w14:paraId="1DE664DB" w14:textId="1B19BAD3" w:rsidR="006517BE" w:rsidRPr="002624FB" w:rsidRDefault="006517BE" w:rsidP="009B0FD7">
            <w:pPr>
              <w:pStyle w:val="Sinespaciado"/>
              <w:spacing w:line="360" w:lineRule="auto"/>
              <w:rPr>
                <w:rFonts w:ascii="Times New Roman" w:hAnsi="Times New Roman"/>
                <w:sz w:val="24"/>
                <w:szCs w:val="20"/>
                <w:lang w:val="es-ES_tradnl"/>
              </w:rPr>
            </w:pPr>
            <w:r>
              <w:rPr>
                <w:rFonts w:ascii="Times New Roman" w:hAnsi="Times New Roman"/>
                <w:sz w:val="24"/>
                <w:szCs w:val="20"/>
                <w:lang w:val="es-ES_tradnl"/>
              </w:rPr>
              <w:t>Evaluación de recomendación.</w:t>
            </w:r>
          </w:p>
        </w:tc>
      </w:tr>
      <w:tr w:rsidR="006517BE" w14:paraId="4492B31A" w14:textId="77777777" w:rsidTr="009B0FD7">
        <w:trPr>
          <w:trHeight w:val="883"/>
        </w:trPr>
        <w:tc>
          <w:tcPr>
            <w:tcW w:w="2093" w:type="dxa"/>
            <w:tcBorders>
              <w:top w:val="single" w:sz="4" w:space="0" w:color="auto"/>
              <w:left w:val="single" w:sz="4" w:space="0" w:color="auto"/>
              <w:bottom w:val="single" w:sz="4" w:space="0" w:color="auto"/>
              <w:right w:val="single" w:sz="4" w:space="0" w:color="auto"/>
            </w:tcBorders>
            <w:hideMark/>
          </w:tcPr>
          <w:p w14:paraId="6B10B44D" w14:textId="77777777" w:rsidR="006517BE" w:rsidRPr="004B48AE" w:rsidRDefault="006517BE" w:rsidP="009B0FD7">
            <w:pPr>
              <w:pStyle w:val="Sinespaciado"/>
              <w:rPr>
                <w:rFonts w:ascii="Times New Roman" w:hAnsi="Times New Roman"/>
                <w:b/>
                <w:sz w:val="24"/>
                <w:szCs w:val="20"/>
                <w:lang w:val="es-ES_tradnl"/>
              </w:rPr>
            </w:pPr>
            <w:r w:rsidRPr="004B48AE">
              <w:rPr>
                <w:rFonts w:ascii="Times New Roman" w:hAnsi="Times New Roman"/>
                <w:b/>
                <w:kern w:val="24"/>
                <w:sz w:val="24"/>
                <w:szCs w:val="20"/>
                <w:lang w:val="es-ES_tradnl"/>
              </w:rPr>
              <w:t>Descripción del requerimiento</w:t>
            </w:r>
          </w:p>
        </w:tc>
        <w:tc>
          <w:tcPr>
            <w:tcW w:w="6551" w:type="dxa"/>
            <w:tcBorders>
              <w:top w:val="single" w:sz="4" w:space="0" w:color="auto"/>
              <w:left w:val="single" w:sz="4" w:space="0" w:color="auto"/>
              <w:bottom w:val="single" w:sz="4" w:space="0" w:color="auto"/>
              <w:right w:val="single" w:sz="4" w:space="0" w:color="auto"/>
            </w:tcBorders>
            <w:hideMark/>
          </w:tcPr>
          <w:p w14:paraId="7AE1D419" w14:textId="3EE26FBC" w:rsidR="006517BE" w:rsidRPr="002624FB" w:rsidRDefault="006517BE" w:rsidP="006517BE">
            <w:pPr>
              <w:pStyle w:val="Sinespaciado"/>
              <w:rPr>
                <w:rFonts w:ascii="Times New Roman" w:hAnsi="Times New Roman"/>
                <w:sz w:val="24"/>
                <w:szCs w:val="20"/>
                <w:lang w:val="es-ES_tradnl"/>
              </w:rPr>
            </w:pPr>
            <w:r>
              <w:rPr>
                <w:rFonts w:ascii="Times New Roman" w:hAnsi="Times New Roman"/>
                <w:sz w:val="24"/>
                <w:szCs w:val="20"/>
                <w:lang w:val="es-ES_tradnl"/>
              </w:rPr>
              <w:t>El sistema debe permitir la visualización de métricas de evaluación d</w:t>
            </w:r>
            <w:r w:rsidR="00694744">
              <w:rPr>
                <w:rFonts w:ascii="Times New Roman" w:hAnsi="Times New Roman"/>
                <w:sz w:val="24"/>
                <w:szCs w:val="20"/>
                <w:lang w:val="es-ES_tradnl"/>
              </w:rPr>
              <w:t>e las recomendaciones generadas</w:t>
            </w:r>
            <w:r>
              <w:rPr>
                <w:rFonts w:ascii="Times New Roman" w:hAnsi="Times New Roman"/>
                <w:sz w:val="24"/>
                <w:szCs w:val="20"/>
                <w:lang w:val="es-ES_tradnl"/>
              </w:rPr>
              <w:t>.</w:t>
            </w:r>
          </w:p>
        </w:tc>
      </w:tr>
    </w:tbl>
    <w:p w14:paraId="3017C212" w14:textId="77777777" w:rsidR="006517BE" w:rsidRDefault="006517BE" w:rsidP="00031A35">
      <w:pPr>
        <w:rPr>
          <w:lang w:val="es-CL"/>
        </w:rPr>
      </w:pPr>
    </w:p>
    <w:p w14:paraId="1B8D67C6" w14:textId="77777777" w:rsidR="0085378F" w:rsidRPr="00031A35" w:rsidRDefault="0085378F" w:rsidP="00031A35">
      <w:pPr>
        <w:rPr>
          <w:lang w:val="es-CL"/>
        </w:rPr>
      </w:pPr>
    </w:p>
    <w:p w14:paraId="454719BA" w14:textId="77777777" w:rsidR="002624FB" w:rsidRDefault="002624FB" w:rsidP="0069712A">
      <w:pPr>
        <w:pStyle w:val="Ttulo2"/>
      </w:pPr>
      <w:bookmarkStart w:id="58" w:name="_Toc511668886"/>
      <w:r>
        <w:lastRenderedPageBreak/>
        <w:t>Diagrama de Casos de Uso</w:t>
      </w:r>
      <w:bookmarkEnd w:id="58"/>
    </w:p>
    <w:p w14:paraId="53B2BB4D" w14:textId="0704945C" w:rsidR="002624FB" w:rsidRDefault="00620913" w:rsidP="007C7E4C">
      <w:pPr>
        <w:spacing w:line="360" w:lineRule="auto"/>
        <w:rPr>
          <w:rFonts w:ascii="Times New Roman" w:hAnsi="Times New Roman" w:cs="Times New Roman"/>
          <w:sz w:val="24"/>
          <w:lang w:val="es-CL"/>
        </w:rPr>
      </w:pPr>
      <w:r>
        <w:rPr>
          <w:rFonts w:ascii="Times New Roman" w:hAnsi="Times New Roman" w:cs="Times New Roman"/>
          <w:sz w:val="24"/>
          <w:lang w:val="es-CL"/>
        </w:rPr>
        <w:t>En esta sección s</w:t>
      </w:r>
      <w:r w:rsidR="007C7E4C">
        <w:rPr>
          <w:rFonts w:ascii="Times New Roman" w:hAnsi="Times New Roman" w:cs="Times New Roman"/>
          <w:sz w:val="24"/>
          <w:lang w:val="es-CL"/>
        </w:rPr>
        <w:t>e presenta el diagrama de casos de uso del software realizado.</w:t>
      </w:r>
    </w:p>
    <w:p w14:paraId="0AC864CC" w14:textId="771645C3" w:rsidR="007C7E4C" w:rsidRDefault="009B49B4" w:rsidP="009B49B4">
      <w:pPr>
        <w:spacing w:line="360" w:lineRule="auto"/>
        <w:jc w:val="center"/>
        <w:rPr>
          <w:rFonts w:ascii="Times New Roman" w:hAnsi="Times New Roman" w:cs="Times New Roman"/>
          <w:sz w:val="24"/>
          <w:lang w:val="es-CL"/>
        </w:rPr>
      </w:pPr>
      <w:r>
        <w:rPr>
          <w:rFonts w:ascii="Times New Roman" w:hAnsi="Times New Roman" w:cs="Times New Roman"/>
          <w:noProof/>
          <w:sz w:val="24"/>
          <w:lang w:val="es-CL" w:eastAsia="es-CL"/>
        </w:rPr>
        <w:drawing>
          <wp:inline distT="0" distB="0" distL="0" distR="0" wp14:anchorId="2C7F3883" wp14:editId="684AE3F7">
            <wp:extent cx="2295525" cy="3914775"/>
            <wp:effectExtent l="0" t="0" r="9525" b="95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1">
                      <a:extLst>
                        <a:ext uri="{28A0092B-C50C-407E-A947-70E740481C1C}">
                          <a14:useLocalDpi xmlns:a14="http://schemas.microsoft.com/office/drawing/2010/main" val="0"/>
                        </a:ext>
                      </a:extLst>
                    </a:blip>
                    <a:stretch>
                      <a:fillRect/>
                    </a:stretch>
                  </pic:blipFill>
                  <pic:spPr>
                    <a:xfrm>
                      <a:off x="0" y="0"/>
                      <a:ext cx="2295525" cy="3914775"/>
                    </a:xfrm>
                    <a:prstGeom prst="rect">
                      <a:avLst/>
                    </a:prstGeom>
                  </pic:spPr>
                </pic:pic>
              </a:graphicData>
            </a:graphic>
          </wp:inline>
        </w:drawing>
      </w:r>
    </w:p>
    <w:p w14:paraId="44CFA832" w14:textId="4F33EA66" w:rsidR="007C7E4C" w:rsidRDefault="009B49B4" w:rsidP="007C7E4C">
      <w:pPr>
        <w:spacing w:line="360" w:lineRule="auto"/>
        <w:rPr>
          <w:rFonts w:ascii="Times New Roman" w:hAnsi="Times New Roman" w:cs="Times New Roman"/>
          <w:sz w:val="24"/>
          <w:lang w:val="es-CL"/>
        </w:rPr>
      </w:pPr>
      <w:r>
        <w:rPr>
          <w:noProof/>
          <w:lang w:val="es-CL" w:eastAsia="es-CL"/>
        </w:rPr>
        <mc:AlternateContent>
          <mc:Choice Requires="wps">
            <w:drawing>
              <wp:anchor distT="0" distB="0" distL="114300" distR="114300" simplePos="0" relativeHeight="251671552" behindDoc="0" locked="0" layoutInCell="1" allowOverlap="1" wp14:anchorId="2EA01C23" wp14:editId="3BCCED4B">
                <wp:simplePos x="0" y="0"/>
                <wp:positionH relativeFrom="column">
                  <wp:posOffset>1415415</wp:posOffset>
                </wp:positionH>
                <wp:positionV relativeFrom="paragraph">
                  <wp:posOffset>106680</wp:posOffset>
                </wp:positionV>
                <wp:extent cx="2667000" cy="635"/>
                <wp:effectExtent l="0" t="0" r="0" b="2540"/>
                <wp:wrapSquare wrapText="bothSides"/>
                <wp:docPr id="4" name="4 Cuadro de texto"/>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14:paraId="3680F01D" w14:textId="77777777" w:rsidR="003D43B4" w:rsidRPr="00A91EB7" w:rsidRDefault="003D43B4" w:rsidP="00A91EB7">
                            <w:pPr>
                              <w:pStyle w:val="Epgrafe"/>
                              <w:jc w:val="center"/>
                              <w:rPr>
                                <w:rFonts w:ascii="Times New Roman" w:hAnsi="Times New Roman" w:cs="Times New Roman"/>
                                <w:b w:val="0"/>
                                <w:noProof/>
                                <w:color w:val="000000" w:themeColor="text1"/>
                                <w:sz w:val="24"/>
                              </w:rPr>
                            </w:pPr>
                            <w:r w:rsidRPr="00A91EB7">
                              <w:rPr>
                                <w:rFonts w:ascii="Times New Roman" w:hAnsi="Times New Roman" w:cs="Times New Roman"/>
                                <w:b w:val="0"/>
                                <w:color w:val="000000" w:themeColor="text1"/>
                                <w:sz w:val="24"/>
                              </w:rPr>
                              <w:t xml:space="preserve">Figura </w:t>
                            </w:r>
                            <w:r w:rsidRPr="00A91EB7">
                              <w:rPr>
                                <w:rFonts w:ascii="Times New Roman" w:hAnsi="Times New Roman" w:cs="Times New Roman"/>
                                <w:b w:val="0"/>
                                <w:color w:val="000000" w:themeColor="text1"/>
                                <w:sz w:val="24"/>
                              </w:rPr>
                              <w:fldChar w:fldCharType="begin"/>
                            </w:r>
                            <w:r w:rsidRPr="00A91EB7">
                              <w:rPr>
                                <w:rFonts w:ascii="Times New Roman" w:hAnsi="Times New Roman" w:cs="Times New Roman"/>
                                <w:b w:val="0"/>
                                <w:color w:val="000000" w:themeColor="text1"/>
                                <w:sz w:val="24"/>
                              </w:rPr>
                              <w:instrText xml:space="preserve"> SEQ Figura \* ARABIC </w:instrText>
                            </w:r>
                            <w:r w:rsidRPr="00A91EB7">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4</w:t>
                            </w:r>
                            <w:r w:rsidRPr="00A91EB7">
                              <w:rPr>
                                <w:rFonts w:ascii="Times New Roman" w:hAnsi="Times New Roman" w:cs="Times New Roman"/>
                                <w:b w:val="0"/>
                                <w:color w:val="000000" w:themeColor="text1"/>
                                <w:sz w:val="24"/>
                              </w:rPr>
                              <w:fldChar w:fldCharType="end"/>
                            </w:r>
                            <w:r w:rsidRPr="00A91EB7">
                              <w:rPr>
                                <w:rFonts w:ascii="Times New Roman" w:hAnsi="Times New Roman" w:cs="Times New Roman"/>
                                <w:b w:val="0"/>
                                <w:color w:val="000000" w:themeColor="text1"/>
                                <w:sz w:val="24"/>
                              </w:rPr>
                              <w:t>: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 Cuadro de texto" o:spid="_x0000_s1030" type="#_x0000_t202" style="position:absolute;left:0;text-align:left;margin-left:111.45pt;margin-top:8.4pt;width:210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" stroked="f">
                <v:textbox style="mso-fit-shape-to-text:t" inset="0,0,0,0">
                  <w:txbxContent>
                    <w:p w14:paraId="3680F01D" w14:textId="77777777" w:rsidR="003D43B4" w:rsidRPr="00A91EB7" w:rsidRDefault="003D43B4" w:rsidP="00A91EB7">
                      <w:pPr>
                        <w:pStyle w:val="Epgrafe"/>
                        <w:jc w:val="center"/>
                        <w:rPr>
                          <w:rFonts w:ascii="Times New Roman" w:hAnsi="Times New Roman" w:cs="Times New Roman"/>
                          <w:b w:val="0"/>
                          <w:noProof/>
                          <w:color w:val="000000" w:themeColor="text1"/>
                          <w:sz w:val="24"/>
                        </w:rPr>
                      </w:pPr>
                      <w:r w:rsidRPr="00A91EB7">
                        <w:rPr>
                          <w:rFonts w:ascii="Times New Roman" w:hAnsi="Times New Roman" w:cs="Times New Roman"/>
                          <w:b w:val="0"/>
                          <w:color w:val="000000" w:themeColor="text1"/>
                          <w:sz w:val="24"/>
                        </w:rPr>
                        <w:t xml:space="preserve">Figura </w:t>
                      </w:r>
                      <w:r w:rsidRPr="00A91EB7">
                        <w:rPr>
                          <w:rFonts w:ascii="Times New Roman" w:hAnsi="Times New Roman" w:cs="Times New Roman"/>
                          <w:b w:val="0"/>
                          <w:color w:val="000000" w:themeColor="text1"/>
                          <w:sz w:val="24"/>
                        </w:rPr>
                        <w:fldChar w:fldCharType="begin"/>
                      </w:r>
                      <w:r w:rsidRPr="00A91EB7">
                        <w:rPr>
                          <w:rFonts w:ascii="Times New Roman" w:hAnsi="Times New Roman" w:cs="Times New Roman"/>
                          <w:b w:val="0"/>
                          <w:color w:val="000000" w:themeColor="text1"/>
                          <w:sz w:val="24"/>
                        </w:rPr>
                        <w:instrText xml:space="preserve"> SEQ Figura \* ARABIC </w:instrText>
                      </w:r>
                      <w:r w:rsidRPr="00A91EB7">
                        <w:rPr>
                          <w:rFonts w:ascii="Times New Roman" w:hAnsi="Times New Roman" w:cs="Times New Roman"/>
                          <w:b w:val="0"/>
                          <w:color w:val="000000" w:themeColor="text1"/>
                          <w:sz w:val="24"/>
                        </w:rPr>
                        <w:fldChar w:fldCharType="separate"/>
                      </w:r>
                      <w:r>
                        <w:rPr>
                          <w:rFonts w:ascii="Times New Roman" w:hAnsi="Times New Roman" w:cs="Times New Roman"/>
                          <w:b w:val="0"/>
                          <w:noProof/>
                          <w:color w:val="000000" w:themeColor="text1"/>
                          <w:sz w:val="24"/>
                        </w:rPr>
                        <w:t>4</w:t>
                      </w:r>
                      <w:r w:rsidRPr="00A91EB7">
                        <w:rPr>
                          <w:rFonts w:ascii="Times New Roman" w:hAnsi="Times New Roman" w:cs="Times New Roman"/>
                          <w:b w:val="0"/>
                          <w:color w:val="000000" w:themeColor="text1"/>
                          <w:sz w:val="24"/>
                        </w:rPr>
                        <w:fldChar w:fldCharType="end"/>
                      </w:r>
                      <w:r w:rsidRPr="00A91EB7">
                        <w:rPr>
                          <w:rFonts w:ascii="Times New Roman" w:hAnsi="Times New Roman" w:cs="Times New Roman"/>
                          <w:b w:val="0"/>
                          <w:color w:val="000000" w:themeColor="text1"/>
                          <w:sz w:val="24"/>
                        </w:rPr>
                        <w:t>: Diagrama de Casos de Uso</w:t>
                      </w:r>
                    </w:p>
                  </w:txbxContent>
                </v:textbox>
                <w10:wrap type="square"/>
              </v:shape>
            </w:pict>
          </mc:Fallback>
        </mc:AlternateContent>
      </w:r>
    </w:p>
    <w:p w14:paraId="6D7467F1" w14:textId="77777777" w:rsidR="00233297" w:rsidRDefault="00233297" w:rsidP="007C7E4C">
      <w:pPr>
        <w:spacing w:line="360" w:lineRule="auto"/>
        <w:rPr>
          <w:rFonts w:ascii="Times New Roman" w:hAnsi="Times New Roman" w:cs="Times New Roman"/>
          <w:sz w:val="24"/>
          <w:lang w:val="es-CL"/>
        </w:rPr>
      </w:pPr>
    </w:p>
    <w:p w14:paraId="1184BD6D" w14:textId="77777777" w:rsidR="006807B0" w:rsidRDefault="006807B0" w:rsidP="007C7E4C">
      <w:pPr>
        <w:spacing w:line="360" w:lineRule="auto"/>
        <w:rPr>
          <w:rFonts w:ascii="Times New Roman" w:hAnsi="Times New Roman" w:cs="Times New Roman"/>
          <w:sz w:val="24"/>
          <w:lang w:val="es-CL"/>
        </w:rPr>
      </w:pPr>
    </w:p>
    <w:p w14:paraId="2C63CC73" w14:textId="77777777" w:rsidR="006807B0" w:rsidRDefault="006807B0" w:rsidP="007C7E4C">
      <w:pPr>
        <w:spacing w:line="360" w:lineRule="auto"/>
        <w:rPr>
          <w:rFonts w:ascii="Times New Roman" w:hAnsi="Times New Roman" w:cs="Times New Roman"/>
          <w:sz w:val="24"/>
          <w:lang w:val="es-CL"/>
        </w:rPr>
      </w:pPr>
    </w:p>
    <w:p w14:paraId="0BA7270E" w14:textId="77777777" w:rsidR="006807B0" w:rsidRDefault="006807B0" w:rsidP="007C7E4C">
      <w:pPr>
        <w:spacing w:line="360" w:lineRule="auto"/>
        <w:rPr>
          <w:rFonts w:ascii="Times New Roman" w:hAnsi="Times New Roman" w:cs="Times New Roman"/>
          <w:sz w:val="24"/>
          <w:lang w:val="es-CL"/>
        </w:rPr>
      </w:pPr>
    </w:p>
    <w:p w14:paraId="2691FE4F" w14:textId="77777777" w:rsidR="006807B0" w:rsidRDefault="006807B0" w:rsidP="007C7E4C">
      <w:pPr>
        <w:spacing w:line="360" w:lineRule="auto"/>
        <w:rPr>
          <w:rFonts w:ascii="Times New Roman" w:hAnsi="Times New Roman" w:cs="Times New Roman"/>
          <w:sz w:val="24"/>
          <w:lang w:val="es-CL"/>
        </w:rPr>
      </w:pPr>
    </w:p>
    <w:p w14:paraId="49D5D558" w14:textId="77777777" w:rsidR="006807B0" w:rsidRDefault="006807B0" w:rsidP="007C7E4C">
      <w:pPr>
        <w:spacing w:line="360" w:lineRule="auto"/>
        <w:rPr>
          <w:rFonts w:ascii="Times New Roman" w:hAnsi="Times New Roman" w:cs="Times New Roman"/>
          <w:sz w:val="24"/>
          <w:lang w:val="es-CL"/>
        </w:rPr>
      </w:pPr>
    </w:p>
    <w:p w14:paraId="2B667719" w14:textId="77777777" w:rsidR="006807B0" w:rsidRDefault="006807B0" w:rsidP="007C7E4C">
      <w:pPr>
        <w:spacing w:line="360" w:lineRule="auto"/>
        <w:rPr>
          <w:rFonts w:ascii="Times New Roman" w:hAnsi="Times New Roman" w:cs="Times New Roman"/>
          <w:sz w:val="24"/>
          <w:lang w:val="es-CL"/>
        </w:rPr>
      </w:pPr>
    </w:p>
    <w:p w14:paraId="14F3C3AA" w14:textId="77777777" w:rsidR="006807B0" w:rsidRDefault="006807B0" w:rsidP="007C7E4C">
      <w:pPr>
        <w:spacing w:line="360" w:lineRule="auto"/>
        <w:rPr>
          <w:rFonts w:ascii="Times New Roman" w:hAnsi="Times New Roman" w:cs="Times New Roman"/>
          <w:sz w:val="24"/>
          <w:lang w:val="es-CL"/>
        </w:rPr>
      </w:pPr>
    </w:p>
    <w:p w14:paraId="25C48A54" w14:textId="40A618BB" w:rsidR="00233297" w:rsidRDefault="009B49B4" w:rsidP="006807B0">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A continuación se explica cada caso de uso.</w:t>
      </w:r>
    </w:p>
    <w:p w14:paraId="6F94F5C9" w14:textId="07C21E02" w:rsidR="009B49B4" w:rsidRPr="00971780" w:rsidRDefault="009B49B4" w:rsidP="007449A9">
      <w:pPr>
        <w:pStyle w:val="Prrafodelista"/>
        <w:numPr>
          <w:ilvl w:val="0"/>
          <w:numId w:val="34"/>
        </w:numPr>
        <w:spacing w:line="360" w:lineRule="auto"/>
        <w:rPr>
          <w:rFonts w:ascii="Times New Roman" w:hAnsi="Times New Roman" w:cs="Times New Roman"/>
          <w:b/>
          <w:sz w:val="24"/>
          <w:lang w:val="es-CL"/>
        </w:rPr>
      </w:pPr>
      <w:r w:rsidRPr="007449A9">
        <w:rPr>
          <w:rFonts w:ascii="Times New Roman" w:hAnsi="Times New Roman" w:cs="Times New Roman"/>
          <w:b/>
          <w:sz w:val="24"/>
          <w:lang w:val="es-CL"/>
        </w:rPr>
        <w:t>Abrir archivo:</w:t>
      </w:r>
      <w:r w:rsidR="00EA1BAD" w:rsidRPr="007449A9">
        <w:rPr>
          <w:rFonts w:ascii="Times New Roman" w:hAnsi="Times New Roman" w:cs="Times New Roman"/>
          <w:b/>
          <w:sz w:val="24"/>
          <w:lang w:val="es-CL"/>
        </w:rPr>
        <w:t xml:space="preserve"> </w:t>
      </w:r>
      <w:r w:rsidR="00971780">
        <w:rPr>
          <w:rFonts w:ascii="Times New Roman" w:hAnsi="Times New Roman" w:cs="Times New Roman"/>
          <w:sz w:val="24"/>
          <w:lang w:val="es-CL"/>
        </w:rPr>
        <w:t>El usuario puede</w:t>
      </w:r>
      <w:r w:rsidR="00620913" w:rsidRPr="00620913">
        <w:rPr>
          <w:rFonts w:ascii="Times New Roman" w:hAnsi="Times New Roman" w:cs="Times New Roman"/>
          <w:sz w:val="24"/>
          <w:lang w:val="es-CL"/>
          <w:rPrChange w:id="59" w:author="Carlos Lagos Urbina" w:date="2018-04-15T21:04:00Z">
            <w:rPr>
              <w:rFonts w:ascii="Times New Roman" w:hAnsi="Times New Roman" w:cs="Times New Roman"/>
              <w:b/>
              <w:sz w:val="24"/>
              <w:lang w:val="es-CL"/>
            </w:rPr>
          </w:rPrChange>
        </w:rPr>
        <w:t xml:space="preserve"> selecci</w:t>
      </w:r>
      <w:r w:rsidR="00971780">
        <w:rPr>
          <w:rFonts w:ascii="Times New Roman" w:hAnsi="Times New Roman" w:cs="Times New Roman"/>
          <w:sz w:val="24"/>
          <w:lang w:val="es-CL"/>
        </w:rPr>
        <w:t>onar</w:t>
      </w:r>
      <w:r w:rsidR="00620913" w:rsidRPr="00620913">
        <w:rPr>
          <w:rFonts w:ascii="Times New Roman" w:hAnsi="Times New Roman" w:cs="Times New Roman"/>
          <w:sz w:val="24"/>
          <w:lang w:val="es-CL"/>
          <w:rPrChange w:id="60" w:author="Carlos Lagos Urbina" w:date="2018-04-15T21:04:00Z">
            <w:rPr>
              <w:rFonts w:ascii="Times New Roman" w:hAnsi="Times New Roman" w:cs="Times New Roman"/>
              <w:b/>
              <w:sz w:val="24"/>
              <w:lang w:val="es-CL"/>
            </w:rPr>
          </w:rPrChange>
        </w:rPr>
        <w:t xml:space="preserve"> </w:t>
      </w:r>
      <w:r w:rsidR="00971780">
        <w:rPr>
          <w:rFonts w:ascii="Times New Roman" w:hAnsi="Times New Roman" w:cs="Times New Roman"/>
          <w:sz w:val="24"/>
          <w:lang w:val="es-CL"/>
        </w:rPr>
        <w:t xml:space="preserve">y abrir un </w:t>
      </w:r>
      <w:r w:rsidR="00620913" w:rsidRPr="00620913">
        <w:rPr>
          <w:rFonts w:ascii="Times New Roman" w:hAnsi="Times New Roman" w:cs="Times New Roman"/>
          <w:sz w:val="24"/>
          <w:lang w:val="es-CL"/>
          <w:rPrChange w:id="61" w:author="Carlos Lagos Urbina" w:date="2018-04-15T21:04:00Z">
            <w:rPr>
              <w:rFonts w:ascii="Times New Roman" w:hAnsi="Times New Roman" w:cs="Times New Roman"/>
              <w:b/>
              <w:sz w:val="24"/>
              <w:lang w:val="es-CL"/>
            </w:rPr>
          </w:rPrChange>
        </w:rPr>
        <w:t>archivo</w:t>
      </w:r>
      <w:r w:rsidR="00971780">
        <w:rPr>
          <w:rFonts w:ascii="Times New Roman" w:hAnsi="Times New Roman" w:cs="Times New Roman"/>
          <w:sz w:val="24"/>
          <w:lang w:val="es-CL"/>
        </w:rPr>
        <w:t>.</w:t>
      </w:r>
    </w:p>
    <w:p w14:paraId="3D05E6A7" w14:textId="77777777" w:rsidR="00971780" w:rsidRPr="007449A9" w:rsidRDefault="00971780" w:rsidP="00971780">
      <w:pPr>
        <w:pStyle w:val="Prrafodelista"/>
        <w:spacing w:line="360" w:lineRule="auto"/>
        <w:rPr>
          <w:rFonts w:ascii="Times New Roman" w:hAnsi="Times New Roman" w:cs="Times New Roman"/>
          <w:b/>
          <w:sz w:val="24"/>
          <w:lang w:val="es-CL"/>
        </w:rPr>
      </w:pPr>
    </w:p>
    <w:p w14:paraId="3F0F8963" w14:textId="1C093F56" w:rsidR="009B49B4" w:rsidRPr="00971780" w:rsidRDefault="009B49B4" w:rsidP="007449A9">
      <w:pPr>
        <w:pStyle w:val="Prrafodelista"/>
        <w:numPr>
          <w:ilvl w:val="0"/>
          <w:numId w:val="34"/>
        </w:numPr>
        <w:spacing w:line="360" w:lineRule="auto"/>
        <w:rPr>
          <w:rFonts w:ascii="Times New Roman" w:hAnsi="Times New Roman" w:cs="Times New Roman"/>
          <w:b/>
          <w:sz w:val="24"/>
          <w:lang w:val="es-CL"/>
        </w:rPr>
      </w:pPr>
      <w:r w:rsidRPr="007449A9">
        <w:rPr>
          <w:rFonts w:ascii="Times New Roman" w:hAnsi="Times New Roman" w:cs="Times New Roman"/>
          <w:b/>
          <w:sz w:val="24"/>
          <w:lang w:val="es-CL"/>
        </w:rPr>
        <w:t>Aplicar limpieza de datos:</w:t>
      </w:r>
      <w:r w:rsidR="00620913">
        <w:rPr>
          <w:rFonts w:ascii="Times New Roman" w:hAnsi="Times New Roman" w:cs="Times New Roman"/>
          <w:b/>
          <w:sz w:val="24"/>
          <w:lang w:val="es-CL"/>
        </w:rPr>
        <w:t xml:space="preserve"> </w:t>
      </w:r>
      <w:r w:rsidR="00971780">
        <w:rPr>
          <w:rFonts w:ascii="Times New Roman" w:hAnsi="Times New Roman" w:cs="Times New Roman"/>
          <w:sz w:val="24"/>
          <w:lang w:val="es-CL"/>
        </w:rPr>
        <w:t>El usuario</w:t>
      </w:r>
      <w:r w:rsidR="00620913">
        <w:rPr>
          <w:rFonts w:ascii="Times New Roman" w:hAnsi="Times New Roman" w:cs="Times New Roman"/>
          <w:sz w:val="24"/>
          <w:lang w:val="es-CL"/>
        </w:rPr>
        <w:t xml:space="preserve"> puede elegir entre 3 tipos de limpieza de datos a aplicar (filtro de tildes, filtro de </w:t>
      </w:r>
      <w:proofErr w:type="spellStart"/>
      <w:r w:rsidR="00620913">
        <w:rPr>
          <w:rFonts w:ascii="Times New Roman" w:hAnsi="Times New Roman" w:cs="Times New Roman"/>
          <w:sz w:val="24"/>
          <w:lang w:val="es-CL"/>
        </w:rPr>
        <w:t>stopwords</w:t>
      </w:r>
      <w:proofErr w:type="spellEnd"/>
      <w:r w:rsidR="00620913">
        <w:rPr>
          <w:rFonts w:ascii="Times New Roman" w:hAnsi="Times New Roman" w:cs="Times New Roman"/>
          <w:sz w:val="24"/>
          <w:lang w:val="es-CL"/>
        </w:rPr>
        <w:t xml:space="preserve"> y eliminación de puntuaciones y otros caracteres). Se debe tener un archivo en formato TSV abierto.</w:t>
      </w:r>
    </w:p>
    <w:p w14:paraId="74DD2B0B" w14:textId="77777777" w:rsidR="00971780" w:rsidRPr="00971780" w:rsidRDefault="00971780" w:rsidP="00971780">
      <w:pPr>
        <w:pStyle w:val="Prrafodelista"/>
        <w:rPr>
          <w:rFonts w:ascii="Times New Roman" w:hAnsi="Times New Roman" w:cs="Times New Roman"/>
          <w:b/>
          <w:sz w:val="24"/>
          <w:lang w:val="es-CL"/>
        </w:rPr>
      </w:pPr>
    </w:p>
    <w:p w14:paraId="266E69CA" w14:textId="77777777" w:rsidR="00971780" w:rsidRPr="007449A9" w:rsidRDefault="00971780" w:rsidP="00971780">
      <w:pPr>
        <w:pStyle w:val="Prrafodelista"/>
        <w:spacing w:line="360" w:lineRule="auto"/>
        <w:rPr>
          <w:rFonts w:ascii="Times New Roman" w:hAnsi="Times New Roman" w:cs="Times New Roman"/>
          <w:b/>
          <w:sz w:val="24"/>
          <w:lang w:val="es-CL"/>
        </w:rPr>
      </w:pPr>
    </w:p>
    <w:p w14:paraId="420A7A54" w14:textId="44933816" w:rsidR="009B49B4" w:rsidRPr="00971780" w:rsidRDefault="009B49B4" w:rsidP="007449A9">
      <w:pPr>
        <w:pStyle w:val="Prrafodelista"/>
        <w:numPr>
          <w:ilvl w:val="0"/>
          <w:numId w:val="34"/>
        </w:numPr>
        <w:spacing w:line="360" w:lineRule="auto"/>
        <w:rPr>
          <w:rFonts w:ascii="Times New Roman" w:hAnsi="Times New Roman" w:cs="Times New Roman"/>
          <w:b/>
          <w:sz w:val="24"/>
          <w:lang w:val="es-CL"/>
        </w:rPr>
      </w:pPr>
      <w:r w:rsidRPr="007449A9">
        <w:rPr>
          <w:rFonts w:ascii="Times New Roman" w:hAnsi="Times New Roman" w:cs="Times New Roman"/>
          <w:b/>
          <w:sz w:val="24"/>
          <w:lang w:val="es-CL"/>
        </w:rPr>
        <w:t>Crear modelo de clasificación:</w:t>
      </w:r>
      <w:r w:rsidR="00620913">
        <w:rPr>
          <w:rFonts w:ascii="Times New Roman" w:hAnsi="Times New Roman" w:cs="Times New Roman"/>
          <w:b/>
          <w:sz w:val="24"/>
          <w:lang w:val="es-CL"/>
        </w:rPr>
        <w:t xml:space="preserve"> </w:t>
      </w:r>
      <w:r w:rsidR="0087711C">
        <w:rPr>
          <w:rFonts w:ascii="Times New Roman" w:hAnsi="Times New Roman" w:cs="Times New Roman"/>
          <w:sz w:val="24"/>
          <w:lang w:val="es-CL"/>
        </w:rPr>
        <w:t xml:space="preserve">Mediante una lista desplegable </w:t>
      </w:r>
      <w:r w:rsidR="00971780">
        <w:rPr>
          <w:rFonts w:ascii="Times New Roman" w:hAnsi="Times New Roman" w:cs="Times New Roman"/>
          <w:sz w:val="24"/>
          <w:lang w:val="es-CL"/>
        </w:rPr>
        <w:t>el usuario puede</w:t>
      </w:r>
      <w:r w:rsidR="0087711C">
        <w:rPr>
          <w:rFonts w:ascii="Times New Roman" w:hAnsi="Times New Roman" w:cs="Times New Roman"/>
          <w:sz w:val="24"/>
          <w:lang w:val="es-CL"/>
        </w:rPr>
        <w:t xml:space="preserve"> elegir el algoritmo de clasificación a utilizar. Se debe tener abierto un archivo en formato ARFF para aplicar el algoritmo.</w:t>
      </w:r>
    </w:p>
    <w:p w14:paraId="2F3DCDEA" w14:textId="77777777" w:rsidR="00971780" w:rsidRPr="007449A9" w:rsidRDefault="00971780" w:rsidP="00971780">
      <w:pPr>
        <w:pStyle w:val="Prrafodelista"/>
        <w:spacing w:line="360" w:lineRule="auto"/>
        <w:rPr>
          <w:rFonts w:ascii="Times New Roman" w:hAnsi="Times New Roman" w:cs="Times New Roman"/>
          <w:b/>
          <w:sz w:val="24"/>
          <w:lang w:val="es-CL"/>
        </w:rPr>
      </w:pPr>
    </w:p>
    <w:p w14:paraId="5422B146" w14:textId="4997E7DF" w:rsidR="009B49B4" w:rsidRPr="00971780" w:rsidRDefault="009B49B4" w:rsidP="007449A9">
      <w:pPr>
        <w:pStyle w:val="Prrafodelista"/>
        <w:numPr>
          <w:ilvl w:val="0"/>
          <w:numId w:val="34"/>
        </w:numPr>
        <w:spacing w:line="360" w:lineRule="auto"/>
        <w:rPr>
          <w:rFonts w:ascii="Times New Roman" w:hAnsi="Times New Roman" w:cs="Times New Roman"/>
          <w:b/>
          <w:sz w:val="24"/>
          <w:lang w:val="es-CL"/>
        </w:rPr>
      </w:pPr>
      <w:r w:rsidRPr="007449A9">
        <w:rPr>
          <w:rFonts w:ascii="Times New Roman" w:hAnsi="Times New Roman" w:cs="Times New Roman"/>
          <w:b/>
          <w:sz w:val="24"/>
          <w:lang w:val="es-CL"/>
        </w:rPr>
        <w:t>Cambiar formato:</w:t>
      </w:r>
      <w:r w:rsidR="0087711C">
        <w:rPr>
          <w:rFonts w:ascii="Times New Roman" w:hAnsi="Times New Roman" w:cs="Times New Roman"/>
          <w:b/>
          <w:sz w:val="24"/>
          <w:lang w:val="es-CL"/>
        </w:rPr>
        <w:t xml:space="preserve"> </w:t>
      </w:r>
      <w:r w:rsidR="0087711C">
        <w:rPr>
          <w:rFonts w:ascii="Times New Roman" w:hAnsi="Times New Roman" w:cs="Times New Roman"/>
          <w:sz w:val="24"/>
          <w:lang w:val="es-CL"/>
        </w:rPr>
        <w:t xml:space="preserve">Una vez aplicada la limpieza de datos sobre un archivo TSV, </w:t>
      </w:r>
      <w:r w:rsidR="00FD233F">
        <w:rPr>
          <w:rFonts w:ascii="Times New Roman" w:hAnsi="Times New Roman" w:cs="Times New Roman"/>
          <w:sz w:val="24"/>
          <w:lang w:val="es-CL"/>
        </w:rPr>
        <w:t xml:space="preserve">el usuario puede </w:t>
      </w:r>
      <w:r w:rsidR="0087711C">
        <w:rPr>
          <w:rFonts w:ascii="Times New Roman" w:hAnsi="Times New Roman" w:cs="Times New Roman"/>
          <w:sz w:val="24"/>
          <w:lang w:val="es-CL"/>
        </w:rPr>
        <w:t>cambiar su formato a ARFF.</w:t>
      </w:r>
    </w:p>
    <w:p w14:paraId="43A62834" w14:textId="77777777" w:rsidR="00971780" w:rsidRPr="00971780" w:rsidRDefault="00971780" w:rsidP="00971780">
      <w:pPr>
        <w:pStyle w:val="Prrafodelista"/>
        <w:rPr>
          <w:rFonts w:ascii="Times New Roman" w:hAnsi="Times New Roman" w:cs="Times New Roman"/>
          <w:b/>
          <w:sz w:val="24"/>
          <w:lang w:val="es-CL"/>
        </w:rPr>
      </w:pPr>
    </w:p>
    <w:p w14:paraId="711166EB" w14:textId="77777777" w:rsidR="00971780" w:rsidRPr="007449A9" w:rsidRDefault="00971780" w:rsidP="00971780">
      <w:pPr>
        <w:pStyle w:val="Prrafodelista"/>
        <w:spacing w:line="360" w:lineRule="auto"/>
        <w:rPr>
          <w:rFonts w:ascii="Times New Roman" w:hAnsi="Times New Roman" w:cs="Times New Roman"/>
          <w:b/>
          <w:sz w:val="24"/>
          <w:lang w:val="es-CL"/>
        </w:rPr>
      </w:pPr>
    </w:p>
    <w:p w14:paraId="234C096A" w14:textId="23023C64" w:rsidR="009B49B4" w:rsidRPr="00971780" w:rsidRDefault="009B49B4" w:rsidP="007449A9">
      <w:pPr>
        <w:pStyle w:val="Prrafodelista"/>
        <w:numPr>
          <w:ilvl w:val="0"/>
          <w:numId w:val="34"/>
        </w:numPr>
        <w:spacing w:line="360" w:lineRule="auto"/>
        <w:rPr>
          <w:rFonts w:ascii="Times New Roman" w:hAnsi="Times New Roman" w:cs="Times New Roman"/>
          <w:b/>
          <w:sz w:val="24"/>
          <w:lang w:val="es-CL"/>
        </w:rPr>
      </w:pPr>
      <w:r w:rsidRPr="007449A9">
        <w:rPr>
          <w:rFonts w:ascii="Times New Roman" w:hAnsi="Times New Roman" w:cs="Times New Roman"/>
          <w:b/>
          <w:sz w:val="24"/>
          <w:lang w:val="es-CL"/>
        </w:rPr>
        <w:t>Ajustar técnicas de recomendación:</w:t>
      </w:r>
      <w:r w:rsidR="0087711C">
        <w:rPr>
          <w:rFonts w:ascii="Times New Roman" w:hAnsi="Times New Roman" w:cs="Times New Roman"/>
          <w:b/>
          <w:sz w:val="24"/>
          <w:lang w:val="es-CL"/>
        </w:rPr>
        <w:t xml:space="preserve"> </w:t>
      </w:r>
      <w:r w:rsidR="00971780">
        <w:rPr>
          <w:rFonts w:ascii="Times New Roman" w:hAnsi="Times New Roman" w:cs="Times New Roman"/>
          <w:sz w:val="24"/>
          <w:lang w:val="es-CL"/>
        </w:rPr>
        <w:t>El usuario</w:t>
      </w:r>
      <w:r w:rsidR="007D4853">
        <w:rPr>
          <w:rFonts w:ascii="Times New Roman" w:hAnsi="Times New Roman" w:cs="Times New Roman"/>
          <w:sz w:val="24"/>
          <w:lang w:val="es-CL"/>
        </w:rPr>
        <w:t xml:space="preserve"> puede ajustar las técnicas de recomendación de medida de similitud, creación de vecindario y tipo de recomendación</w:t>
      </w:r>
    </w:p>
    <w:p w14:paraId="799649F5" w14:textId="77777777" w:rsidR="00971780" w:rsidRPr="007449A9" w:rsidRDefault="00971780" w:rsidP="00971780">
      <w:pPr>
        <w:pStyle w:val="Prrafodelista"/>
        <w:spacing w:line="360" w:lineRule="auto"/>
        <w:rPr>
          <w:rFonts w:ascii="Times New Roman" w:hAnsi="Times New Roman" w:cs="Times New Roman"/>
          <w:b/>
          <w:sz w:val="24"/>
          <w:lang w:val="es-CL"/>
        </w:rPr>
      </w:pPr>
    </w:p>
    <w:p w14:paraId="1102180E" w14:textId="05FD40C4" w:rsidR="009B49B4" w:rsidRPr="007449A9" w:rsidRDefault="009B49B4" w:rsidP="007449A9">
      <w:pPr>
        <w:pStyle w:val="Prrafodelista"/>
        <w:numPr>
          <w:ilvl w:val="0"/>
          <w:numId w:val="34"/>
        </w:numPr>
        <w:spacing w:line="360" w:lineRule="auto"/>
        <w:rPr>
          <w:rFonts w:ascii="Times New Roman" w:hAnsi="Times New Roman" w:cs="Times New Roman"/>
          <w:b/>
          <w:sz w:val="24"/>
          <w:lang w:val="es-CL"/>
        </w:rPr>
      </w:pPr>
      <w:r w:rsidRPr="007449A9">
        <w:rPr>
          <w:rFonts w:ascii="Times New Roman" w:hAnsi="Times New Roman" w:cs="Times New Roman"/>
          <w:b/>
          <w:sz w:val="24"/>
          <w:lang w:val="es-CL"/>
        </w:rPr>
        <w:t>Evaluar recomendación:</w:t>
      </w:r>
      <w:r w:rsidR="007D4853">
        <w:rPr>
          <w:rFonts w:ascii="Times New Roman" w:hAnsi="Times New Roman" w:cs="Times New Roman"/>
          <w:b/>
          <w:sz w:val="24"/>
          <w:lang w:val="es-CL"/>
        </w:rPr>
        <w:t xml:space="preserve"> </w:t>
      </w:r>
      <w:r w:rsidR="007D4853">
        <w:rPr>
          <w:rFonts w:ascii="Times New Roman" w:hAnsi="Times New Roman" w:cs="Times New Roman"/>
          <w:sz w:val="24"/>
          <w:lang w:val="es-CL"/>
        </w:rPr>
        <w:t xml:space="preserve">Seleccionadas las técnicas de recomendación, </w:t>
      </w:r>
      <w:r w:rsidR="00971780">
        <w:rPr>
          <w:rFonts w:ascii="Times New Roman" w:hAnsi="Times New Roman" w:cs="Times New Roman"/>
          <w:sz w:val="24"/>
          <w:lang w:val="es-CL"/>
        </w:rPr>
        <w:t xml:space="preserve">el usuario procede a generar recomendaciones </w:t>
      </w:r>
      <w:r w:rsidR="007D4853">
        <w:rPr>
          <w:rFonts w:ascii="Times New Roman" w:hAnsi="Times New Roman" w:cs="Times New Roman"/>
          <w:sz w:val="24"/>
          <w:lang w:val="es-CL"/>
        </w:rPr>
        <w:t>y se presentan métricas de evaluación.</w:t>
      </w:r>
    </w:p>
    <w:p w14:paraId="7FFB8311" w14:textId="77777777" w:rsidR="002624FB" w:rsidRDefault="002624FB" w:rsidP="007C7E4C">
      <w:pPr>
        <w:spacing w:line="360" w:lineRule="auto"/>
        <w:rPr>
          <w:lang w:val="es-CL"/>
        </w:rPr>
      </w:pPr>
    </w:p>
    <w:p w14:paraId="6EE0191C" w14:textId="77777777" w:rsidR="002624FB" w:rsidRDefault="002624FB" w:rsidP="007C7E4C">
      <w:pPr>
        <w:spacing w:line="360" w:lineRule="auto"/>
        <w:rPr>
          <w:lang w:val="es-CL"/>
        </w:rPr>
      </w:pPr>
    </w:p>
    <w:p w14:paraId="263043C8" w14:textId="77777777" w:rsidR="002624FB" w:rsidRDefault="002624FB" w:rsidP="007C7E4C">
      <w:pPr>
        <w:spacing w:line="360" w:lineRule="auto"/>
        <w:rPr>
          <w:lang w:val="es-CL"/>
        </w:rPr>
      </w:pPr>
    </w:p>
    <w:p w14:paraId="24A505D5" w14:textId="77777777" w:rsidR="00A91EB7" w:rsidRDefault="00A91EB7" w:rsidP="007C7E4C">
      <w:pPr>
        <w:spacing w:line="360" w:lineRule="auto"/>
        <w:rPr>
          <w:lang w:val="es-CL"/>
        </w:rPr>
      </w:pPr>
    </w:p>
    <w:p w14:paraId="3FBEB779" w14:textId="47FA1BBA" w:rsidR="000B3D09" w:rsidRDefault="000B3D09" w:rsidP="007C7E4C">
      <w:pPr>
        <w:spacing w:line="360" w:lineRule="auto"/>
        <w:rPr>
          <w:lang w:val="es-CL"/>
        </w:rPr>
      </w:pPr>
    </w:p>
    <w:p w14:paraId="1C41D9F5" w14:textId="77777777" w:rsidR="00617F5F" w:rsidRDefault="00617F5F" w:rsidP="002624FB">
      <w:pPr>
        <w:rPr>
          <w:lang w:val="es-CL"/>
        </w:rPr>
      </w:pPr>
    </w:p>
    <w:p w14:paraId="3B60ECB0" w14:textId="08D46BE5" w:rsidR="0022389F" w:rsidRDefault="0022389F" w:rsidP="0022389F">
      <w:pPr>
        <w:pStyle w:val="Ttulo1"/>
      </w:pPr>
      <w:bookmarkStart w:id="62" w:name="_Toc511668887"/>
      <w:r>
        <w:lastRenderedPageBreak/>
        <w:t>Uso de la Aplicación</w:t>
      </w:r>
      <w:bookmarkEnd w:id="62"/>
    </w:p>
    <w:p w14:paraId="583BF007" w14:textId="52DE0D6E" w:rsidR="0022389F" w:rsidRPr="00CC2273" w:rsidRDefault="0022389F" w:rsidP="0022389F">
      <w:pPr>
        <w:rPr>
          <w:rFonts w:ascii="Times New Roman" w:hAnsi="Times New Roman" w:cs="Times New Roman"/>
          <w:sz w:val="24"/>
          <w:lang w:val="es-CL"/>
        </w:rPr>
      </w:pPr>
      <w:r w:rsidRPr="00CC2273">
        <w:rPr>
          <w:rFonts w:ascii="Times New Roman" w:hAnsi="Times New Roman" w:cs="Times New Roman"/>
          <w:sz w:val="24"/>
          <w:lang w:val="es-CL"/>
        </w:rPr>
        <w:t>En este capítulo se presenta el funcionamiento de la aplicación desarrollada en este proyecto de título.</w:t>
      </w:r>
    </w:p>
    <w:p w14:paraId="2BB613BF" w14:textId="6EC9E35B" w:rsidR="0022389F" w:rsidRDefault="00CC2273" w:rsidP="00CC2273">
      <w:pPr>
        <w:pStyle w:val="Ttulo2"/>
      </w:pPr>
      <w:bookmarkStart w:id="63" w:name="_Toc511668888"/>
      <w:r>
        <w:t>Limpieza de Datos</w:t>
      </w:r>
      <w:bookmarkEnd w:id="63"/>
    </w:p>
    <w:p w14:paraId="40D94270" w14:textId="1EAD8D06" w:rsidR="00CC2273" w:rsidRDefault="00CC2273" w:rsidP="00816714">
      <w:pPr>
        <w:keepNext/>
        <w:spacing w:line="360" w:lineRule="auto"/>
        <w:rPr>
          <w:rFonts w:ascii="Times New Roman" w:hAnsi="Times New Roman" w:cs="Times New Roman"/>
          <w:sz w:val="24"/>
          <w:lang w:val="es-CL"/>
        </w:rPr>
      </w:pPr>
      <w:r>
        <w:rPr>
          <w:rFonts w:ascii="Times New Roman" w:hAnsi="Times New Roman" w:cs="Times New Roman"/>
          <w:sz w:val="24"/>
          <w:lang w:val="es-CL"/>
        </w:rPr>
        <w:t>Al iniciar la aplicación, el usuario se encontrará con las funcionalidades de Limpieza de Datos, Clasificación y Recomendaci</w:t>
      </w:r>
      <w:r w:rsidR="00C52968">
        <w:rPr>
          <w:rFonts w:ascii="Times New Roman" w:hAnsi="Times New Roman" w:cs="Times New Roman"/>
          <w:sz w:val="24"/>
          <w:lang w:val="es-CL"/>
        </w:rPr>
        <w:t>ón, como se muestra</w:t>
      </w:r>
      <w:r>
        <w:rPr>
          <w:rFonts w:ascii="Times New Roman" w:hAnsi="Times New Roman" w:cs="Times New Roman"/>
          <w:sz w:val="24"/>
          <w:lang w:val="es-CL"/>
        </w:rPr>
        <w:t xml:space="preserve"> en la </w:t>
      </w:r>
      <w:r w:rsidRPr="00CC2273">
        <w:rPr>
          <w:rFonts w:ascii="Times New Roman" w:hAnsi="Times New Roman" w:cs="Times New Roman"/>
          <w:sz w:val="24"/>
          <w:lang w:val="es-CL"/>
        </w:rPr>
        <w:fldChar w:fldCharType="begin"/>
      </w:r>
      <w:r w:rsidRPr="00CC2273">
        <w:rPr>
          <w:rFonts w:ascii="Times New Roman" w:hAnsi="Times New Roman" w:cs="Times New Roman"/>
          <w:sz w:val="24"/>
          <w:lang w:val="es-CL"/>
        </w:rPr>
        <w:instrText xml:space="preserve"> REF _Ref511653635 \h  \* MERGEFORMAT </w:instrText>
      </w:r>
      <w:r w:rsidRPr="00CC2273">
        <w:rPr>
          <w:rFonts w:ascii="Times New Roman" w:hAnsi="Times New Roman" w:cs="Times New Roman"/>
          <w:sz w:val="24"/>
          <w:lang w:val="es-CL"/>
        </w:rPr>
      </w:r>
      <w:r w:rsidRPr="00CC2273">
        <w:rPr>
          <w:rFonts w:ascii="Times New Roman" w:hAnsi="Times New Roman" w:cs="Times New Roman"/>
          <w:sz w:val="24"/>
          <w:lang w:val="es-CL"/>
        </w:rPr>
        <w:fldChar w:fldCharType="separate"/>
      </w:r>
      <w:r w:rsidRPr="00CC2273">
        <w:rPr>
          <w:rFonts w:ascii="Times New Roman" w:hAnsi="Times New Roman" w:cs="Times New Roman"/>
          <w:sz w:val="24"/>
        </w:rPr>
        <w:t xml:space="preserve">Figura </w:t>
      </w:r>
      <w:r w:rsidRPr="00CC2273">
        <w:rPr>
          <w:rFonts w:ascii="Times New Roman" w:hAnsi="Times New Roman" w:cs="Times New Roman"/>
          <w:noProof/>
          <w:sz w:val="24"/>
        </w:rPr>
        <w:t>5</w:t>
      </w:r>
      <w:r w:rsidRPr="00CC2273">
        <w:rPr>
          <w:rFonts w:ascii="Times New Roman" w:hAnsi="Times New Roman" w:cs="Times New Roman"/>
          <w:sz w:val="24"/>
          <w:lang w:val="es-CL"/>
        </w:rPr>
        <w:fldChar w:fldCharType="end"/>
      </w:r>
      <w:r>
        <w:rPr>
          <w:rFonts w:ascii="Times New Roman" w:hAnsi="Times New Roman" w:cs="Times New Roman"/>
          <w:sz w:val="24"/>
          <w:lang w:val="es-CL"/>
        </w:rPr>
        <w:t xml:space="preserve">. Para comenzar con la limpieza de datos, el usuario debe hacer </w:t>
      </w:r>
      <w:proofErr w:type="spellStart"/>
      <w:r>
        <w:rPr>
          <w:rFonts w:ascii="Times New Roman" w:hAnsi="Times New Roman" w:cs="Times New Roman"/>
          <w:sz w:val="24"/>
          <w:lang w:val="es-CL"/>
        </w:rPr>
        <w:t>click</w:t>
      </w:r>
      <w:proofErr w:type="spellEnd"/>
      <w:r>
        <w:rPr>
          <w:rFonts w:ascii="Times New Roman" w:hAnsi="Times New Roman" w:cs="Times New Roman"/>
          <w:sz w:val="24"/>
          <w:lang w:val="es-CL"/>
        </w:rPr>
        <w:t xml:space="preserve"> en “Abrir archivo” y seleccionar el archivo en formato TSV</w:t>
      </w:r>
      <w:r w:rsidR="00816714">
        <w:rPr>
          <w:rFonts w:ascii="Times New Roman" w:hAnsi="Times New Roman" w:cs="Times New Roman"/>
          <w:sz w:val="24"/>
          <w:lang w:val="es-CL"/>
        </w:rPr>
        <w:t xml:space="preserve"> donde se encuentren las oraciones</w:t>
      </w:r>
      <w:r>
        <w:rPr>
          <w:rFonts w:ascii="Times New Roman" w:hAnsi="Times New Roman" w:cs="Times New Roman"/>
          <w:sz w:val="24"/>
          <w:lang w:val="es-CL"/>
        </w:rPr>
        <w:t xml:space="preserve">. </w:t>
      </w:r>
      <w:r w:rsidR="00816714">
        <w:rPr>
          <w:rFonts w:ascii="Times New Roman" w:hAnsi="Times New Roman" w:cs="Times New Roman"/>
          <w:sz w:val="24"/>
          <w:lang w:val="es-CL"/>
        </w:rPr>
        <w:t>La ruta del archivo se mostrará en el campo de texto.</w:t>
      </w:r>
    </w:p>
    <w:p w14:paraId="68B89ECA" w14:textId="77777777" w:rsidR="00CC2273" w:rsidRDefault="00CC2273" w:rsidP="00CC2273">
      <w:pPr>
        <w:keepNext/>
        <w:rPr>
          <w:rFonts w:ascii="Times New Roman" w:hAnsi="Times New Roman" w:cs="Times New Roman"/>
          <w:sz w:val="24"/>
          <w:lang w:val="es-CL"/>
        </w:rPr>
      </w:pPr>
    </w:p>
    <w:p w14:paraId="32425A7A" w14:textId="69D69901" w:rsidR="00CC2273" w:rsidRDefault="00CC2273" w:rsidP="009E4ACB">
      <w:pPr>
        <w:keepNext/>
        <w:jc w:val="center"/>
      </w:pPr>
      <w:r>
        <w:rPr>
          <w:rFonts w:ascii="Times New Roman" w:hAnsi="Times New Roman" w:cs="Times New Roman"/>
          <w:noProof/>
          <w:sz w:val="24"/>
          <w:lang w:val="es-CL" w:eastAsia="es-CL"/>
        </w:rPr>
        <w:drawing>
          <wp:inline distT="0" distB="0" distL="0" distR="0" wp14:anchorId="5E3818CA" wp14:editId="53FAB648">
            <wp:extent cx="5391150" cy="382955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piezaDatos.JPG"/>
                    <pic:cNvPicPr/>
                  </pic:nvPicPr>
                  <pic:blipFill>
                    <a:blip r:embed="rId12">
                      <a:extLst>
                        <a:ext uri="{28A0092B-C50C-407E-A947-70E740481C1C}">
                          <a14:useLocalDpi xmlns:a14="http://schemas.microsoft.com/office/drawing/2010/main" val="0"/>
                        </a:ext>
                      </a:extLst>
                    </a:blip>
                    <a:stretch>
                      <a:fillRect/>
                    </a:stretch>
                  </pic:blipFill>
                  <pic:spPr>
                    <a:xfrm>
                      <a:off x="0" y="0"/>
                      <a:ext cx="5392981" cy="3830859"/>
                    </a:xfrm>
                    <a:prstGeom prst="rect">
                      <a:avLst/>
                    </a:prstGeom>
                  </pic:spPr>
                </pic:pic>
              </a:graphicData>
            </a:graphic>
          </wp:inline>
        </w:drawing>
      </w:r>
    </w:p>
    <w:p w14:paraId="45A53AB4" w14:textId="36229BAE" w:rsidR="00CC2273" w:rsidRDefault="00CC2273" w:rsidP="00CC2273">
      <w:pPr>
        <w:pStyle w:val="Epgrafe"/>
        <w:jc w:val="center"/>
        <w:rPr>
          <w:rFonts w:ascii="Times New Roman" w:hAnsi="Times New Roman" w:cs="Times New Roman"/>
          <w:b w:val="0"/>
          <w:color w:val="auto"/>
          <w:sz w:val="24"/>
        </w:rPr>
      </w:pPr>
      <w:bookmarkStart w:id="64" w:name="_Ref511653635"/>
      <w:r w:rsidRPr="00CC2273">
        <w:rPr>
          <w:rFonts w:ascii="Times New Roman" w:hAnsi="Times New Roman" w:cs="Times New Roman"/>
          <w:b w:val="0"/>
          <w:color w:val="auto"/>
          <w:sz w:val="24"/>
        </w:rPr>
        <w:t xml:space="preserve">Figura </w:t>
      </w:r>
      <w:r w:rsidRPr="00CC2273">
        <w:rPr>
          <w:rFonts w:ascii="Times New Roman" w:hAnsi="Times New Roman" w:cs="Times New Roman"/>
          <w:b w:val="0"/>
          <w:color w:val="auto"/>
          <w:sz w:val="24"/>
        </w:rPr>
        <w:fldChar w:fldCharType="begin"/>
      </w:r>
      <w:r w:rsidRPr="00CC2273">
        <w:rPr>
          <w:rFonts w:ascii="Times New Roman" w:hAnsi="Times New Roman" w:cs="Times New Roman"/>
          <w:b w:val="0"/>
          <w:color w:val="auto"/>
          <w:sz w:val="24"/>
        </w:rPr>
        <w:instrText xml:space="preserve"> SEQ Figura \* ARABIC </w:instrText>
      </w:r>
      <w:r w:rsidRPr="00CC2273">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5</w:t>
      </w:r>
      <w:r w:rsidRPr="00CC2273">
        <w:rPr>
          <w:rFonts w:ascii="Times New Roman" w:hAnsi="Times New Roman" w:cs="Times New Roman"/>
          <w:b w:val="0"/>
          <w:color w:val="auto"/>
          <w:sz w:val="24"/>
        </w:rPr>
        <w:fldChar w:fldCharType="end"/>
      </w:r>
      <w:bookmarkEnd w:id="64"/>
      <w:r w:rsidRPr="00CC2273">
        <w:rPr>
          <w:rFonts w:ascii="Times New Roman" w:hAnsi="Times New Roman" w:cs="Times New Roman"/>
          <w:b w:val="0"/>
          <w:color w:val="auto"/>
          <w:sz w:val="24"/>
        </w:rPr>
        <w:t>: Limpieza de Datos.</w:t>
      </w:r>
    </w:p>
    <w:p w14:paraId="5CF5ECD4" w14:textId="126BC8B9" w:rsidR="00CC2273" w:rsidRPr="001229EC" w:rsidRDefault="00816714" w:rsidP="001229EC">
      <w:pPr>
        <w:spacing w:line="360" w:lineRule="auto"/>
        <w:rPr>
          <w:rFonts w:ascii="Times New Roman" w:hAnsi="Times New Roman" w:cs="Times New Roman"/>
          <w:sz w:val="24"/>
          <w:szCs w:val="24"/>
          <w:lang w:val="es-CL"/>
        </w:rPr>
      </w:pPr>
      <w:r w:rsidRPr="00816714">
        <w:rPr>
          <w:rFonts w:ascii="Times New Roman" w:hAnsi="Times New Roman" w:cs="Times New Roman"/>
          <w:sz w:val="24"/>
          <w:lang w:val="es-CL"/>
        </w:rPr>
        <w:t>Seguido de esto el usuario puede seleccionar alguna o todas las técnicas de limpieza de datos presentes en el sistema</w:t>
      </w:r>
      <w:r>
        <w:rPr>
          <w:rFonts w:ascii="Times New Roman" w:hAnsi="Times New Roman" w:cs="Times New Roman"/>
          <w:sz w:val="24"/>
          <w:lang w:val="es-CL"/>
        </w:rPr>
        <w:t xml:space="preserve"> haciendo </w:t>
      </w:r>
      <w:proofErr w:type="spellStart"/>
      <w:r>
        <w:rPr>
          <w:rFonts w:ascii="Times New Roman" w:hAnsi="Times New Roman" w:cs="Times New Roman"/>
          <w:sz w:val="24"/>
          <w:lang w:val="es-CL"/>
        </w:rPr>
        <w:t>click</w:t>
      </w:r>
      <w:proofErr w:type="spellEnd"/>
      <w:r>
        <w:rPr>
          <w:rFonts w:ascii="Times New Roman" w:hAnsi="Times New Roman" w:cs="Times New Roman"/>
          <w:sz w:val="24"/>
          <w:lang w:val="es-CL"/>
        </w:rPr>
        <w:t xml:space="preserve"> en las cajas correspondientes</w:t>
      </w:r>
      <w:r w:rsidRPr="00816714">
        <w:rPr>
          <w:rFonts w:ascii="Times New Roman" w:hAnsi="Times New Roman" w:cs="Times New Roman"/>
          <w:sz w:val="24"/>
          <w:lang w:val="es-CL"/>
        </w:rPr>
        <w:t>.</w:t>
      </w:r>
      <w:r>
        <w:rPr>
          <w:rFonts w:ascii="Times New Roman" w:hAnsi="Times New Roman" w:cs="Times New Roman"/>
          <w:sz w:val="24"/>
          <w:lang w:val="es-CL"/>
        </w:rPr>
        <w:t xml:space="preserve"> Luego el usuario debe apretar el botón “Aplicar” para aplicar las técnicas seleccionadas.</w:t>
      </w:r>
      <w:r w:rsidRPr="00816714">
        <w:rPr>
          <w:rFonts w:ascii="Times New Roman" w:hAnsi="Times New Roman" w:cs="Times New Roman"/>
          <w:sz w:val="24"/>
          <w:lang w:val="es-CL"/>
        </w:rPr>
        <w:t xml:space="preserve"> En caso de que la limpieza se aplique de forma exitosa, se mostrará un mensaje. Luego de aplicar la limpieza </w:t>
      </w:r>
      <w:r w:rsidRPr="00816714">
        <w:rPr>
          <w:rFonts w:ascii="Times New Roman" w:hAnsi="Times New Roman" w:cs="Times New Roman"/>
          <w:sz w:val="24"/>
          <w:lang w:val="es-CL"/>
        </w:rPr>
        <w:lastRenderedPageBreak/>
        <w:t xml:space="preserve">de datos, el usuario puede guardar el contenido creado en un nuevo archivo de texto en formato TSV o puede guardarlo directamente en formato ARFF para comenzar con el </w:t>
      </w:r>
      <w:r w:rsidRPr="001229EC">
        <w:rPr>
          <w:rFonts w:ascii="Times New Roman" w:hAnsi="Times New Roman" w:cs="Times New Roman"/>
          <w:sz w:val="24"/>
          <w:szCs w:val="24"/>
          <w:lang w:val="es-CL"/>
        </w:rPr>
        <w:t>proceso de clasificación.</w:t>
      </w:r>
    </w:p>
    <w:p w14:paraId="618B603F" w14:textId="45059D2A" w:rsidR="00CC2273" w:rsidRPr="001229EC" w:rsidRDefault="00816714" w:rsidP="001229EC">
      <w:pPr>
        <w:pStyle w:val="Ttulo2"/>
        <w:rPr>
          <w:rFonts w:cs="Times New Roman"/>
          <w:szCs w:val="24"/>
        </w:rPr>
      </w:pPr>
      <w:bookmarkStart w:id="65" w:name="_Toc511668889"/>
      <w:r w:rsidRPr="001229EC">
        <w:rPr>
          <w:rFonts w:cs="Times New Roman"/>
          <w:szCs w:val="24"/>
        </w:rPr>
        <w:t>Clasificación</w:t>
      </w:r>
      <w:bookmarkEnd w:id="65"/>
    </w:p>
    <w:p w14:paraId="21FEE7F7" w14:textId="1660CD20" w:rsidR="00816714" w:rsidRPr="001229EC" w:rsidRDefault="00816714" w:rsidP="001229EC">
      <w:pPr>
        <w:spacing w:line="360" w:lineRule="auto"/>
        <w:rPr>
          <w:rFonts w:ascii="Times New Roman" w:hAnsi="Times New Roman" w:cs="Times New Roman"/>
          <w:sz w:val="24"/>
          <w:szCs w:val="24"/>
          <w:lang w:val="es-CL"/>
        </w:rPr>
      </w:pPr>
      <w:r w:rsidRPr="001229EC">
        <w:rPr>
          <w:rFonts w:ascii="Times New Roman" w:hAnsi="Times New Roman" w:cs="Times New Roman"/>
          <w:sz w:val="24"/>
          <w:szCs w:val="24"/>
          <w:lang w:val="es-CL"/>
        </w:rPr>
        <w:t xml:space="preserve">Para comenzar el proceso de crear un modelo de clasificación, el usuario debe </w:t>
      </w:r>
      <w:r w:rsidR="00F62E56">
        <w:rPr>
          <w:rFonts w:ascii="Times New Roman" w:hAnsi="Times New Roman" w:cs="Times New Roman"/>
          <w:sz w:val="24"/>
          <w:szCs w:val="24"/>
          <w:lang w:val="es-CL"/>
        </w:rPr>
        <w:t xml:space="preserve">cambiar a la pestaña de “Clasificación”, </w:t>
      </w:r>
      <w:r w:rsidRPr="001229EC">
        <w:rPr>
          <w:rFonts w:ascii="Times New Roman" w:hAnsi="Times New Roman" w:cs="Times New Roman"/>
          <w:sz w:val="24"/>
          <w:szCs w:val="24"/>
          <w:lang w:val="es-CL"/>
        </w:rPr>
        <w:t xml:space="preserve">hacer </w:t>
      </w:r>
      <w:proofErr w:type="spellStart"/>
      <w:r w:rsidRPr="001229EC">
        <w:rPr>
          <w:rFonts w:ascii="Times New Roman" w:hAnsi="Times New Roman" w:cs="Times New Roman"/>
          <w:sz w:val="24"/>
          <w:szCs w:val="24"/>
          <w:lang w:val="es-CL"/>
        </w:rPr>
        <w:t>click</w:t>
      </w:r>
      <w:proofErr w:type="spellEnd"/>
      <w:r w:rsidRPr="001229EC">
        <w:rPr>
          <w:rFonts w:ascii="Times New Roman" w:hAnsi="Times New Roman" w:cs="Times New Roman"/>
          <w:sz w:val="24"/>
          <w:szCs w:val="24"/>
          <w:lang w:val="es-CL"/>
        </w:rPr>
        <w:t xml:space="preserve"> en “Abrir Archivo” y seleccionar un archivo en formato ARFF. </w:t>
      </w:r>
      <w:r w:rsidR="00CA6721">
        <w:rPr>
          <w:rFonts w:ascii="Times New Roman" w:hAnsi="Times New Roman" w:cs="Times New Roman"/>
          <w:sz w:val="24"/>
          <w:szCs w:val="24"/>
          <w:lang w:val="es-CL"/>
        </w:rPr>
        <w:t>Si el archivo se ha abierto correctamente, se mostrará su ruta en el campo de texto a un lado del botón.</w:t>
      </w:r>
    </w:p>
    <w:p w14:paraId="77505969" w14:textId="77777777" w:rsidR="00816714" w:rsidRDefault="00816714" w:rsidP="00816714">
      <w:pPr>
        <w:keepNext/>
      </w:pPr>
      <w:r>
        <w:rPr>
          <w:noProof/>
          <w:lang w:val="es-CL" w:eastAsia="es-CL"/>
        </w:rPr>
        <w:drawing>
          <wp:inline distT="0" distB="0" distL="0" distR="0" wp14:anchorId="0038B656" wp14:editId="25E5C38F">
            <wp:extent cx="5460743" cy="3848100"/>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cion.JPG"/>
                    <pic:cNvPicPr/>
                  </pic:nvPicPr>
                  <pic:blipFill>
                    <a:blip r:embed="rId13">
                      <a:extLst>
                        <a:ext uri="{28A0092B-C50C-407E-A947-70E740481C1C}">
                          <a14:useLocalDpi xmlns:a14="http://schemas.microsoft.com/office/drawing/2010/main" val="0"/>
                        </a:ext>
                      </a:extLst>
                    </a:blip>
                    <a:stretch>
                      <a:fillRect/>
                    </a:stretch>
                  </pic:blipFill>
                  <pic:spPr>
                    <a:xfrm>
                      <a:off x="0" y="0"/>
                      <a:ext cx="5463375" cy="3849955"/>
                    </a:xfrm>
                    <a:prstGeom prst="rect">
                      <a:avLst/>
                    </a:prstGeom>
                  </pic:spPr>
                </pic:pic>
              </a:graphicData>
            </a:graphic>
          </wp:inline>
        </w:drawing>
      </w:r>
    </w:p>
    <w:p w14:paraId="38F5B3F5" w14:textId="57FAC494" w:rsidR="00816714" w:rsidRPr="00816714" w:rsidRDefault="00816714" w:rsidP="0027754B">
      <w:pPr>
        <w:pStyle w:val="Epgrafe"/>
        <w:spacing w:line="360" w:lineRule="auto"/>
        <w:jc w:val="center"/>
        <w:rPr>
          <w:rFonts w:ascii="Times New Roman" w:hAnsi="Times New Roman" w:cs="Times New Roman"/>
          <w:b w:val="0"/>
          <w:color w:val="auto"/>
          <w:sz w:val="24"/>
          <w:lang w:val="es-CL"/>
        </w:rPr>
      </w:pPr>
      <w:r w:rsidRPr="00816714">
        <w:rPr>
          <w:rFonts w:ascii="Times New Roman" w:hAnsi="Times New Roman" w:cs="Times New Roman"/>
          <w:b w:val="0"/>
          <w:color w:val="auto"/>
          <w:sz w:val="24"/>
        </w:rPr>
        <w:t xml:space="preserve">Figura </w:t>
      </w:r>
      <w:r w:rsidRPr="00816714">
        <w:rPr>
          <w:rFonts w:ascii="Times New Roman" w:hAnsi="Times New Roman" w:cs="Times New Roman"/>
          <w:b w:val="0"/>
          <w:color w:val="auto"/>
          <w:sz w:val="24"/>
        </w:rPr>
        <w:fldChar w:fldCharType="begin"/>
      </w:r>
      <w:r w:rsidRPr="00816714">
        <w:rPr>
          <w:rFonts w:ascii="Times New Roman" w:hAnsi="Times New Roman" w:cs="Times New Roman"/>
          <w:b w:val="0"/>
          <w:color w:val="auto"/>
          <w:sz w:val="24"/>
        </w:rPr>
        <w:instrText xml:space="preserve"> SEQ Figura \* ARABIC </w:instrText>
      </w:r>
      <w:r w:rsidRPr="00816714">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6</w:t>
      </w:r>
      <w:r w:rsidRPr="00816714">
        <w:rPr>
          <w:rFonts w:ascii="Times New Roman" w:hAnsi="Times New Roman" w:cs="Times New Roman"/>
          <w:b w:val="0"/>
          <w:color w:val="auto"/>
          <w:sz w:val="24"/>
        </w:rPr>
        <w:fldChar w:fldCharType="end"/>
      </w:r>
      <w:r w:rsidRPr="00816714">
        <w:rPr>
          <w:rFonts w:ascii="Times New Roman" w:hAnsi="Times New Roman" w:cs="Times New Roman"/>
          <w:b w:val="0"/>
          <w:color w:val="auto"/>
          <w:sz w:val="24"/>
        </w:rPr>
        <w:t>: Pantalla de Clasificación.</w:t>
      </w:r>
    </w:p>
    <w:p w14:paraId="3AF84BEB" w14:textId="77777777" w:rsidR="00CC2273" w:rsidRDefault="00CC2273" w:rsidP="0027754B">
      <w:pPr>
        <w:spacing w:line="360" w:lineRule="auto"/>
        <w:rPr>
          <w:lang w:val="es-CL"/>
        </w:rPr>
      </w:pPr>
    </w:p>
    <w:p w14:paraId="1AAA0F2E" w14:textId="77777777" w:rsidR="00CA6721" w:rsidRDefault="00CA6721" w:rsidP="0027754B">
      <w:pPr>
        <w:spacing w:line="360" w:lineRule="auto"/>
        <w:rPr>
          <w:lang w:val="es-CL"/>
        </w:rPr>
      </w:pPr>
    </w:p>
    <w:p w14:paraId="0915274A" w14:textId="77777777" w:rsidR="00CA6721" w:rsidRDefault="00CA6721" w:rsidP="0027754B">
      <w:pPr>
        <w:spacing w:line="360" w:lineRule="auto"/>
        <w:rPr>
          <w:lang w:val="es-CL"/>
        </w:rPr>
      </w:pPr>
    </w:p>
    <w:p w14:paraId="4F31647C" w14:textId="362CFBD4" w:rsidR="00816714" w:rsidRPr="00D140F8" w:rsidRDefault="001229EC" w:rsidP="00D140F8">
      <w:pPr>
        <w:spacing w:line="360" w:lineRule="auto"/>
        <w:rPr>
          <w:rFonts w:ascii="Times New Roman" w:hAnsi="Times New Roman" w:cs="Times New Roman"/>
          <w:sz w:val="24"/>
          <w:szCs w:val="24"/>
          <w:lang w:val="es-CL"/>
        </w:rPr>
      </w:pPr>
      <w:r w:rsidRPr="001229EC">
        <w:rPr>
          <w:rFonts w:ascii="Times New Roman" w:hAnsi="Times New Roman" w:cs="Times New Roman"/>
          <w:sz w:val="24"/>
          <w:szCs w:val="24"/>
          <w:lang w:val="es-CL"/>
        </w:rPr>
        <w:lastRenderedPageBreak/>
        <w:t xml:space="preserve">Seguido de esto el usuario puede seleccionar el algoritmo clasificador de una lista y al hacer </w:t>
      </w:r>
      <w:proofErr w:type="spellStart"/>
      <w:r w:rsidRPr="001229EC">
        <w:rPr>
          <w:rFonts w:ascii="Times New Roman" w:hAnsi="Times New Roman" w:cs="Times New Roman"/>
          <w:sz w:val="24"/>
          <w:szCs w:val="24"/>
          <w:lang w:val="es-CL"/>
        </w:rPr>
        <w:t>click</w:t>
      </w:r>
      <w:proofErr w:type="spellEnd"/>
      <w:r w:rsidRPr="001229EC">
        <w:rPr>
          <w:rFonts w:ascii="Times New Roman" w:hAnsi="Times New Roman" w:cs="Times New Roman"/>
          <w:sz w:val="24"/>
          <w:szCs w:val="24"/>
          <w:lang w:val="es-CL"/>
        </w:rPr>
        <w:t xml:space="preserve"> en “Aplicar Algoritmo” </w:t>
      </w:r>
      <w:r>
        <w:rPr>
          <w:rFonts w:ascii="Times New Roman" w:hAnsi="Times New Roman" w:cs="Times New Roman"/>
          <w:sz w:val="24"/>
          <w:szCs w:val="24"/>
          <w:lang w:val="es-CL"/>
        </w:rPr>
        <w:t xml:space="preserve">se crea un modelo de clasificación en base al algoritmo seleccionado y se presentan métricas de evaluación y la matriz de confusión en el lado derecho de la pantalla, como se muestra en la </w:t>
      </w:r>
      <w:r w:rsidRPr="001229EC">
        <w:rPr>
          <w:rFonts w:ascii="Times New Roman" w:hAnsi="Times New Roman" w:cs="Times New Roman"/>
          <w:sz w:val="24"/>
          <w:szCs w:val="24"/>
          <w:lang w:val="es-CL"/>
        </w:rPr>
        <w:fldChar w:fldCharType="begin"/>
      </w:r>
      <w:r w:rsidRPr="001229EC">
        <w:rPr>
          <w:rFonts w:ascii="Times New Roman" w:hAnsi="Times New Roman" w:cs="Times New Roman"/>
          <w:sz w:val="24"/>
          <w:szCs w:val="24"/>
          <w:lang w:val="es-CL"/>
        </w:rPr>
        <w:instrText xml:space="preserve"> REF _Ref511654703 \h  \* MERGEFORMAT </w:instrText>
      </w:r>
      <w:r w:rsidRPr="001229EC">
        <w:rPr>
          <w:rFonts w:ascii="Times New Roman" w:hAnsi="Times New Roman" w:cs="Times New Roman"/>
          <w:sz w:val="24"/>
          <w:szCs w:val="24"/>
          <w:lang w:val="es-CL"/>
        </w:rPr>
      </w:r>
      <w:r w:rsidRPr="001229EC">
        <w:rPr>
          <w:rFonts w:ascii="Times New Roman" w:hAnsi="Times New Roman" w:cs="Times New Roman"/>
          <w:sz w:val="24"/>
          <w:szCs w:val="24"/>
          <w:lang w:val="es-CL"/>
        </w:rPr>
        <w:fldChar w:fldCharType="separate"/>
      </w:r>
      <w:r w:rsidRPr="001229EC">
        <w:rPr>
          <w:rFonts w:ascii="Times New Roman" w:hAnsi="Times New Roman" w:cs="Times New Roman"/>
          <w:sz w:val="24"/>
        </w:rPr>
        <w:t xml:space="preserve">Figura </w:t>
      </w:r>
      <w:r w:rsidRPr="001229EC">
        <w:rPr>
          <w:rFonts w:ascii="Times New Roman" w:hAnsi="Times New Roman" w:cs="Times New Roman"/>
          <w:noProof/>
          <w:sz w:val="24"/>
        </w:rPr>
        <w:t>7</w:t>
      </w:r>
      <w:r w:rsidRPr="001229EC">
        <w:rPr>
          <w:rFonts w:ascii="Times New Roman" w:hAnsi="Times New Roman" w:cs="Times New Roman"/>
          <w:sz w:val="24"/>
          <w:szCs w:val="24"/>
          <w:lang w:val="es-CL"/>
        </w:rPr>
        <w:fldChar w:fldCharType="end"/>
      </w:r>
      <w:r>
        <w:rPr>
          <w:rFonts w:ascii="Times New Roman" w:hAnsi="Times New Roman" w:cs="Times New Roman"/>
          <w:sz w:val="24"/>
          <w:szCs w:val="24"/>
          <w:lang w:val="es-CL"/>
        </w:rPr>
        <w:t xml:space="preserve">. </w:t>
      </w:r>
    </w:p>
    <w:p w14:paraId="437DBB37" w14:textId="77777777" w:rsidR="001229EC" w:rsidRDefault="001229EC" w:rsidP="009E4ACB">
      <w:pPr>
        <w:keepNext/>
        <w:jc w:val="center"/>
      </w:pPr>
      <w:r>
        <w:rPr>
          <w:noProof/>
          <w:lang w:val="es-CL" w:eastAsia="es-CL"/>
        </w:rPr>
        <w:drawing>
          <wp:inline distT="0" distB="0" distL="0" distR="0" wp14:anchorId="12C774DF" wp14:editId="78A1D2FE">
            <wp:extent cx="5429250" cy="3840650"/>
            <wp:effectExtent l="0" t="0" r="0" b="762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Clasi.JPG"/>
                    <pic:cNvPicPr/>
                  </pic:nvPicPr>
                  <pic:blipFill>
                    <a:blip r:embed="rId14">
                      <a:extLst>
                        <a:ext uri="{28A0092B-C50C-407E-A947-70E740481C1C}">
                          <a14:useLocalDpi xmlns:a14="http://schemas.microsoft.com/office/drawing/2010/main" val="0"/>
                        </a:ext>
                      </a:extLst>
                    </a:blip>
                    <a:stretch>
                      <a:fillRect/>
                    </a:stretch>
                  </pic:blipFill>
                  <pic:spPr>
                    <a:xfrm>
                      <a:off x="0" y="0"/>
                      <a:ext cx="5431094" cy="3841954"/>
                    </a:xfrm>
                    <a:prstGeom prst="rect">
                      <a:avLst/>
                    </a:prstGeom>
                  </pic:spPr>
                </pic:pic>
              </a:graphicData>
            </a:graphic>
          </wp:inline>
        </w:drawing>
      </w:r>
    </w:p>
    <w:p w14:paraId="50BC9B05" w14:textId="5199E45C" w:rsidR="001229EC" w:rsidRPr="001229EC" w:rsidRDefault="001229EC" w:rsidP="0027754B">
      <w:pPr>
        <w:pStyle w:val="Epgrafe"/>
        <w:spacing w:line="360" w:lineRule="auto"/>
        <w:jc w:val="center"/>
        <w:rPr>
          <w:rFonts w:ascii="Times New Roman" w:hAnsi="Times New Roman" w:cs="Times New Roman"/>
          <w:b w:val="0"/>
          <w:color w:val="auto"/>
          <w:sz w:val="24"/>
          <w:lang w:val="es-CL"/>
        </w:rPr>
      </w:pPr>
      <w:bookmarkStart w:id="66" w:name="_Ref511654703"/>
      <w:r w:rsidRPr="001229EC">
        <w:rPr>
          <w:rFonts w:ascii="Times New Roman" w:hAnsi="Times New Roman" w:cs="Times New Roman"/>
          <w:b w:val="0"/>
          <w:color w:val="auto"/>
          <w:sz w:val="24"/>
        </w:rPr>
        <w:t xml:space="preserve">Figura </w:t>
      </w:r>
      <w:r w:rsidRPr="001229EC">
        <w:rPr>
          <w:rFonts w:ascii="Times New Roman" w:hAnsi="Times New Roman" w:cs="Times New Roman"/>
          <w:b w:val="0"/>
          <w:color w:val="auto"/>
          <w:sz w:val="24"/>
        </w:rPr>
        <w:fldChar w:fldCharType="begin"/>
      </w:r>
      <w:r w:rsidRPr="001229EC">
        <w:rPr>
          <w:rFonts w:ascii="Times New Roman" w:hAnsi="Times New Roman" w:cs="Times New Roman"/>
          <w:b w:val="0"/>
          <w:color w:val="auto"/>
          <w:sz w:val="24"/>
        </w:rPr>
        <w:instrText xml:space="preserve"> SEQ Figura \* ARABIC </w:instrText>
      </w:r>
      <w:r w:rsidRPr="001229EC">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7</w:t>
      </w:r>
      <w:r w:rsidRPr="001229EC">
        <w:rPr>
          <w:rFonts w:ascii="Times New Roman" w:hAnsi="Times New Roman" w:cs="Times New Roman"/>
          <w:b w:val="0"/>
          <w:color w:val="auto"/>
          <w:sz w:val="24"/>
        </w:rPr>
        <w:fldChar w:fldCharType="end"/>
      </w:r>
      <w:bookmarkEnd w:id="66"/>
      <w:r w:rsidRPr="001229EC">
        <w:rPr>
          <w:rFonts w:ascii="Times New Roman" w:hAnsi="Times New Roman" w:cs="Times New Roman"/>
          <w:b w:val="0"/>
          <w:color w:val="auto"/>
          <w:sz w:val="24"/>
        </w:rPr>
        <w:t>: Resultados de clasificación.</w:t>
      </w:r>
    </w:p>
    <w:p w14:paraId="6E93FA69" w14:textId="684C0C7A" w:rsidR="001229EC" w:rsidRDefault="001229EC" w:rsidP="00720315">
      <w:pPr>
        <w:spacing w:line="360" w:lineRule="auto"/>
        <w:rPr>
          <w:rFonts w:ascii="Times New Roman" w:hAnsi="Times New Roman" w:cs="Times New Roman"/>
          <w:sz w:val="24"/>
          <w:lang w:val="es-CL"/>
        </w:rPr>
      </w:pPr>
      <w:r>
        <w:rPr>
          <w:rFonts w:ascii="Times New Roman" w:hAnsi="Times New Roman" w:cs="Times New Roman"/>
          <w:sz w:val="24"/>
          <w:lang w:val="es-CL"/>
        </w:rPr>
        <w:t xml:space="preserve">El usuario tiene la opción de guardar el modelo de clasificación generado, haciendo </w:t>
      </w:r>
      <w:proofErr w:type="spellStart"/>
      <w:r>
        <w:rPr>
          <w:rFonts w:ascii="Times New Roman" w:hAnsi="Times New Roman" w:cs="Times New Roman"/>
          <w:sz w:val="24"/>
          <w:lang w:val="es-CL"/>
        </w:rPr>
        <w:t>click</w:t>
      </w:r>
      <w:proofErr w:type="spellEnd"/>
      <w:r>
        <w:rPr>
          <w:rFonts w:ascii="Times New Roman" w:hAnsi="Times New Roman" w:cs="Times New Roman"/>
          <w:sz w:val="24"/>
          <w:lang w:val="es-CL"/>
        </w:rPr>
        <w:t xml:space="preserve"> en “Guardar Modelo”.</w:t>
      </w:r>
    </w:p>
    <w:p w14:paraId="62850CAE" w14:textId="77777777" w:rsidR="00D140F8" w:rsidRDefault="00D140F8" w:rsidP="00720315">
      <w:pPr>
        <w:spacing w:line="360" w:lineRule="auto"/>
        <w:rPr>
          <w:rFonts w:ascii="Times New Roman" w:hAnsi="Times New Roman" w:cs="Times New Roman"/>
          <w:sz w:val="24"/>
          <w:lang w:val="es-CL"/>
        </w:rPr>
      </w:pPr>
    </w:p>
    <w:p w14:paraId="25446A18" w14:textId="77777777" w:rsidR="00D140F8" w:rsidRDefault="00D140F8" w:rsidP="00720315">
      <w:pPr>
        <w:spacing w:line="360" w:lineRule="auto"/>
        <w:rPr>
          <w:rFonts w:ascii="Times New Roman" w:hAnsi="Times New Roman" w:cs="Times New Roman"/>
          <w:sz w:val="24"/>
          <w:lang w:val="es-CL"/>
        </w:rPr>
      </w:pPr>
    </w:p>
    <w:p w14:paraId="4CA6F05D" w14:textId="77777777" w:rsidR="00D140F8" w:rsidRDefault="00D140F8" w:rsidP="00720315">
      <w:pPr>
        <w:spacing w:line="360" w:lineRule="auto"/>
        <w:rPr>
          <w:rFonts w:ascii="Times New Roman" w:hAnsi="Times New Roman" w:cs="Times New Roman"/>
          <w:sz w:val="24"/>
          <w:lang w:val="es-CL"/>
        </w:rPr>
      </w:pPr>
    </w:p>
    <w:p w14:paraId="2158BEA2" w14:textId="77777777" w:rsidR="00D140F8" w:rsidRDefault="00D140F8" w:rsidP="00720315">
      <w:pPr>
        <w:spacing w:line="360" w:lineRule="auto"/>
        <w:rPr>
          <w:rFonts w:ascii="Times New Roman" w:hAnsi="Times New Roman" w:cs="Times New Roman"/>
          <w:sz w:val="24"/>
          <w:lang w:val="es-CL"/>
        </w:rPr>
      </w:pPr>
    </w:p>
    <w:p w14:paraId="04771ACE" w14:textId="7875F743" w:rsidR="001229EC" w:rsidRDefault="001229EC" w:rsidP="00720315">
      <w:pPr>
        <w:pStyle w:val="Ttulo2"/>
      </w:pPr>
      <w:bookmarkStart w:id="67" w:name="_Toc511668890"/>
      <w:r>
        <w:lastRenderedPageBreak/>
        <w:t>Recomendación</w:t>
      </w:r>
      <w:bookmarkEnd w:id="67"/>
    </w:p>
    <w:p w14:paraId="4F4248F1" w14:textId="6496118F" w:rsidR="001229EC" w:rsidRPr="00D140F8" w:rsidRDefault="00F62E56" w:rsidP="00D140F8">
      <w:pPr>
        <w:spacing w:line="360" w:lineRule="auto"/>
        <w:rPr>
          <w:rFonts w:ascii="Times New Roman" w:hAnsi="Times New Roman" w:cs="Times New Roman"/>
          <w:sz w:val="24"/>
          <w:lang w:val="es-CL"/>
        </w:rPr>
      </w:pPr>
      <w:r>
        <w:rPr>
          <w:rFonts w:ascii="Times New Roman" w:hAnsi="Times New Roman" w:cs="Times New Roman"/>
          <w:sz w:val="24"/>
          <w:lang w:val="es-CL"/>
        </w:rPr>
        <w:t xml:space="preserve">Al cambiar a la pestaña de “Recomendación”, se le presenta al usuario una serie de opciones para ajustar las técnicas de recomendación. Esto se muestra en la </w:t>
      </w:r>
      <w:r w:rsidRPr="00F62E56">
        <w:rPr>
          <w:rFonts w:ascii="Times New Roman" w:hAnsi="Times New Roman" w:cs="Times New Roman"/>
          <w:sz w:val="24"/>
          <w:lang w:val="es-CL"/>
        </w:rPr>
        <w:fldChar w:fldCharType="begin"/>
      </w:r>
      <w:r w:rsidRPr="00F62E56">
        <w:rPr>
          <w:rFonts w:ascii="Times New Roman" w:hAnsi="Times New Roman" w:cs="Times New Roman"/>
          <w:sz w:val="24"/>
          <w:lang w:val="es-CL"/>
        </w:rPr>
        <w:instrText xml:space="preserve"> REF _Ref511666094 \h  \* MERGEFORMAT </w:instrText>
      </w:r>
      <w:r w:rsidRPr="00F62E56">
        <w:rPr>
          <w:rFonts w:ascii="Times New Roman" w:hAnsi="Times New Roman" w:cs="Times New Roman"/>
          <w:sz w:val="24"/>
          <w:lang w:val="es-CL"/>
        </w:rPr>
      </w:r>
      <w:r w:rsidRPr="00F62E56">
        <w:rPr>
          <w:rFonts w:ascii="Times New Roman" w:hAnsi="Times New Roman" w:cs="Times New Roman"/>
          <w:sz w:val="24"/>
          <w:lang w:val="es-CL"/>
        </w:rPr>
        <w:fldChar w:fldCharType="separate"/>
      </w:r>
      <w:r w:rsidRPr="00F62E56">
        <w:rPr>
          <w:rFonts w:ascii="Times New Roman" w:hAnsi="Times New Roman" w:cs="Times New Roman"/>
          <w:sz w:val="24"/>
        </w:rPr>
        <w:t xml:space="preserve">Figura </w:t>
      </w:r>
      <w:r w:rsidRPr="00F62E56">
        <w:rPr>
          <w:rFonts w:ascii="Times New Roman" w:hAnsi="Times New Roman" w:cs="Times New Roman"/>
          <w:noProof/>
          <w:sz w:val="24"/>
        </w:rPr>
        <w:t>8</w:t>
      </w:r>
      <w:r w:rsidRPr="00F62E56">
        <w:rPr>
          <w:rFonts w:ascii="Times New Roman" w:hAnsi="Times New Roman" w:cs="Times New Roman"/>
          <w:sz w:val="24"/>
          <w:lang w:val="es-CL"/>
        </w:rPr>
        <w:fldChar w:fldCharType="end"/>
      </w:r>
      <w:r>
        <w:rPr>
          <w:rFonts w:ascii="Times New Roman" w:hAnsi="Times New Roman" w:cs="Times New Roman"/>
          <w:sz w:val="24"/>
          <w:lang w:val="es-CL"/>
        </w:rPr>
        <w:t>. La primera opción que se muestra es el tipo de recomendación, donde el usuario puede elegir entre recomendación tradicional y recomendación multi-criterio.</w:t>
      </w:r>
    </w:p>
    <w:p w14:paraId="7E36E589" w14:textId="77777777" w:rsidR="0027754B" w:rsidRDefault="0027754B" w:rsidP="00CC2273">
      <w:pPr>
        <w:rPr>
          <w:lang w:val="es-CL"/>
        </w:rPr>
      </w:pPr>
    </w:p>
    <w:p w14:paraId="41023E91" w14:textId="3C56B295" w:rsidR="00F62E56" w:rsidRDefault="00F62E56" w:rsidP="00F62E56">
      <w:pPr>
        <w:keepNext/>
        <w:jc w:val="right"/>
      </w:pPr>
      <w:r>
        <w:rPr>
          <w:noProof/>
          <w:lang w:val="es-CL" w:eastAsia="es-CL"/>
        </w:rPr>
        <w:drawing>
          <wp:inline distT="0" distB="0" distL="0" distR="0" wp14:anchorId="650DCDAA" wp14:editId="733A5482">
            <wp:extent cx="5612130" cy="3665855"/>
            <wp:effectExtent l="0" t="0" r="762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3665855"/>
                    </a:xfrm>
                    <a:prstGeom prst="rect">
                      <a:avLst/>
                    </a:prstGeom>
                  </pic:spPr>
                </pic:pic>
              </a:graphicData>
            </a:graphic>
          </wp:inline>
        </w:drawing>
      </w:r>
    </w:p>
    <w:p w14:paraId="68226EE6" w14:textId="553DB070" w:rsidR="00720315" w:rsidRPr="00D140F8" w:rsidRDefault="00F62E56" w:rsidP="00D140F8">
      <w:pPr>
        <w:pStyle w:val="Epgrafe"/>
        <w:jc w:val="center"/>
        <w:rPr>
          <w:rFonts w:ascii="Times New Roman" w:hAnsi="Times New Roman" w:cs="Times New Roman"/>
          <w:b w:val="0"/>
          <w:color w:val="auto"/>
          <w:sz w:val="24"/>
          <w:lang w:val="es-CL"/>
        </w:rPr>
      </w:pPr>
      <w:bookmarkStart w:id="68" w:name="_Ref511666094"/>
      <w:r w:rsidRPr="00F62E56">
        <w:rPr>
          <w:rFonts w:ascii="Times New Roman" w:hAnsi="Times New Roman" w:cs="Times New Roman"/>
          <w:b w:val="0"/>
          <w:color w:val="auto"/>
          <w:sz w:val="24"/>
        </w:rPr>
        <w:t xml:space="preserve">Figura </w:t>
      </w:r>
      <w:r w:rsidRPr="00F62E56">
        <w:rPr>
          <w:rFonts w:ascii="Times New Roman" w:hAnsi="Times New Roman" w:cs="Times New Roman"/>
          <w:b w:val="0"/>
          <w:color w:val="auto"/>
          <w:sz w:val="24"/>
        </w:rPr>
        <w:fldChar w:fldCharType="begin"/>
      </w:r>
      <w:r w:rsidRPr="00F62E56">
        <w:rPr>
          <w:rFonts w:ascii="Times New Roman" w:hAnsi="Times New Roman" w:cs="Times New Roman"/>
          <w:b w:val="0"/>
          <w:color w:val="auto"/>
          <w:sz w:val="24"/>
        </w:rPr>
        <w:instrText xml:space="preserve"> SEQ Figura \* ARABIC </w:instrText>
      </w:r>
      <w:r w:rsidRPr="00F62E56">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8</w:t>
      </w:r>
      <w:r w:rsidRPr="00F62E56">
        <w:rPr>
          <w:rFonts w:ascii="Times New Roman" w:hAnsi="Times New Roman" w:cs="Times New Roman"/>
          <w:b w:val="0"/>
          <w:color w:val="auto"/>
          <w:sz w:val="24"/>
        </w:rPr>
        <w:fldChar w:fldCharType="end"/>
      </w:r>
      <w:bookmarkEnd w:id="68"/>
      <w:r w:rsidRPr="00F62E56">
        <w:rPr>
          <w:rFonts w:ascii="Times New Roman" w:hAnsi="Times New Roman" w:cs="Times New Roman"/>
          <w:b w:val="0"/>
          <w:color w:val="auto"/>
          <w:sz w:val="24"/>
        </w:rPr>
        <w:t xml:space="preserve">: </w:t>
      </w:r>
      <w:r>
        <w:rPr>
          <w:rFonts w:ascii="Times New Roman" w:hAnsi="Times New Roman" w:cs="Times New Roman"/>
          <w:b w:val="0"/>
          <w:color w:val="auto"/>
          <w:sz w:val="24"/>
        </w:rPr>
        <w:t>Selección de tipo</w:t>
      </w:r>
      <w:r w:rsidRPr="00F62E56">
        <w:rPr>
          <w:rFonts w:ascii="Times New Roman" w:hAnsi="Times New Roman" w:cs="Times New Roman"/>
          <w:b w:val="0"/>
          <w:color w:val="auto"/>
          <w:sz w:val="24"/>
        </w:rPr>
        <w:t xml:space="preserve"> de Recomendación.</w:t>
      </w:r>
    </w:p>
    <w:p w14:paraId="6C2C8A71" w14:textId="77777777" w:rsidR="00D140F8" w:rsidRDefault="00D140F8" w:rsidP="00720315">
      <w:pPr>
        <w:spacing w:line="360" w:lineRule="auto"/>
        <w:rPr>
          <w:rFonts w:ascii="Times New Roman" w:hAnsi="Times New Roman" w:cs="Times New Roman"/>
          <w:sz w:val="24"/>
          <w:lang w:val="es-CL"/>
        </w:rPr>
      </w:pPr>
    </w:p>
    <w:p w14:paraId="03C7F5AF" w14:textId="77777777" w:rsidR="00D140F8" w:rsidRDefault="00D140F8" w:rsidP="00720315">
      <w:pPr>
        <w:spacing w:line="360" w:lineRule="auto"/>
        <w:rPr>
          <w:rFonts w:ascii="Times New Roman" w:hAnsi="Times New Roman" w:cs="Times New Roman"/>
          <w:sz w:val="24"/>
          <w:lang w:val="es-CL"/>
        </w:rPr>
      </w:pPr>
    </w:p>
    <w:p w14:paraId="2928EBF4" w14:textId="77777777" w:rsidR="00D140F8" w:rsidRDefault="00D140F8" w:rsidP="00720315">
      <w:pPr>
        <w:spacing w:line="360" w:lineRule="auto"/>
        <w:rPr>
          <w:rFonts w:ascii="Times New Roman" w:hAnsi="Times New Roman" w:cs="Times New Roman"/>
          <w:sz w:val="24"/>
          <w:lang w:val="es-CL"/>
        </w:rPr>
      </w:pPr>
    </w:p>
    <w:p w14:paraId="21F0BE05" w14:textId="77777777" w:rsidR="00D140F8" w:rsidRDefault="00D140F8" w:rsidP="00720315">
      <w:pPr>
        <w:spacing w:line="360" w:lineRule="auto"/>
        <w:rPr>
          <w:rFonts w:ascii="Times New Roman" w:hAnsi="Times New Roman" w:cs="Times New Roman"/>
          <w:sz w:val="24"/>
          <w:lang w:val="es-CL"/>
        </w:rPr>
      </w:pPr>
    </w:p>
    <w:p w14:paraId="2BB67925" w14:textId="77777777" w:rsidR="00D140F8" w:rsidRDefault="00D140F8" w:rsidP="00720315">
      <w:pPr>
        <w:spacing w:line="360" w:lineRule="auto"/>
        <w:rPr>
          <w:rFonts w:ascii="Times New Roman" w:hAnsi="Times New Roman" w:cs="Times New Roman"/>
          <w:sz w:val="24"/>
          <w:lang w:val="es-CL"/>
        </w:rPr>
      </w:pPr>
    </w:p>
    <w:p w14:paraId="692DD5E1" w14:textId="14EFC0E8" w:rsidR="0027754B" w:rsidRDefault="00720315" w:rsidP="00720315">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Al seleccionar recomendación tradicional, la opción de “Archivo” presentará un botón para abrir un archivo en formato TSV o CSV con</w:t>
      </w:r>
      <w:r w:rsidR="00D140F8">
        <w:rPr>
          <w:rFonts w:ascii="Times New Roman" w:hAnsi="Times New Roman" w:cs="Times New Roman"/>
          <w:sz w:val="24"/>
          <w:lang w:val="es-CL"/>
        </w:rPr>
        <w:t xml:space="preserve"> la</w:t>
      </w:r>
      <w:r>
        <w:rPr>
          <w:rFonts w:ascii="Times New Roman" w:hAnsi="Times New Roman" w:cs="Times New Roman"/>
          <w:sz w:val="24"/>
          <w:lang w:val="es-CL"/>
        </w:rPr>
        <w:t xml:space="preserve"> información de preferencias de los usuarios</w:t>
      </w:r>
      <w:r w:rsidR="00D140F8">
        <w:rPr>
          <w:rFonts w:ascii="Times New Roman" w:hAnsi="Times New Roman" w:cs="Times New Roman"/>
          <w:sz w:val="24"/>
          <w:lang w:val="es-CL"/>
        </w:rPr>
        <w:t>, como</w:t>
      </w:r>
      <w:r>
        <w:rPr>
          <w:rFonts w:ascii="Times New Roman" w:hAnsi="Times New Roman" w:cs="Times New Roman"/>
          <w:sz w:val="24"/>
          <w:lang w:val="es-CL"/>
        </w:rPr>
        <w:t xml:space="preserve"> se muestra en la </w:t>
      </w:r>
      <w:r w:rsidRPr="00720315">
        <w:rPr>
          <w:rFonts w:ascii="Times New Roman" w:hAnsi="Times New Roman" w:cs="Times New Roman"/>
          <w:sz w:val="24"/>
          <w:lang w:val="es-CL"/>
        </w:rPr>
        <w:fldChar w:fldCharType="begin"/>
      </w:r>
      <w:r w:rsidRPr="00720315">
        <w:rPr>
          <w:rFonts w:ascii="Times New Roman" w:hAnsi="Times New Roman" w:cs="Times New Roman"/>
          <w:sz w:val="24"/>
          <w:lang w:val="es-CL"/>
        </w:rPr>
        <w:instrText xml:space="preserve"> REF _Ref511666588 \h  \* MERGEFORMAT </w:instrText>
      </w:r>
      <w:r w:rsidRPr="00720315">
        <w:rPr>
          <w:rFonts w:ascii="Times New Roman" w:hAnsi="Times New Roman" w:cs="Times New Roman"/>
          <w:sz w:val="24"/>
          <w:lang w:val="es-CL"/>
        </w:rPr>
      </w:r>
      <w:r w:rsidRPr="00720315">
        <w:rPr>
          <w:rFonts w:ascii="Times New Roman" w:hAnsi="Times New Roman" w:cs="Times New Roman"/>
          <w:sz w:val="24"/>
          <w:lang w:val="es-CL"/>
        </w:rPr>
        <w:fldChar w:fldCharType="separate"/>
      </w:r>
      <w:r w:rsidRPr="00720315">
        <w:rPr>
          <w:rFonts w:ascii="Times New Roman" w:hAnsi="Times New Roman" w:cs="Times New Roman"/>
          <w:sz w:val="24"/>
        </w:rPr>
        <w:t xml:space="preserve">Figura </w:t>
      </w:r>
      <w:r w:rsidRPr="00720315">
        <w:rPr>
          <w:rFonts w:ascii="Times New Roman" w:hAnsi="Times New Roman" w:cs="Times New Roman"/>
          <w:noProof/>
          <w:sz w:val="24"/>
        </w:rPr>
        <w:t>9</w:t>
      </w:r>
      <w:r w:rsidRPr="00720315">
        <w:rPr>
          <w:rFonts w:ascii="Times New Roman" w:hAnsi="Times New Roman" w:cs="Times New Roman"/>
          <w:sz w:val="24"/>
          <w:lang w:val="es-CL"/>
        </w:rPr>
        <w:fldChar w:fldCharType="end"/>
      </w:r>
      <w:r>
        <w:rPr>
          <w:rFonts w:ascii="Times New Roman" w:hAnsi="Times New Roman" w:cs="Times New Roman"/>
          <w:sz w:val="24"/>
          <w:lang w:val="es-CL"/>
        </w:rPr>
        <w:t xml:space="preserve">. </w:t>
      </w:r>
    </w:p>
    <w:p w14:paraId="1252442E" w14:textId="77777777" w:rsidR="00D140F8" w:rsidRDefault="00D140F8" w:rsidP="00720315">
      <w:pPr>
        <w:spacing w:line="360" w:lineRule="auto"/>
        <w:rPr>
          <w:rFonts w:ascii="Times New Roman" w:hAnsi="Times New Roman" w:cs="Times New Roman"/>
          <w:sz w:val="24"/>
          <w:lang w:val="es-CL"/>
        </w:rPr>
      </w:pPr>
    </w:p>
    <w:p w14:paraId="64AFCE66" w14:textId="790E53FA" w:rsidR="00720315" w:rsidRPr="00D140F8" w:rsidRDefault="00D140F8" w:rsidP="00D140F8">
      <w:pPr>
        <w:spacing w:line="360" w:lineRule="auto"/>
        <w:rPr>
          <w:rFonts w:ascii="Times New Roman" w:hAnsi="Times New Roman" w:cs="Times New Roman"/>
          <w:sz w:val="24"/>
          <w:lang w:val="es-CL"/>
        </w:rPr>
      </w:pPr>
      <w:r>
        <w:rPr>
          <w:noProof/>
          <w:lang w:val="es-CL" w:eastAsia="es-CL"/>
        </w:rPr>
        <w:drawing>
          <wp:inline distT="0" distB="0" distL="0" distR="0" wp14:anchorId="196936E3" wp14:editId="68A48D63">
            <wp:extent cx="5438775" cy="4109543"/>
            <wp:effectExtent l="0" t="0" r="0" b="5715"/>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icional.JPG"/>
                    <pic:cNvPicPr/>
                  </pic:nvPicPr>
                  <pic:blipFill>
                    <a:blip r:embed="rId16">
                      <a:extLst>
                        <a:ext uri="{28A0092B-C50C-407E-A947-70E740481C1C}">
                          <a14:useLocalDpi xmlns:a14="http://schemas.microsoft.com/office/drawing/2010/main" val="0"/>
                        </a:ext>
                      </a:extLst>
                    </a:blip>
                    <a:stretch>
                      <a:fillRect/>
                    </a:stretch>
                  </pic:blipFill>
                  <pic:spPr>
                    <a:xfrm>
                      <a:off x="0" y="0"/>
                      <a:ext cx="5441219" cy="4111390"/>
                    </a:xfrm>
                    <a:prstGeom prst="rect">
                      <a:avLst/>
                    </a:prstGeom>
                  </pic:spPr>
                </pic:pic>
              </a:graphicData>
            </a:graphic>
          </wp:inline>
        </w:drawing>
      </w:r>
    </w:p>
    <w:p w14:paraId="5E5FB726" w14:textId="00CC2553" w:rsidR="00720315" w:rsidRPr="00720315" w:rsidRDefault="00720315" w:rsidP="00720315">
      <w:pPr>
        <w:pStyle w:val="Epgrafe"/>
        <w:jc w:val="center"/>
        <w:rPr>
          <w:rFonts w:ascii="Times New Roman" w:hAnsi="Times New Roman" w:cs="Times New Roman"/>
          <w:b w:val="0"/>
          <w:color w:val="auto"/>
          <w:sz w:val="24"/>
          <w:lang w:val="es-CL"/>
        </w:rPr>
      </w:pPr>
      <w:bookmarkStart w:id="69" w:name="_Ref511666588"/>
      <w:r w:rsidRPr="00720315">
        <w:rPr>
          <w:rFonts w:ascii="Times New Roman" w:hAnsi="Times New Roman" w:cs="Times New Roman"/>
          <w:b w:val="0"/>
          <w:color w:val="auto"/>
          <w:sz w:val="24"/>
        </w:rPr>
        <w:t xml:space="preserve">Figura </w:t>
      </w:r>
      <w:r w:rsidRPr="00720315">
        <w:rPr>
          <w:rFonts w:ascii="Times New Roman" w:hAnsi="Times New Roman" w:cs="Times New Roman"/>
          <w:b w:val="0"/>
          <w:color w:val="auto"/>
          <w:sz w:val="24"/>
        </w:rPr>
        <w:fldChar w:fldCharType="begin"/>
      </w:r>
      <w:r w:rsidRPr="00720315">
        <w:rPr>
          <w:rFonts w:ascii="Times New Roman" w:hAnsi="Times New Roman" w:cs="Times New Roman"/>
          <w:b w:val="0"/>
          <w:color w:val="auto"/>
          <w:sz w:val="24"/>
        </w:rPr>
        <w:instrText xml:space="preserve"> SEQ Figura \* ARABIC </w:instrText>
      </w:r>
      <w:r w:rsidRPr="00720315">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9</w:t>
      </w:r>
      <w:r w:rsidRPr="00720315">
        <w:rPr>
          <w:rFonts w:ascii="Times New Roman" w:hAnsi="Times New Roman" w:cs="Times New Roman"/>
          <w:b w:val="0"/>
          <w:color w:val="auto"/>
          <w:sz w:val="24"/>
        </w:rPr>
        <w:fldChar w:fldCharType="end"/>
      </w:r>
      <w:bookmarkEnd w:id="69"/>
      <w:r w:rsidRPr="00720315">
        <w:rPr>
          <w:rFonts w:ascii="Times New Roman" w:hAnsi="Times New Roman" w:cs="Times New Roman"/>
          <w:b w:val="0"/>
          <w:color w:val="auto"/>
          <w:sz w:val="24"/>
        </w:rPr>
        <w:t>: Recomendación tradicional.</w:t>
      </w:r>
    </w:p>
    <w:p w14:paraId="58C09345" w14:textId="77777777" w:rsidR="00F62E56" w:rsidRDefault="00F62E56" w:rsidP="00CC2273">
      <w:pPr>
        <w:rPr>
          <w:lang w:val="es-CL"/>
        </w:rPr>
      </w:pPr>
    </w:p>
    <w:p w14:paraId="04B8D332" w14:textId="77777777" w:rsidR="00D140F8" w:rsidRDefault="00D140F8" w:rsidP="00CC2273">
      <w:pPr>
        <w:rPr>
          <w:lang w:val="es-CL"/>
        </w:rPr>
      </w:pPr>
    </w:p>
    <w:p w14:paraId="418ACDA0" w14:textId="77777777" w:rsidR="00D140F8" w:rsidRDefault="00D140F8" w:rsidP="00CC2273">
      <w:pPr>
        <w:rPr>
          <w:lang w:val="es-CL"/>
        </w:rPr>
      </w:pPr>
    </w:p>
    <w:p w14:paraId="04FF5044" w14:textId="77777777" w:rsidR="00D140F8" w:rsidRDefault="00D140F8" w:rsidP="00CC2273">
      <w:pPr>
        <w:rPr>
          <w:lang w:val="es-CL"/>
        </w:rPr>
      </w:pPr>
    </w:p>
    <w:p w14:paraId="51B6EBB6" w14:textId="77777777" w:rsidR="00D140F8" w:rsidRDefault="00D140F8" w:rsidP="00CC2273">
      <w:pPr>
        <w:rPr>
          <w:lang w:val="es-CL"/>
        </w:rPr>
      </w:pPr>
    </w:p>
    <w:p w14:paraId="717D88FE" w14:textId="77777777" w:rsidR="00D140F8" w:rsidRDefault="00D140F8" w:rsidP="00CC2273">
      <w:pPr>
        <w:rPr>
          <w:lang w:val="es-CL"/>
        </w:rPr>
      </w:pPr>
    </w:p>
    <w:p w14:paraId="77FD7D58" w14:textId="77777777" w:rsidR="00D140F8" w:rsidRDefault="00D140F8" w:rsidP="00CC2273">
      <w:pPr>
        <w:rPr>
          <w:lang w:val="es-CL"/>
        </w:rPr>
      </w:pPr>
    </w:p>
    <w:p w14:paraId="72B119A1" w14:textId="7DED2DAC" w:rsidR="00D140F8" w:rsidRDefault="00D140F8" w:rsidP="00D140F8">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Si el usuario selecciona recomendación multi-criterio, la opción de “Archivo” presentará la opción de cargar 5 archivos (valoración general más 4 aspectos) en formato TSV o CSV con las preferencias del usuario respecto a los aspectos del ítem.</w:t>
      </w:r>
      <w:r w:rsidR="006A65EB">
        <w:rPr>
          <w:rFonts w:ascii="Times New Roman" w:hAnsi="Times New Roman" w:cs="Times New Roman"/>
          <w:sz w:val="24"/>
          <w:lang w:val="es-CL"/>
        </w:rPr>
        <w:t xml:space="preserve"> En la</w:t>
      </w:r>
      <w:r w:rsidR="006A65EB" w:rsidRPr="006A65EB">
        <w:rPr>
          <w:rFonts w:ascii="Times New Roman" w:hAnsi="Times New Roman" w:cs="Times New Roman"/>
          <w:sz w:val="24"/>
          <w:lang w:val="es-CL"/>
        </w:rPr>
        <w:t xml:space="preserve"> </w:t>
      </w:r>
      <w:r w:rsidR="006A65EB" w:rsidRPr="006A65EB">
        <w:rPr>
          <w:rFonts w:ascii="Times New Roman" w:hAnsi="Times New Roman" w:cs="Times New Roman"/>
          <w:sz w:val="24"/>
          <w:lang w:val="es-CL"/>
        </w:rPr>
        <w:fldChar w:fldCharType="begin"/>
      </w:r>
      <w:r w:rsidR="006A65EB" w:rsidRPr="006A65EB">
        <w:rPr>
          <w:rFonts w:ascii="Times New Roman" w:hAnsi="Times New Roman" w:cs="Times New Roman"/>
          <w:sz w:val="24"/>
          <w:lang w:val="es-CL"/>
        </w:rPr>
        <w:instrText xml:space="preserve"> REF _Ref511666787 \h  \* MERGEFORMAT </w:instrText>
      </w:r>
      <w:r w:rsidR="006A65EB" w:rsidRPr="006A65EB">
        <w:rPr>
          <w:rFonts w:ascii="Times New Roman" w:hAnsi="Times New Roman" w:cs="Times New Roman"/>
          <w:sz w:val="24"/>
          <w:lang w:val="es-CL"/>
        </w:rPr>
      </w:r>
      <w:r w:rsidR="006A65EB" w:rsidRPr="006A65EB">
        <w:rPr>
          <w:rFonts w:ascii="Times New Roman" w:hAnsi="Times New Roman" w:cs="Times New Roman"/>
          <w:sz w:val="24"/>
          <w:lang w:val="es-CL"/>
        </w:rPr>
        <w:fldChar w:fldCharType="separate"/>
      </w:r>
      <w:r w:rsidR="006A65EB" w:rsidRPr="006A65EB">
        <w:rPr>
          <w:rFonts w:ascii="Times New Roman" w:hAnsi="Times New Roman" w:cs="Times New Roman"/>
          <w:sz w:val="24"/>
        </w:rPr>
        <w:t xml:space="preserve">Figura </w:t>
      </w:r>
      <w:r w:rsidR="006A65EB" w:rsidRPr="006A65EB">
        <w:rPr>
          <w:rFonts w:ascii="Times New Roman" w:hAnsi="Times New Roman" w:cs="Times New Roman"/>
          <w:noProof/>
          <w:sz w:val="24"/>
        </w:rPr>
        <w:t>10</w:t>
      </w:r>
      <w:r w:rsidR="006A65EB" w:rsidRPr="006A65EB">
        <w:rPr>
          <w:rFonts w:ascii="Times New Roman" w:hAnsi="Times New Roman" w:cs="Times New Roman"/>
          <w:sz w:val="24"/>
          <w:lang w:val="es-CL"/>
        </w:rPr>
        <w:fldChar w:fldCharType="end"/>
      </w:r>
      <w:r w:rsidR="006A65EB">
        <w:rPr>
          <w:rFonts w:ascii="Times New Roman" w:hAnsi="Times New Roman" w:cs="Times New Roman"/>
          <w:sz w:val="24"/>
          <w:lang w:val="es-CL"/>
        </w:rPr>
        <w:t xml:space="preserve"> se presenta esta pantalla.</w:t>
      </w:r>
    </w:p>
    <w:p w14:paraId="52BE8996" w14:textId="77777777" w:rsidR="00D140F8" w:rsidRDefault="00D140F8" w:rsidP="00CC2273">
      <w:pPr>
        <w:rPr>
          <w:lang w:val="es-CL"/>
        </w:rPr>
      </w:pPr>
    </w:p>
    <w:p w14:paraId="54073F5D" w14:textId="77777777" w:rsidR="00720315" w:rsidRDefault="00720315" w:rsidP="00720315">
      <w:pPr>
        <w:keepNext/>
      </w:pPr>
      <w:r>
        <w:rPr>
          <w:noProof/>
          <w:lang w:val="es-CL" w:eastAsia="es-CL"/>
        </w:rPr>
        <w:drawing>
          <wp:inline distT="0" distB="0" distL="0" distR="0" wp14:anchorId="3DE54851" wp14:editId="68EED60B">
            <wp:extent cx="5491238" cy="4095750"/>
            <wp:effectExtent l="0" t="0" r="0" b="0"/>
            <wp:docPr id="2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ctos.JPG"/>
                    <pic:cNvPicPr/>
                  </pic:nvPicPr>
                  <pic:blipFill>
                    <a:blip r:embed="rId17">
                      <a:extLst>
                        <a:ext uri="{28A0092B-C50C-407E-A947-70E740481C1C}">
                          <a14:useLocalDpi xmlns:a14="http://schemas.microsoft.com/office/drawing/2010/main" val="0"/>
                        </a:ext>
                      </a:extLst>
                    </a:blip>
                    <a:stretch>
                      <a:fillRect/>
                    </a:stretch>
                  </pic:blipFill>
                  <pic:spPr>
                    <a:xfrm>
                      <a:off x="0" y="0"/>
                      <a:ext cx="5497075" cy="4100104"/>
                    </a:xfrm>
                    <a:prstGeom prst="rect">
                      <a:avLst/>
                    </a:prstGeom>
                  </pic:spPr>
                </pic:pic>
              </a:graphicData>
            </a:graphic>
          </wp:inline>
        </w:drawing>
      </w:r>
    </w:p>
    <w:p w14:paraId="6EDE9E0C" w14:textId="0102FFAD" w:rsidR="00F62E56" w:rsidRPr="006A65EB" w:rsidRDefault="00720315" w:rsidP="006A65EB">
      <w:pPr>
        <w:pStyle w:val="Epgrafe"/>
        <w:spacing w:line="360" w:lineRule="auto"/>
        <w:jc w:val="center"/>
        <w:rPr>
          <w:rFonts w:ascii="Times New Roman" w:hAnsi="Times New Roman" w:cs="Times New Roman"/>
          <w:b w:val="0"/>
          <w:color w:val="auto"/>
          <w:sz w:val="24"/>
          <w:szCs w:val="24"/>
          <w:lang w:val="es-CL"/>
        </w:rPr>
      </w:pPr>
      <w:bookmarkStart w:id="70" w:name="_Ref511666787"/>
      <w:r w:rsidRPr="006A65EB">
        <w:rPr>
          <w:rFonts w:ascii="Times New Roman" w:hAnsi="Times New Roman" w:cs="Times New Roman"/>
          <w:b w:val="0"/>
          <w:color w:val="auto"/>
          <w:sz w:val="24"/>
          <w:szCs w:val="24"/>
        </w:rPr>
        <w:t xml:space="preserve">Figura </w:t>
      </w:r>
      <w:r w:rsidRPr="006A65EB">
        <w:rPr>
          <w:rFonts w:ascii="Times New Roman" w:hAnsi="Times New Roman" w:cs="Times New Roman"/>
          <w:b w:val="0"/>
          <w:color w:val="auto"/>
          <w:sz w:val="24"/>
          <w:szCs w:val="24"/>
        </w:rPr>
        <w:fldChar w:fldCharType="begin"/>
      </w:r>
      <w:r w:rsidRPr="006A65EB">
        <w:rPr>
          <w:rFonts w:ascii="Times New Roman" w:hAnsi="Times New Roman" w:cs="Times New Roman"/>
          <w:b w:val="0"/>
          <w:color w:val="auto"/>
          <w:sz w:val="24"/>
          <w:szCs w:val="24"/>
        </w:rPr>
        <w:instrText xml:space="preserve"> SEQ Figura \* ARABIC </w:instrText>
      </w:r>
      <w:r w:rsidRPr="006A65EB">
        <w:rPr>
          <w:rFonts w:ascii="Times New Roman" w:hAnsi="Times New Roman" w:cs="Times New Roman"/>
          <w:b w:val="0"/>
          <w:color w:val="auto"/>
          <w:sz w:val="24"/>
          <w:szCs w:val="24"/>
        </w:rPr>
        <w:fldChar w:fldCharType="separate"/>
      </w:r>
      <w:r w:rsidR="00206B70">
        <w:rPr>
          <w:rFonts w:ascii="Times New Roman" w:hAnsi="Times New Roman" w:cs="Times New Roman"/>
          <w:b w:val="0"/>
          <w:noProof/>
          <w:color w:val="auto"/>
          <w:sz w:val="24"/>
          <w:szCs w:val="24"/>
        </w:rPr>
        <w:t>10</w:t>
      </w:r>
      <w:r w:rsidRPr="006A65EB">
        <w:rPr>
          <w:rFonts w:ascii="Times New Roman" w:hAnsi="Times New Roman" w:cs="Times New Roman"/>
          <w:b w:val="0"/>
          <w:color w:val="auto"/>
          <w:sz w:val="24"/>
          <w:szCs w:val="24"/>
        </w:rPr>
        <w:fldChar w:fldCharType="end"/>
      </w:r>
      <w:bookmarkEnd w:id="70"/>
      <w:r w:rsidRPr="006A65EB">
        <w:rPr>
          <w:rFonts w:ascii="Times New Roman" w:hAnsi="Times New Roman" w:cs="Times New Roman"/>
          <w:b w:val="0"/>
          <w:color w:val="auto"/>
          <w:sz w:val="24"/>
          <w:szCs w:val="24"/>
        </w:rPr>
        <w:t>: Recomendación multi-criterio.</w:t>
      </w:r>
    </w:p>
    <w:p w14:paraId="6D622659" w14:textId="77777777" w:rsidR="00F62E56" w:rsidRPr="006A65EB" w:rsidRDefault="00F62E56" w:rsidP="006A65EB">
      <w:pPr>
        <w:spacing w:line="360" w:lineRule="auto"/>
        <w:rPr>
          <w:rFonts w:ascii="Times New Roman" w:hAnsi="Times New Roman" w:cs="Times New Roman"/>
          <w:sz w:val="24"/>
          <w:szCs w:val="24"/>
          <w:lang w:val="es-CL"/>
        </w:rPr>
      </w:pPr>
    </w:p>
    <w:p w14:paraId="09DD23D6" w14:textId="77777777" w:rsidR="00F62E56" w:rsidRDefault="00F62E56" w:rsidP="00CC2273">
      <w:pPr>
        <w:rPr>
          <w:lang w:val="es-CL"/>
        </w:rPr>
      </w:pPr>
    </w:p>
    <w:p w14:paraId="3FB4CF01" w14:textId="77777777" w:rsidR="00F62E56" w:rsidRDefault="00F62E56" w:rsidP="00CC2273">
      <w:pPr>
        <w:rPr>
          <w:lang w:val="es-CL"/>
        </w:rPr>
      </w:pPr>
    </w:p>
    <w:p w14:paraId="1B599B98" w14:textId="77777777" w:rsidR="00206B70" w:rsidRDefault="00206B70" w:rsidP="00CC2273">
      <w:pPr>
        <w:rPr>
          <w:lang w:val="es-CL"/>
        </w:rPr>
      </w:pPr>
    </w:p>
    <w:p w14:paraId="57B2D349" w14:textId="77777777" w:rsidR="00206B70" w:rsidRDefault="00206B70" w:rsidP="00CC2273">
      <w:pPr>
        <w:rPr>
          <w:lang w:val="es-CL"/>
        </w:rPr>
      </w:pPr>
    </w:p>
    <w:p w14:paraId="026072C9" w14:textId="77777777" w:rsidR="00206B70" w:rsidRDefault="00206B70" w:rsidP="00CC2273">
      <w:pPr>
        <w:rPr>
          <w:lang w:val="es-CL"/>
        </w:rPr>
      </w:pPr>
    </w:p>
    <w:p w14:paraId="761C5608" w14:textId="77777777" w:rsidR="00206B70" w:rsidRPr="006A65EB" w:rsidRDefault="00206B70" w:rsidP="00206B70">
      <w:pPr>
        <w:spacing w:line="360" w:lineRule="auto"/>
        <w:rPr>
          <w:rFonts w:ascii="Times New Roman" w:hAnsi="Times New Roman" w:cs="Times New Roman"/>
          <w:sz w:val="24"/>
          <w:szCs w:val="24"/>
          <w:lang w:val="es-CL"/>
        </w:rPr>
      </w:pPr>
      <w:r w:rsidRPr="006A65EB">
        <w:rPr>
          <w:rFonts w:ascii="Times New Roman" w:hAnsi="Times New Roman" w:cs="Times New Roman"/>
          <w:sz w:val="24"/>
          <w:szCs w:val="24"/>
          <w:lang w:val="es-CL"/>
        </w:rPr>
        <w:lastRenderedPageBreak/>
        <w:t xml:space="preserve">Seleccionado el tipo de recomendación y cargado los respectivos archivos, el usuario puede seleccionar la medida de similitud utilizada y el tipo de vecindario a utilizar. Esto se muestra en </w:t>
      </w:r>
      <w:r w:rsidRPr="00301DE4">
        <w:rPr>
          <w:rFonts w:ascii="Times New Roman" w:hAnsi="Times New Roman" w:cs="Times New Roman"/>
          <w:sz w:val="24"/>
          <w:szCs w:val="24"/>
          <w:lang w:val="es-CL"/>
        </w:rPr>
        <w:t xml:space="preserve">la </w:t>
      </w:r>
      <w:r w:rsidRPr="00301DE4">
        <w:rPr>
          <w:rFonts w:ascii="Times New Roman" w:hAnsi="Times New Roman" w:cs="Times New Roman"/>
          <w:sz w:val="24"/>
          <w:szCs w:val="24"/>
          <w:lang w:val="es-CL"/>
        </w:rPr>
        <w:fldChar w:fldCharType="begin"/>
      </w:r>
      <w:r w:rsidRPr="00301DE4">
        <w:rPr>
          <w:rFonts w:ascii="Times New Roman" w:hAnsi="Times New Roman" w:cs="Times New Roman"/>
          <w:sz w:val="24"/>
          <w:szCs w:val="24"/>
          <w:lang w:val="es-CL"/>
        </w:rPr>
        <w:instrText xml:space="preserve"> REF _Ref511667448 \h  \* MERGEFORMAT </w:instrText>
      </w:r>
      <w:r w:rsidRPr="00301DE4">
        <w:rPr>
          <w:rFonts w:ascii="Times New Roman" w:hAnsi="Times New Roman" w:cs="Times New Roman"/>
          <w:sz w:val="24"/>
          <w:szCs w:val="24"/>
          <w:lang w:val="es-CL"/>
        </w:rPr>
      </w:r>
      <w:r w:rsidRPr="00301DE4">
        <w:rPr>
          <w:rFonts w:ascii="Times New Roman" w:hAnsi="Times New Roman" w:cs="Times New Roman"/>
          <w:sz w:val="24"/>
          <w:szCs w:val="24"/>
          <w:lang w:val="es-CL"/>
        </w:rPr>
        <w:fldChar w:fldCharType="separate"/>
      </w:r>
      <w:r w:rsidRPr="00301DE4">
        <w:rPr>
          <w:rFonts w:ascii="Times New Roman" w:hAnsi="Times New Roman" w:cs="Times New Roman"/>
          <w:sz w:val="24"/>
        </w:rPr>
        <w:t xml:space="preserve">Figura </w:t>
      </w:r>
      <w:r w:rsidRPr="00301DE4">
        <w:rPr>
          <w:rFonts w:ascii="Times New Roman" w:hAnsi="Times New Roman" w:cs="Times New Roman"/>
          <w:noProof/>
          <w:sz w:val="24"/>
        </w:rPr>
        <w:t>11</w:t>
      </w:r>
      <w:r w:rsidRPr="00301DE4">
        <w:rPr>
          <w:rFonts w:ascii="Times New Roman" w:hAnsi="Times New Roman" w:cs="Times New Roman"/>
          <w:sz w:val="24"/>
          <w:szCs w:val="24"/>
          <w:lang w:val="es-CL"/>
        </w:rPr>
        <w:fldChar w:fldCharType="end"/>
      </w:r>
      <w:r>
        <w:rPr>
          <w:rFonts w:ascii="Times New Roman" w:hAnsi="Times New Roman" w:cs="Times New Roman"/>
          <w:sz w:val="24"/>
          <w:szCs w:val="24"/>
          <w:lang w:val="es-CL"/>
        </w:rPr>
        <w:t xml:space="preserve"> y </w:t>
      </w:r>
      <w:r w:rsidRPr="00301DE4">
        <w:rPr>
          <w:rFonts w:ascii="Times New Roman" w:hAnsi="Times New Roman" w:cs="Times New Roman"/>
          <w:sz w:val="24"/>
          <w:szCs w:val="24"/>
          <w:lang w:val="es-CL"/>
        </w:rPr>
        <w:fldChar w:fldCharType="begin"/>
      </w:r>
      <w:r w:rsidRPr="00301DE4">
        <w:rPr>
          <w:rFonts w:ascii="Times New Roman" w:hAnsi="Times New Roman" w:cs="Times New Roman"/>
          <w:sz w:val="24"/>
          <w:szCs w:val="24"/>
          <w:lang w:val="es-CL"/>
        </w:rPr>
        <w:instrText xml:space="preserve"> REF _Ref511667496 \h  \* MERGEFORMAT </w:instrText>
      </w:r>
      <w:r w:rsidRPr="00301DE4">
        <w:rPr>
          <w:rFonts w:ascii="Times New Roman" w:hAnsi="Times New Roman" w:cs="Times New Roman"/>
          <w:sz w:val="24"/>
          <w:szCs w:val="24"/>
          <w:lang w:val="es-CL"/>
        </w:rPr>
      </w:r>
      <w:r w:rsidRPr="00301DE4">
        <w:rPr>
          <w:rFonts w:ascii="Times New Roman" w:hAnsi="Times New Roman" w:cs="Times New Roman"/>
          <w:sz w:val="24"/>
          <w:szCs w:val="24"/>
          <w:lang w:val="es-CL"/>
        </w:rPr>
        <w:fldChar w:fldCharType="separate"/>
      </w:r>
      <w:r w:rsidRPr="00301DE4">
        <w:rPr>
          <w:rFonts w:ascii="Times New Roman" w:hAnsi="Times New Roman" w:cs="Times New Roman"/>
          <w:sz w:val="24"/>
        </w:rPr>
        <w:t xml:space="preserve">Figura </w:t>
      </w:r>
      <w:r w:rsidRPr="00301DE4">
        <w:rPr>
          <w:rFonts w:ascii="Times New Roman" w:hAnsi="Times New Roman" w:cs="Times New Roman"/>
          <w:noProof/>
          <w:sz w:val="24"/>
        </w:rPr>
        <w:t>12</w:t>
      </w:r>
      <w:r w:rsidRPr="00301DE4">
        <w:rPr>
          <w:rFonts w:ascii="Times New Roman" w:hAnsi="Times New Roman" w:cs="Times New Roman"/>
          <w:sz w:val="24"/>
          <w:szCs w:val="24"/>
          <w:lang w:val="es-CL"/>
        </w:rPr>
        <w:fldChar w:fldCharType="end"/>
      </w:r>
      <w:r>
        <w:rPr>
          <w:rFonts w:ascii="Times New Roman" w:hAnsi="Times New Roman" w:cs="Times New Roman"/>
          <w:sz w:val="24"/>
          <w:szCs w:val="24"/>
          <w:lang w:val="es-CL"/>
        </w:rPr>
        <w:t xml:space="preserve">. </w:t>
      </w:r>
    </w:p>
    <w:p w14:paraId="492045A3" w14:textId="77777777" w:rsidR="00206B70" w:rsidRDefault="00206B70" w:rsidP="00CC2273">
      <w:pPr>
        <w:rPr>
          <w:lang w:val="es-CL"/>
        </w:rPr>
      </w:pPr>
    </w:p>
    <w:p w14:paraId="4B4DF826" w14:textId="77777777" w:rsidR="006A65EB" w:rsidRDefault="006A65EB" w:rsidP="006A65EB">
      <w:pPr>
        <w:keepNext/>
      </w:pPr>
      <w:r>
        <w:rPr>
          <w:noProof/>
          <w:lang w:val="es-CL" w:eastAsia="es-CL"/>
        </w:rPr>
        <w:drawing>
          <wp:inline distT="0" distB="0" distL="0" distR="0" wp14:anchorId="5B53D2CD" wp14:editId="544DBC4A">
            <wp:extent cx="5257800" cy="3949001"/>
            <wp:effectExtent l="0" t="0" r="0" b="0"/>
            <wp:docPr id="2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jpg"/>
                    <pic:cNvPicPr/>
                  </pic:nvPicPr>
                  <pic:blipFill>
                    <a:blip r:embed="rId18">
                      <a:extLst>
                        <a:ext uri="{28A0092B-C50C-407E-A947-70E740481C1C}">
                          <a14:useLocalDpi xmlns:a14="http://schemas.microsoft.com/office/drawing/2010/main" val="0"/>
                        </a:ext>
                      </a:extLst>
                    </a:blip>
                    <a:stretch>
                      <a:fillRect/>
                    </a:stretch>
                  </pic:blipFill>
                  <pic:spPr>
                    <a:xfrm>
                      <a:off x="0" y="0"/>
                      <a:ext cx="5264017" cy="3953670"/>
                    </a:xfrm>
                    <a:prstGeom prst="rect">
                      <a:avLst/>
                    </a:prstGeom>
                  </pic:spPr>
                </pic:pic>
              </a:graphicData>
            </a:graphic>
          </wp:inline>
        </w:drawing>
      </w:r>
    </w:p>
    <w:p w14:paraId="16763AC6" w14:textId="263D4486" w:rsidR="00F62E56" w:rsidRDefault="006A65EB" w:rsidP="006A65EB">
      <w:pPr>
        <w:pStyle w:val="Epgrafe"/>
        <w:jc w:val="center"/>
        <w:rPr>
          <w:rFonts w:ascii="Times New Roman" w:hAnsi="Times New Roman" w:cs="Times New Roman"/>
          <w:b w:val="0"/>
          <w:color w:val="auto"/>
          <w:sz w:val="24"/>
        </w:rPr>
      </w:pPr>
      <w:bookmarkStart w:id="71" w:name="_Ref511667448"/>
      <w:r w:rsidRPr="006A65EB">
        <w:rPr>
          <w:rFonts w:ascii="Times New Roman" w:hAnsi="Times New Roman" w:cs="Times New Roman"/>
          <w:b w:val="0"/>
          <w:color w:val="auto"/>
          <w:sz w:val="24"/>
        </w:rPr>
        <w:t xml:space="preserve">Figura </w:t>
      </w:r>
      <w:r w:rsidRPr="006A65EB">
        <w:rPr>
          <w:rFonts w:ascii="Times New Roman" w:hAnsi="Times New Roman" w:cs="Times New Roman"/>
          <w:b w:val="0"/>
          <w:color w:val="auto"/>
          <w:sz w:val="24"/>
        </w:rPr>
        <w:fldChar w:fldCharType="begin"/>
      </w:r>
      <w:r w:rsidRPr="006A65EB">
        <w:rPr>
          <w:rFonts w:ascii="Times New Roman" w:hAnsi="Times New Roman" w:cs="Times New Roman"/>
          <w:b w:val="0"/>
          <w:color w:val="auto"/>
          <w:sz w:val="24"/>
        </w:rPr>
        <w:instrText xml:space="preserve"> SEQ Figura \* ARABIC </w:instrText>
      </w:r>
      <w:r w:rsidRPr="006A65EB">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11</w:t>
      </w:r>
      <w:r w:rsidRPr="006A65EB">
        <w:rPr>
          <w:rFonts w:ascii="Times New Roman" w:hAnsi="Times New Roman" w:cs="Times New Roman"/>
          <w:b w:val="0"/>
          <w:color w:val="auto"/>
          <w:sz w:val="24"/>
        </w:rPr>
        <w:fldChar w:fldCharType="end"/>
      </w:r>
      <w:bookmarkEnd w:id="71"/>
      <w:r w:rsidRPr="006A65EB">
        <w:rPr>
          <w:rFonts w:ascii="Times New Roman" w:hAnsi="Times New Roman" w:cs="Times New Roman"/>
          <w:b w:val="0"/>
          <w:color w:val="auto"/>
          <w:sz w:val="24"/>
        </w:rPr>
        <w:t>: Selección medida de similitud.</w:t>
      </w:r>
    </w:p>
    <w:p w14:paraId="74FB6AB8" w14:textId="77777777" w:rsidR="009E4ACB" w:rsidRDefault="009E4ACB" w:rsidP="009E4ACB"/>
    <w:p w14:paraId="23B31413" w14:textId="77777777" w:rsidR="00CC6B8C" w:rsidRDefault="00CC6B8C" w:rsidP="009E4ACB"/>
    <w:p w14:paraId="2815ECC7" w14:textId="77777777" w:rsidR="00CC6B8C" w:rsidRDefault="00CC6B8C" w:rsidP="009E4ACB"/>
    <w:p w14:paraId="6C2959E5" w14:textId="77777777" w:rsidR="00CC6B8C" w:rsidRDefault="00CC6B8C" w:rsidP="009E4ACB"/>
    <w:p w14:paraId="096A8A99" w14:textId="77777777" w:rsidR="00CC6B8C" w:rsidRDefault="00CC6B8C" w:rsidP="009E4ACB"/>
    <w:p w14:paraId="5753D258" w14:textId="77777777" w:rsidR="00CC6B8C" w:rsidRDefault="00CC6B8C" w:rsidP="009E4ACB"/>
    <w:p w14:paraId="45B94DBD" w14:textId="77777777" w:rsidR="00CC6B8C" w:rsidRDefault="00CC6B8C" w:rsidP="009E4ACB"/>
    <w:p w14:paraId="70E82858" w14:textId="77777777" w:rsidR="00CC6B8C" w:rsidRDefault="00CC6B8C" w:rsidP="009E4ACB"/>
    <w:p w14:paraId="4DD5DECE" w14:textId="77777777" w:rsidR="00CC6B8C" w:rsidRPr="009E4ACB" w:rsidRDefault="00CC6B8C" w:rsidP="00CC6B8C">
      <w:pPr>
        <w:spacing w:line="360" w:lineRule="auto"/>
        <w:rPr>
          <w:rFonts w:ascii="Times New Roman" w:hAnsi="Times New Roman" w:cs="Times New Roman"/>
          <w:sz w:val="24"/>
        </w:rPr>
      </w:pPr>
      <w:r>
        <w:rPr>
          <w:rFonts w:ascii="Times New Roman" w:hAnsi="Times New Roman" w:cs="Times New Roman"/>
          <w:sz w:val="24"/>
        </w:rPr>
        <w:lastRenderedPageBreak/>
        <w:t xml:space="preserve">Respecto a la selección de vecindario, en caso de elegir Umbral de similitud se pide un valor de umbral en lugar de un tamaño de vecindario. </w:t>
      </w:r>
    </w:p>
    <w:p w14:paraId="38BD3638" w14:textId="77777777" w:rsidR="00CC6B8C" w:rsidRDefault="00CC6B8C" w:rsidP="009E4ACB"/>
    <w:p w14:paraId="3AE927F4" w14:textId="2E40C44A" w:rsidR="006A65EB" w:rsidRDefault="006A65EB" w:rsidP="009E4ACB">
      <w:pPr>
        <w:keepNext/>
        <w:jc w:val="center"/>
      </w:pPr>
      <w:r>
        <w:rPr>
          <w:noProof/>
          <w:lang w:val="es-CL" w:eastAsia="es-CL"/>
        </w:rPr>
        <w:drawing>
          <wp:inline distT="0" distB="0" distL="0" distR="0" wp14:anchorId="75C7E169" wp14:editId="02F62DD0">
            <wp:extent cx="4810125" cy="3619296"/>
            <wp:effectExtent l="0" t="0" r="0" b="635"/>
            <wp:docPr id="2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indario.jpg"/>
                    <pic:cNvPicPr/>
                  </pic:nvPicPr>
                  <pic:blipFill>
                    <a:blip r:embed="rId19">
                      <a:extLst>
                        <a:ext uri="{28A0092B-C50C-407E-A947-70E740481C1C}">
                          <a14:useLocalDpi xmlns:a14="http://schemas.microsoft.com/office/drawing/2010/main" val="0"/>
                        </a:ext>
                      </a:extLst>
                    </a:blip>
                    <a:stretch>
                      <a:fillRect/>
                    </a:stretch>
                  </pic:blipFill>
                  <pic:spPr>
                    <a:xfrm>
                      <a:off x="0" y="0"/>
                      <a:ext cx="4814416" cy="3622525"/>
                    </a:xfrm>
                    <a:prstGeom prst="rect">
                      <a:avLst/>
                    </a:prstGeom>
                  </pic:spPr>
                </pic:pic>
              </a:graphicData>
            </a:graphic>
          </wp:inline>
        </w:drawing>
      </w:r>
    </w:p>
    <w:p w14:paraId="50B97680" w14:textId="33F86CDC" w:rsidR="00F62E56" w:rsidRPr="006A65EB" w:rsidRDefault="006A65EB" w:rsidP="006A65EB">
      <w:pPr>
        <w:pStyle w:val="Epgrafe"/>
        <w:jc w:val="center"/>
        <w:rPr>
          <w:rFonts w:ascii="Times New Roman" w:hAnsi="Times New Roman" w:cs="Times New Roman"/>
          <w:b w:val="0"/>
          <w:color w:val="auto"/>
          <w:sz w:val="24"/>
          <w:lang w:val="es-CL"/>
        </w:rPr>
      </w:pPr>
      <w:bookmarkStart w:id="72" w:name="_Ref511667496"/>
      <w:r w:rsidRPr="006A65EB">
        <w:rPr>
          <w:rFonts w:ascii="Times New Roman" w:hAnsi="Times New Roman" w:cs="Times New Roman"/>
          <w:b w:val="0"/>
          <w:color w:val="auto"/>
          <w:sz w:val="24"/>
        </w:rPr>
        <w:t xml:space="preserve">Figura </w:t>
      </w:r>
      <w:r w:rsidRPr="006A65EB">
        <w:rPr>
          <w:rFonts w:ascii="Times New Roman" w:hAnsi="Times New Roman" w:cs="Times New Roman"/>
          <w:b w:val="0"/>
          <w:color w:val="auto"/>
          <w:sz w:val="24"/>
        </w:rPr>
        <w:fldChar w:fldCharType="begin"/>
      </w:r>
      <w:r w:rsidRPr="006A65EB">
        <w:rPr>
          <w:rFonts w:ascii="Times New Roman" w:hAnsi="Times New Roman" w:cs="Times New Roman"/>
          <w:b w:val="0"/>
          <w:color w:val="auto"/>
          <w:sz w:val="24"/>
        </w:rPr>
        <w:instrText xml:space="preserve"> SEQ Figura \* ARABIC </w:instrText>
      </w:r>
      <w:r w:rsidRPr="006A65EB">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12</w:t>
      </w:r>
      <w:r w:rsidRPr="006A65EB">
        <w:rPr>
          <w:rFonts w:ascii="Times New Roman" w:hAnsi="Times New Roman" w:cs="Times New Roman"/>
          <w:b w:val="0"/>
          <w:color w:val="auto"/>
          <w:sz w:val="24"/>
        </w:rPr>
        <w:fldChar w:fldCharType="end"/>
      </w:r>
      <w:bookmarkEnd w:id="72"/>
      <w:r w:rsidRPr="006A65EB">
        <w:rPr>
          <w:rFonts w:ascii="Times New Roman" w:hAnsi="Times New Roman" w:cs="Times New Roman"/>
          <w:b w:val="0"/>
          <w:color w:val="auto"/>
          <w:sz w:val="24"/>
        </w:rPr>
        <w:t>: Selección de vecindario.</w:t>
      </w:r>
    </w:p>
    <w:p w14:paraId="7603EBA8" w14:textId="41C8FA6C" w:rsidR="00F62E56" w:rsidRDefault="00F62E56" w:rsidP="00CC2273">
      <w:pPr>
        <w:rPr>
          <w:lang w:val="es-CL"/>
        </w:rPr>
      </w:pPr>
    </w:p>
    <w:p w14:paraId="3E3A5C11" w14:textId="77777777" w:rsidR="000533B7" w:rsidRDefault="000533B7" w:rsidP="00CC2273">
      <w:pPr>
        <w:rPr>
          <w:lang w:val="es-CL"/>
        </w:rPr>
      </w:pPr>
    </w:p>
    <w:p w14:paraId="5FEACA38" w14:textId="77777777" w:rsidR="000533B7" w:rsidRDefault="000533B7" w:rsidP="00CC2273">
      <w:pPr>
        <w:rPr>
          <w:lang w:val="es-CL"/>
        </w:rPr>
      </w:pPr>
    </w:p>
    <w:p w14:paraId="4D5CC293" w14:textId="77777777" w:rsidR="000533B7" w:rsidRDefault="000533B7" w:rsidP="00CC2273">
      <w:pPr>
        <w:rPr>
          <w:lang w:val="es-CL"/>
        </w:rPr>
      </w:pPr>
    </w:p>
    <w:p w14:paraId="7AA16162" w14:textId="77777777" w:rsidR="000533B7" w:rsidRDefault="000533B7" w:rsidP="00CC2273">
      <w:pPr>
        <w:rPr>
          <w:lang w:val="es-CL"/>
        </w:rPr>
      </w:pPr>
    </w:p>
    <w:p w14:paraId="1C21E098" w14:textId="77777777" w:rsidR="000533B7" w:rsidRDefault="000533B7" w:rsidP="00CC2273">
      <w:pPr>
        <w:rPr>
          <w:lang w:val="es-CL"/>
        </w:rPr>
      </w:pPr>
    </w:p>
    <w:p w14:paraId="5AB1E196" w14:textId="77777777" w:rsidR="000533B7" w:rsidRDefault="000533B7" w:rsidP="00CC2273">
      <w:pPr>
        <w:rPr>
          <w:lang w:val="es-CL"/>
        </w:rPr>
      </w:pPr>
    </w:p>
    <w:p w14:paraId="7528246F" w14:textId="77777777" w:rsidR="000533B7" w:rsidRDefault="000533B7" w:rsidP="00CC2273">
      <w:pPr>
        <w:rPr>
          <w:lang w:val="es-CL"/>
        </w:rPr>
      </w:pPr>
    </w:p>
    <w:p w14:paraId="200ABA93" w14:textId="77777777" w:rsidR="000533B7" w:rsidRDefault="000533B7" w:rsidP="00CC2273">
      <w:pPr>
        <w:rPr>
          <w:lang w:val="es-CL"/>
        </w:rPr>
      </w:pPr>
    </w:p>
    <w:p w14:paraId="7B95BDD5" w14:textId="77777777" w:rsidR="000533B7" w:rsidRDefault="000533B7" w:rsidP="00CC2273">
      <w:pPr>
        <w:rPr>
          <w:lang w:val="es-CL"/>
        </w:rPr>
      </w:pPr>
    </w:p>
    <w:p w14:paraId="165CC092" w14:textId="0B90F19E" w:rsidR="000533B7" w:rsidRDefault="000533B7" w:rsidP="000533B7">
      <w:pPr>
        <w:spacing w:line="360" w:lineRule="auto"/>
        <w:rPr>
          <w:lang w:val="es-CL"/>
        </w:rPr>
      </w:pPr>
      <w:r>
        <w:rPr>
          <w:rFonts w:ascii="Times New Roman" w:hAnsi="Times New Roman" w:cs="Times New Roman"/>
          <w:sz w:val="24"/>
        </w:rPr>
        <w:lastRenderedPageBreak/>
        <w:t xml:space="preserve">Finalmente, una vez que el usuario ha abierto los archivos correspondientes y </w:t>
      </w:r>
      <w:proofErr w:type="gramStart"/>
      <w:r>
        <w:rPr>
          <w:rFonts w:ascii="Times New Roman" w:hAnsi="Times New Roman" w:cs="Times New Roman"/>
          <w:sz w:val="24"/>
        </w:rPr>
        <w:t>seleccionadas</w:t>
      </w:r>
      <w:proofErr w:type="gramEnd"/>
      <w:r>
        <w:rPr>
          <w:rFonts w:ascii="Times New Roman" w:hAnsi="Times New Roman" w:cs="Times New Roman"/>
          <w:sz w:val="24"/>
        </w:rPr>
        <w:t xml:space="preserve"> las técnicas de recomendación</w:t>
      </w:r>
      <w:r w:rsidR="00CA6721">
        <w:rPr>
          <w:rFonts w:ascii="Times New Roman" w:hAnsi="Times New Roman" w:cs="Times New Roman"/>
          <w:sz w:val="24"/>
        </w:rPr>
        <w:t xml:space="preserve"> correspondientes</w:t>
      </w:r>
      <w:r>
        <w:rPr>
          <w:rFonts w:ascii="Times New Roman" w:hAnsi="Times New Roman" w:cs="Times New Roman"/>
          <w:sz w:val="24"/>
        </w:rPr>
        <w:t xml:space="preserve">, se puede realizar la evaluación de la recomendación mostrando su error absoluto medio. Esto se presenta en </w:t>
      </w:r>
      <w:r w:rsidRPr="00206B70">
        <w:rPr>
          <w:rFonts w:ascii="Times New Roman" w:hAnsi="Times New Roman" w:cs="Times New Roman"/>
          <w:sz w:val="24"/>
        </w:rPr>
        <w:t xml:space="preserve">la </w:t>
      </w:r>
      <w:r w:rsidRPr="00206B70">
        <w:rPr>
          <w:rFonts w:ascii="Times New Roman" w:hAnsi="Times New Roman" w:cs="Times New Roman"/>
          <w:sz w:val="24"/>
        </w:rPr>
        <w:fldChar w:fldCharType="begin"/>
      </w:r>
      <w:r w:rsidRPr="00206B70">
        <w:rPr>
          <w:rFonts w:ascii="Times New Roman" w:hAnsi="Times New Roman" w:cs="Times New Roman"/>
          <w:sz w:val="24"/>
        </w:rPr>
        <w:instrText xml:space="preserve"> REF _Ref511668376 \h  \* MERGEFORMAT </w:instrText>
      </w:r>
      <w:r w:rsidRPr="00206B70">
        <w:rPr>
          <w:rFonts w:ascii="Times New Roman" w:hAnsi="Times New Roman" w:cs="Times New Roman"/>
          <w:sz w:val="24"/>
        </w:rPr>
      </w:r>
      <w:r w:rsidRPr="00206B70">
        <w:rPr>
          <w:rFonts w:ascii="Times New Roman" w:hAnsi="Times New Roman" w:cs="Times New Roman"/>
          <w:sz w:val="24"/>
        </w:rPr>
        <w:fldChar w:fldCharType="separate"/>
      </w:r>
      <w:r w:rsidRPr="00206B70">
        <w:rPr>
          <w:rFonts w:ascii="Times New Roman" w:hAnsi="Times New Roman" w:cs="Times New Roman"/>
          <w:sz w:val="24"/>
        </w:rPr>
        <w:t xml:space="preserve">Figura </w:t>
      </w:r>
      <w:r w:rsidRPr="00206B70">
        <w:rPr>
          <w:rFonts w:ascii="Times New Roman" w:hAnsi="Times New Roman" w:cs="Times New Roman"/>
          <w:noProof/>
          <w:sz w:val="24"/>
        </w:rPr>
        <w:t>13</w:t>
      </w:r>
      <w:r w:rsidRPr="00206B70">
        <w:rPr>
          <w:rFonts w:ascii="Times New Roman" w:hAnsi="Times New Roman" w:cs="Times New Roman"/>
          <w:sz w:val="24"/>
        </w:rPr>
        <w:fldChar w:fldCharType="end"/>
      </w:r>
      <w:r>
        <w:rPr>
          <w:rFonts w:ascii="Times New Roman" w:hAnsi="Times New Roman" w:cs="Times New Roman"/>
          <w:sz w:val="24"/>
        </w:rPr>
        <w:t>.</w:t>
      </w:r>
    </w:p>
    <w:p w14:paraId="0849E82D" w14:textId="77777777" w:rsidR="000533B7" w:rsidRDefault="000533B7" w:rsidP="00CC2273">
      <w:pPr>
        <w:rPr>
          <w:lang w:val="es-CL"/>
        </w:rPr>
      </w:pPr>
    </w:p>
    <w:p w14:paraId="55EE15B7" w14:textId="77777777" w:rsidR="00206B70" w:rsidRDefault="009E4ACB" w:rsidP="00206B70">
      <w:pPr>
        <w:keepNext/>
      </w:pPr>
      <w:r>
        <w:rPr>
          <w:noProof/>
          <w:lang w:val="es-CL" w:eastAsia="es-CL"/>
        </w:rPr>
        <w:drawing>
          <wp:inline distT="0" distB="0" distL="0" distR="0" wp14:anchorId="24C58BDB" wp14:editId="1058888A">
            <wp:extent cx="5222458" cy="3914775"/>
            <wp:effectExtent l="0" t="0" r="0" b="0"/>
            <wp:docPr id="29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ciona.JPG"/>
                    <pic:cNvPicPr/>
                  </pic:nvPicPr>
                  <pic:blipFill>
                    <a:blip r:embed="rId20">
                      <a:extLst>
                        <a:ext uri="{28A0092B-C50C-407E-A947-70E740481C1C}">
                          <a14:useLocalDpi xmlns:a14="http://schemas.microsoft.com/office/drawing/2010/main" val="0"/>
                        </a:ext>
                      </a:extLst>
                    </a:blip>
                    <a:stretch>
                      <a:fillRect/>
                    </a:stretch>
                  </pic:blipFill>
                  <pic:spPr>
                    <a:xfrm>
                      <a:off x="0" y="0"/>
                      <a:ext cx="5222458" cy="3914775"/>
                    </a:xfrm>
                    <a:prstGeom prst="rect">
                      <a:avLst/>
                    </a:prstGeom>
                  </pic:spPr>
                </pic:pic>
              </a:graphicData>
            </a:graphic>
          </wp:inline>
        </w:drawing>
      </w:r>
    </w:p>
    <w:p w14:paraId="0F748019" w14:textId="5A4EB43B" w:rsidR="00F62E56" w:rsidRPr="00206B70" w:rsidRDefault="00206B70" w:rsidP="00206B70">
      <w:pPr>
        <w:pStyle w:val="Epgrafe"/>
        <w:jc w:val="center"/>
        <w:rPr>
          <w:rFonts w:ascii="Times New Roman" w:hAnsi="Times New Roman" w:cs="Times New Roman"/>
          <w:b w:val="0"/>
          <w:color w:val="auto"/>
          <w:sz w:val="24"/>
          <w:lang w:val="es-CL"/>
        </w:rPr>
      </w:pPr>
      <w:bookmarkStart w:id="73" w:name="_Ref511668376"/>
      <w:r w:rsidRPr="00206B70">
        <w:rPr>
          <w:rFonts w:ascii="Times New Roman" w:hAnsi="Times New Roman" w:cs="Times New Roman"/>
          <w:b w:val="0"/>
          <w:color w:val="auto"/>
          <w:sz w:val="24"/>
        </w:rPr>
        <w:t xml:space="preserve">Figura </w:t>
      </w:r>
      <w:r w:rsidRPr="00206B70">
        <w:rPr>
          <w:rFonts w:ascii="Times New Roman" w:hAnsi="Times New Roman" w:cs="Times New Roman"/>
          <w:b w:val="0"/>
          <w:color w:val="auto"/>
          <w:sz w:val="24"/>
        </w:rPr>
        <w:fldChar w:fldCharType="begin"/>
      </w:r>
      <w:r w:rsidRPr="00206B70">
        <w:rPr>
          <w:rFonts w:ascii="Times New Roman" w:hAnsi="Times New Roman" w:cs="Times New Roman"/>
          <w:b w:val="0"/>
          <w:color w:val="auto"/>
          <w:sz w:val="24"/>
        </w:rPr>
        <w:instrText xml:space="preserve"> SEQ Figura \* ARABIC </w:instrText>
      </w:r>
      <w:r w:rsidRPr="00206B70">
        <w:rPr>
          <w:rFonts w:ascii="Times New Roman" w:hAnsi="Times New Roman" w:cs="Times New Roman"/>
          <w:b w:val="0"/>
          <w:color w:val="auto"/>
          <w:sz w:val="24"/>
        </w:rPr>
        <w:fldChar w:fldCharType="separate"/>
      </w:r>
      <w:r w:rsidRPr="00206B70">
        <w:rPr>
          <w:rFonts w:ascii="Times New Roman" w:hAnsi="Times New Roman" w:cs="Times New Roman"/>
          <w:b w:val="0"/>
          <w:noProof/>
          <w:color w:val="auto"/>
          <w:sz w:val="24"/>
        </w:rPr>
        <w:t>13</w:t>
      </w:r>
      <w:r w:rsidRPr="00206B70">
        <w:rPr>
          <w:rFonts w:ascii="Times New Roman" w:hAnsi="Times New Roman" w:cs="Times New Roman"/>
          <w:b w:val="0"/>
          <w:color w:val="auto"/>
          <w:sz w:val="24"/>
        </w:rPr>
        <w:fldChar w:fldCharType="end"/>
      </w:r>
      <w:bookmarkEnd w:id="73"/>
      <w:r w:rsidRPr="00206B70">
        <w:rPr>
          <w:rFonts w:ascii="Times New Roman" w:hAnsi="Times New Roman" w:cs="Times New Roman"/>
          <w:b w:val="0"/>
          <w:color w:val="auto"/>
          <w:sz w:val="24"/>
        </w:rPr>
        <w:t>: Evaluación de recomendación.</w:t>
      </w:r>
    </w:p>
    <w:p w14:paraId="03630080" w14:textId="46A8FAAC" w:rsidR="00F62E56" w:rsidRDefault="00F62E56" w:rsidP="00CC2273">
      <w:pPr>
        <w:rPr>
          <w:lang w:val="es-CL"/>
        </w:rPr>
      </w:pPr>
    </w:p>
    <w:p w14:paraId="0816D192" w14:textId="77777777" w:rsidR="00F62E56" w:rsidRDefault="00F62E56" w:rsidP="00CC2273">
      <w:pPr>
        <w:rPr>
          <w:lang w:val="es-CL"/>
        </w:rPr>
      </w:pPr>
    </w:p>
    <w:p w14:paraId="6E7281D0" w14:textId="77777777" w:rsidR="00F62E56" w:rsidRDefault="00F62E56" w:rsidP="00CC2273">
      <w:pPr>
        <w:rPr>
          <w:lang w:val="es-CL"/>
        </w:rPr>
      </w:pPr>
    </w:p>
    <w:p w14:paraId="39EAF61C" w14:textId="77777777" w:rsidR="00F62E56" w:rsidRDefault="00F62E56" w:rsidP="00CC2273">
      <w:pPr>
        <w:rPr>
          <w:lang w:val="es-CL"/>
        </w:rPr>
      </w:pPr>
    </w:p>
    <w:p w14:paraId="05F05915" w14:textId="77777777" w:rsidR="00F62E56" w:rsidRDefault="00F62E56" w:rsidP="00CC2273">
      <w:pPr>
        <w:rPr>
          <w:lang w:val="es-CL"/>
        </w:rPr>
      </w:pPr>
    </w:p>
    <w:p w14:paraId="709623FD" w14:textId="77777777" w:rsidR="00F62E56" w:rsidRDefault="00F62E56" w:rsidP="00CC2273">
      <w:pPr>
        <w:rPr>
          <w:lang w:val="es-CL"/>
        </w:rPr>
      </w:pPr>
    </w:p>
    <w:p w14:paraId="4AEF84F0" w14:textId="77777777" w:rsidR="00F62E56" w:rsidRDefault="00F62E56" w:rsidP="00CC2273">
      <w:pPr>
        <w:rPr>
          <w:lang w:val="es-CL"/>
        </w:rPr>
      </w:pPr>
    </w:p>
    <w:p w14:paraId="1BA5B75E" w14:textId="77777777" w:rsidR="005E188F" w:rsidRPr="00CC2273" w:rsidRDefault="005E188F" w:rsidP="00CC2273">
      <w:pPr>
        <w:rPr>
          <w:lang w:val="es-CL"/>
        </w:rPr>
      </w:pPr>
      <w:bookmarkStart w:id="74" w:name="_GoBack"/>
      <w:bookmarkEnd w:id="74"/>
    </w:p>
    <w:p w14:paraId="07291A65" w14:textId="19319D9C" w:rsidR="009F5EA9" w:rsidRDefault="004E5F8B" w:rsidP="00762160">
      <w:pPr>
        <w:pStyle w:val="Ttulo1"/>
      </w:pPr>
      <w:bookmarkStart w:id="75" w:name="_Toc511668891"/>
      <w:r>
        <w:lastRenderedPageBreak/>
        <w:t>Detalles de Implementación</w:t>
      </w:r>
      <w:bookmarkEnd w:id="75"/>
    </w:p>
    <w:p w14:paraId="1C5576E7" w14:textId="2D389A9E" w:rsidR="00842B8F" w:rsidRPr="00842B8F" w:rsidRDefault="000265E3" w:rsidP="00762160">
      <w:pPr>
        <w:spacing w:line="360" w:lineRule="auto"/>
        <w:rPr>
          <w:rFonts w:ascii="Times New Roman" w:hAnsi="Times New Roman" w:cs="Times New Roman"/>
          <w:sz w:val="24"/>
          <w:szCs w:val="24"/>
          <w:lang w:val="es-CL"/>
        </w:rPr>
      </w:pPr>
      <w:r>
        <w:rPr>
          <w:rFonts w:ascii="Times New Roman" w:hAnsi="Times New Roman" w:cs="Times New Roman"/>
          <w:sz w:val="24"/>
          <w:szCs w:val="24"/>
          <w:lang w:val="es-CL"/>
        </w:rPr>
        <w:t xml:space="preserve">En este capítulo se presentan los </w:t>
      </w:r>
      <w:r w:rsidR="0050249D">
        <w:rPr>
          <w:rFonts w:ascii="Times New Roman" w:hAnsi="Times New Roman" w:cs="Times New Roman"/>
          <w:sz w:val="24"/>
          <w:szCs w:val="24"/>
          <w:lang w:val="es-CL"/>
        </w:rPr>
        <w:t xml:space="preserve">detalles de los </w:t>
      </w:r>
      <w:r>
        <w:rPr>
          <w:rFonts w:ascii="Times New Roman" w:hAnsi="Times New Roman" w:cs="Times New Roman"/>
          <w:sz w:val="24"/>
          <w:szCs w:val="24"/>
          <w:lang w:val="es-CL"/>
        </w:rPr>
        <w:t xml:space="preserve">pasos </w:t>
      </w:r>
      <w:r w:rsidR="0050249D">
        <w:rPr>
          <w:rFonts w:ascii="Times New Roman" w:hAnsi="Times New Roman" w:cs="Times New Roman"/>
          <w:sz w:val="24"/>
          <w:szCs w:val="24"/>
          <w:lang w:val="es-CL"/>
        </w:rPr>
        <w:t>realizados</w:t>
      </w:r>
      <w:r>
        <w:rPr>
          <w:rFonts w:ascii="Times New Roman" w:hAnsi="Times New Roman" w:cs="Times New Roman"/>
          <w:sz w:val="24"/>
          <w:szCs w:val="24"/>
          <w:lang w:val="es-CL"/>
        </w:rPr>
        <w:t xml:space="preserve"> en</w:t>
      </w:r>
      <w:r w:rsidR="00455377">
        <w:rPr>
          <w:rFonts w:ascii="Times New Roman" w:hAnsi="Times New Roman" w:cs="Times New Roman"/>
          <w:sz w:val="24"/>
          <w:szCs w:val="24"/>
          <w:lang w:val="es-CL"/>
        </w:rPr>
        <w:t xml:space="preserve"> este proyecto de título.</w:t>
      </w:r>
    </w:p>
    <w:p w14:paraId="15BF2F52" w14:textId="1CE9D195" w:rsidR="00842B8F" w:rsidRDefault="00455377" w:rsidP="00762160">
      <w:pPr>
        <w:pStyle w:val="Ttulo2"/>
      </w:pPr>
      <w:bookmarkStart w:id="76" w:name="_Toc511668892"/>
      <w:r>
        <w:t xml:space="preserve">Construcción de </w:t>
      </w:r>
      <w:r w:rsidR="000E256A">
        <w:t>C</w:t>
      </w:r>
      <w:r w:rsidR="005874C4">
        <w:t>onjunto de Entrenamiento</w:t>
      </w:r>
      <w:bookmarkEnd w:id="76"/>
    </w:p>
    <w:p w14:paraId="3F3E0B4E" w14:textId="77777777" w:rsidR="00F85ECA" w:rsidRDefault="00F467EF" w:rsidP="00762160">
      <w:pPr>
        <w:spacing w:line="360" w:lineRule="auto"/>
        <w:rPr>
          <w:rFonts w:ascii="Times New Roman" w:hAnsi="Times New Roman" w:cs="Times New Roman"/>
          <w:sz w:val="24"/>
          <w:szCs w:val="24"/>
          <w:lang w:val="es-CL"/>
        </w:rPr>
      </w:pPr>
      <w:r>
        <w:rPr>
          <w:rFonts w:ascii="Times New Roman" w:hAnsi="Times New Roman" w:cs="Times New Roman"/>
          <w:sz w:val="24"/>
          <w:lang w:val="es-CL"/>
        </w:rPr>
        <w:t>Como se ha mencionado anteriormente, e</w:t>
      </w:r>
      <w:r w:rsidRPr="00603AFD">
        <w:rPr>
          <w:rFonts w:ascii="Times New Roman" w:hAnsi="Times New Roman" w:cs="Times New Roman"/>
          <w:sz w:val="24"/>
          <w:szCs w:val="24"/>
          <w:lang w:val="es-CL"/>
        </w:rPr>
        <w:t xml:space="preserve">l objetivo de este proyecto de título es la extracción de información de reseñas acerca de las preferencias de un usuario sobre </w:t>
      </w:r>
      <w:r>
        <w:rPr>
          <w:rFonts w:ascii="Times New Roman" w:hAnsi="Times New Roman" w:cs="Times New Roman"/>
          <w:sz w:val="24"/>
          <w:szCs w:val="24"/>
          <w:lang w:val="es-CL"/>
        </w:rPr>
        <w:t>diferentes aspectos de los</w:t>
      </w:r>
      <w:r w:rsidRPr="00603AFD">
        <w:rPr>
          <w:rFonts w:ascii="Times New Roman" w:hAnsi="Times New Roman" w:cs="Times New Roman"/>
          <w:sz w:val="24"/>
          <w:szCs w:val="24"/>
          <w:lang w:val="es-CL"/>
        </w:rPr>
        <w:t xml:space="preserve"> ítem</w:t>
      </w:r>
      <w:r>
        <w:rPr>
          <w:rFonts w:ascii="Times New Roman" w:hAnsi="Times New Roman" w:cs="Times New Roman"/>
          <w:sz w:val="24"/>
          <w:szCs w:val="24"/>
          <w:lang w:val="es-CL"/>
        </w:rPr>
        <w:t>s que ha consumido</w:t>
      </w:r>
      <w:r w:rsidR="004D66F8">
        <w:rPr>
          <w:rFonts w:ascii="Times New Roman" w:hAnsi="Times New Roman" w:cs="Times New Roman"/>
          <w:sz w:val="24"/>
          <w:szCs w:val="24"/>
          <w:lang w:val="es-CL"/>
        </w:rPr>
        <w:t xml:space="preserve"> y</w:t>
      </w:r>
      <w:r w:rsidRPr="00603AFD">
        <w:rPr>
          <w:rFonts w:ascii="Times New Roman" w:hAnsi="Times New Roman" w:cs="Times New Roman"/>
          <w:sz w:val="24"/>
          <w:szCs w:val="24"/>
          <w:lang w:val="es-CL"/>
        </w:rPr>
        <w:t xml:space="preserve"> posteriormente incluir esta información en un sistema de recomendación multi-criterio. </w:t>
      </w:r>
    </w:p>
    <w:p w14:paraId="324BDCF5" w14:textId="509B92DD" w:rsidR="00F467EF" w:rsidRDefault="00733A94" w:rsidP="00762160">
      <w:pPr>
        <w:spacing w:line="360" w:lineRule="auto"/>
        <w:rPr>
          <w:rFonts w:ascii="Times New Roman" w:hAnsi="Times New Roman" w:cs="Times New Roman"/>
          <w:sz w:val="24"/>
          <w:szCs w:val="24"/>
          <w:lang w:val="es-CL"/>
        </w:rPr>
      </w:pPr>
      <w:r>
        <w:rPr>
          <w:rFonts w:ascii="Times New Roman" w:hAnsi="Times New Roman" w:cs="Times New Roman"/>
          <w:sz w:val="24"/>
          <w:szCs w:val="24"/>
          <w:lang w:val="es-CL"/>
        </w:rPr>
        <w:t>Por lo tanto, u</w:t>
      </w:r>
      <w:r w:rsidR="00F85ECA">
        <w:rPr>
          <w:rFonts w:ascii="Times New Roman" w:hAnsi="Times New Roman" w:cs="Times New Roman"/>
          <w:sz w:val="24"/>
          <w:szCs w:val="24"/>
          <w:lang w:val="es-CL"/>
        </w:rPr>
        <w:t>na vez creado</w:t>
      </w:r>
      <w:r w:rsidR="00C96ED9">
        <w:rPr>
          <w:rFonts w:ascii="Times New Roman" w:hAnsi="Times New Roman" w:cs="Times New Roman"/>
          <w:sz w:val="24"/>
          <w:szCs w:val="24"/>
          <w:lang w:val="es-CL"/>
        </w:rPr>
        <w:t xml:space="preserve"> el </w:t>
      </w:r>
      <w:proofErr w:type="spellStart"/>
      <w:r w:rsidR="00C96ED9">
        <w:rPr>
          <w:rFonts w:ascii="Times New Roman" w:hAnsi="Times New Roman" w:cs="Times New Roman"/>
          <w:sz w:val="24"/>
          <w:szCs w:val="24"/>
          <w:lang w:val="es-CL"/>
        </w:rPr>
        <w:t>dataset</w:t>
      </w:r>
      <w:proofErr w:type="spellEnd"/>
      <w:r w:rsidR="00C96ED9">
        <w:rPr>
          <w:rFonts w:ascii="Times New Roman" w:hAnsi="Times New Roman" w:cs="Times New Roman"/>
          <w:sz w:val="24"/>
          <w:szCs w:val="24"/>
          <w:lang w:val="es-CL"/>
        </w:rPr>
        <w:t xml:space="preserve"> de reseñas de restaurantes en idioma español, el problema a resolver es como extraer el aspecto y preferencia</w:t>
      </w:r>
      <w:r w:rsidR="00F85ECA">
        <w:rPr>
          <w:rFonts w:ascii="Times New Roman" w:hAnsi="Times New Roman" w:cs="Times New Roman"/>
          <w:sz w:val="24"/>
          <w:szCs w:val="24"/>
          <w:lang w:val="es-CL"/>
        </w:rPr>
        <w:t xml:space="preserve"> (sentimiento)</w:t>
      </w:r>
      <w:r w:rsidR="00C96ED9">
        <w:rPr>
          <w:rFonts w:ascii="Times New Roman" w:hAnsi="Times New Roman" w:cs="Times New Roman"/>
          <w:sz w:val="24"/>
          <w:szCs w:val="24"/>
          <w:lang w:val="es-CL"/>
        </w:rPr>
        <w:t xml:space="preserve"> de una reseña</w:t>
      </w:r>
      <w:r w:rsidR="00F85ECA">
        <w:rPr>
          <w:rFonts w:ascii="Times New Roman" w:hAnsi="Times New Roman" w:cs="Times New Roman"/>
          <w:sz w:val="24"/>
          <w:szCs w:val="24"/>
          <w:lang w:val="es-CL"/>
        </w:rPr>
        <w:t xml:space="preserve"> escrita por un usuario</w:t>
      </w:r>
      <w:r w:rsidR="00C96ED9">
        <w:rPr>
          <w:rFonts w:ascii="Times New Roman" w:hAnsi="Times New Roman" w:cs="Times New Roman"/>
          <w:sz w:val="24"/>
          <w:szCs w:val="24"/>
          <w:lang w:val="es-CL"/>
        </w:rPr>
        <w:t>.</w:t>
      </w:r>
      <w:r w:rsidR="000E256A">
        <w:rPr>
          <w:rFonts w:ascii="Times New Roman" w:hAnsi="Times New Roman" w:cs="Times New Roman"/>
          <w:sz w:val="24"/>
          <w:szCs w:val="24"/>
          <w:lang w:val="es-CL"/>
        </w:rPr>
        <w:t xml:space="preserve"> </w:t>
      </w:r>
      <w:r w:rsidR="00BC2826">
        <w:rPr>
          <w:rFonts w:ascii="Times New Roman" w:hAnsi="Times New Roman" w:cs="Times New Roman"/>
          <w:sz w:val="24"/>
          <w:szCs w:val="24"/>
          <w:lang w:val="es-CL"/>
        </w:rPr>
        <w:t xml:space="preserve">Este problema se conoce como análisis de sentimiento basado en aspecto. </w:t>
      </w:r>
      <w:r w:rsidR="00F85ECA">
        <w:rPr>
          <w:rFonts w:ascii="Times New Roman" w:hAnsi="Times New Roman" w:cs="Times New Roman"/>
          <w:sz w:val="24"/>
          <w:szCs w:val="24"/>
          <w:lang w:val="es-CL"/>
        </w:rPr>
        <w:t xml:space="preserve">Para </w:t>
      </w:r>
      <w:r w:rsidR="00B12AF3">
        <w:rPr>
          <w:rFonts w:ascii="Times New Roman" w:hAnsi="Times New Roman" w:cs="Times New Roman"/>
          <w:sz w:val="24"/>
          <w:szCs w:val="24"/>
          <w:lang w:val="es-CL"/>
        </w:rPr>
        <w:t>resolver ambas tareas</w:t>
      </w:r>
      <w:r w:rsidR="00F85ECA">
        <w:rPr>
          <w:rFonts w:ascii="Times New Roman" w:hAnsi="Times New Roman" w:cs="Times New Roman"/>
          <w:sz w:val="24"/>
          <w:szCs w:val="24"/>
          <w:lang w:val="es-CL"/>
        </w:rPr>
        <w:t xml:space="preserve">, se decidió </w:t>
      </w:r>
      <w:r w:rsidR="00B12AF3">
        <w:rPr>
          <w:rFonts w:ascii="Times New Roman" w:hAnsi="Times New Roman" w:cs="Times New Roman"/>
          <w:sz w:val="24"/>
          <w:szCs w:val="24"/>
          <w:lang w:val="es-CL"/>
        </w:rPr>
        <w:t>utilizar</w:t>
      </w:r>
      <w:r w:rsidR="00F85ECA">
        <w:rPr>
          <w:rFonts w:ascii="Times New Roman" w:hAnsi="Times New Roman" w:cs="Times New Roman"/>
          <w:sz w:val="24"/>
          <w:szCs w:val="24"/>
          <w:lang w:val="es-CL"/>
        </w:rPr>
        <w:t xml:space="preserve"> algoritmos de clasificación supervisada. </w:t>
      </w:r>
      <w:r w:rsidR="004A0003">
        <w:rPr>
          <w:rFonts w:ascii="Times New Roman" w:hAnsi="Times New Roman" w:cs="Times New Roman"/>
          <w:sz w:val="24"/>
          <w:szCs w:val="24"/>
          <w:lang w:val="es-CL"/>
        </w:rPr>
        <w:t>Explicado en la sección 2.2, estos algoritmos necesitan un conjunto de documentos etiquetados</w:t>
      </w:r>
      <w:r w:rsidR="00984008">
        <w:rPr>
          <w:rFonts w:ascii="Times New Roman" w:hAnsi="Times New Roman" w:cs="Times New Roman"/>
          <w:sz w:val="24"/>
          <w:szCs w:val="24"/>
          <w:lang w:val="es-CL"/>
        </w:rPr>
        <w:t xml:space="preserve"> para clasificar nuevos documentos.</w:t>
      </w:r>
      <w:r w:rsidR="00C40BCD">
        <w:rPr>
          <w:rFonts w:ascii="Times New Roman" w:hAnsi="Times New Roman" w:cs="Times New Roman"/>
          <w:sz w:val="24"/>
          <w:szCs w:val="24"/>
          <w:lang w:val="es-CL"/>
        </w:rPr>
        <w:t xml:space="preserve"> </w:t>
      </w:r>
    </w:p>
    <w:p w14:paraId="606A04BD" w14:textId="681A6710" w:rsidR="00241201" w:rsidRPr="00F467EF" w:rsidRDefault="000A198B" w:rsidP="00762160">
      <w:pPr>
        <w:spacing w:line="360" w:lineRule="auto"/>
        <w:rPr>
          <w:rFonts w:ascii="Times New Roman" w:hAnsi="Times New Roman" w:cs="Times New Roman"/>
          <w:sz w:val="24"/>
          <w:lang w:val="es-CL"/>
        </w:rPr>
      </w:pPr>
      <w:r>
        <w:rPr>
          <w:rFonts w:ascii="Times New Roman" w:hAnsi="Times New Roman" w:cs="Times New Roman"/>
          <w:sz w:val="24"/>
          <w:szCs w:val="24"/>
          <w:lang w:val="es-CL"/>
        </w:rPr>
        <w:t xml:space="preserve">Para </w:t>
      </w:r>
      <w:r w:rsidR="00BD1B9A">
        <w:rPr>
          <w:rFonts w:ascii="Times New Roman" w:hAnsi="Times New Roman" w:cs="Times New Roman"/>
          <w:sz w:val="24"/>
          <w:szCs w:val="24"/>
          <w:lang w:val="es-CL"/>
        </w:rPr>
        <w:t>la construcción de ambos</w:t>
      </w:r>
      <w:r w:rsidR="005061B4">
        <w:rPr>
          <w:rFonts w:ascii="Times New Roman" w:hAnsi="Times New Roman" w:cs="Times New Roman"/>
          <w:sz w:val="24"/>
          <w:szCs w:val="24"/>
          <w:lang w:val="es-CL"/>
        </w:rPr>
        <w:t xml:space="preserve"> </w:t>
      </w:r>
      <w:r w:rsidR="00BD1B9A">
        <w:rPr>
          <w:rFonts w:ascii="Times New Roman" w:hAnsi="Times New Roman" w:cs="Times New Roman"/>
          <w:sz w:val="24"/>
          <w:szCs w:val="24"/>
          <w:lang w:val="es-CL"/>
        </w:rPr>
        <w:t>conjuntos de entrenamiento (Para la extracción de aspecto y análisis de sentimiento)</w:t>
      </w:r>
      <w:r>
        <w:rPr>
          <w:rFonts w:ascii="Times New Roman" w:hAnsi="Times New Roman" w:cs="Times New Roman"/>
          <w:sz w:val="24"/>
          <w:szCs w:val="24"/>
          <w:lang w:val="es-CL"/>
        </w:rPr>
        <w:t xml:space="preserve">, se extrajeron las reseñas del </w:t>
      </w:r>
      <w:proofErr w:type="spellStart"/>
      <w:r>
        <w:rPr>
          <w:rFonts w:ascii="Times New Roman" w:hAnsi="Times New Roman" w:cs="Times New Roman"/>
          <w:sz w:val="24"/>
          <w:szCs w:val="24"/>
          <w:lang w:val="es-CL"/>
        </w:rPr>
        <w:t>dataset</w:t>
      </w:r>
      <w:proofErr w:type="spellEnd"/>
      <w:r>
        <w:rPr>
          <w:rFonts w:ascii="Times New Roman" w:hAnsi="Times New Roman" w:cs="Times New Roman"/>
          <w:sz w:val="24"/>
          <w:szCs w:val="24"/>
          <w:lang w:val="es-CL"/>
        </w:rPr>
        <w:t xml:space="preserve"> creado anteriormente y con la ayuda del divisor de frase de </w:t>
      </w:r>
      <w:proofErr w:type="spellStart"/>
      <w:r>
        <w:rPr>
          <w:rFonts w:ascii="Times New Roman" w:hAnsi="Times New Roman" w:cs="Times New Roman"/>
          <w:sz w:val="24"/>
          <w:szCs w:val="24"/>
          <w:lang w:val="es-CL"/>
        </w:rPr>
        <w:t>Standford</w:t>
      </w:r>
      <w:proofErr w:type="spellEnd"/>
      <w:r>
        <w:rPr>
          <w:rFonts w:ascii="Times New Roman" w:hAnsi="Times New Roman" w:cs="Times New Roman"/>
          <w:sz w:val="24"/>
          <w:szCs w:val="24"/>
          <w:lang w:val="es-CL"/>
        </w:rPr>
        <w:t xml:space="preserve"> </w:t>
      </w:r>
      <w:proofErr w:type="spellStart"/>
      <w:r>
        <w:rPr>
          <w:rFonts w:ascii="Times New Roman" w:hAnsi="Times New Roman" w:cs="Times New Roman"/>
          <w:sz w:val="24"/>
          <w:szCs w:val="24"/>
          <w:lang w:val="es-CL"/>
        </w:rPr>
        <w:t>CoreNLP</w:t>
      </w:r>
      <w:proofErr w:type="spellEnd"/>
      <w:r>
        <w:rPr>
          <w:rFonts w:ascii="Times New Roman" w:hAnsi="Times New Roman" w:cs="Times New Roman"/>
          <w:sz w:val="24"/>
          <w:szCs w:val="24"/>
          <w:lang w:val="es-CL"/>
        </w:rPr>
        <w:t xml:space="preserve">, se separaron las reseñas por oraciones. </w:t>
      </w:r>
      <w:r w:rsidR="00016E74">
        <w:rPr>
          <w:rFonts w:ascii="Times New Roman" w:hAnsi="Times New Roman" w:cs="Times New Roman"/>
          <w:sz w:val="24"/>
          <w:szCs w:val="24"/>
          <w:lang w:val="es-CL"/>
        </w:rPr>
        <w:t xml:space="preserve">En la </w:t>
      </w:r>
      <w:r w:rsidR="002C15F5" w:rsidRPr="002C15F5">
        <w:rPr>
          <w:rFonts w:ascii="Times New Roman" w:hAnsi="Times New Roman" w:cs="Times New Roman"/>
          <w:sz w:val="24"/>
          <w:szCs w:val="24"/>
          <w:lang w:val="es-CL"/>
        </w:rPr>
        <w:fldChar w:fldCharType="begin"/>
      </w:r>
      <w:r w:rsidR="002C15F5" w:rsidRPr="002C15F5">
        <w:rPr>
          <w:rFonts w:ascii="Times New Roman" w:hAnsi="Times New Roman" w:cs="Times New Roman"/>
          <w:sz w:val="24"/>
          <w:szCs w:val="24"/>
          <w:lang w:val="es-CL"/>
        </w:rPr>
        <w:instrText xml:space="preserve"> REF _Ref510379284  \* MERGEFORMAT </w:instrText>
      </w:r>
      <w:r w:rsidR="002C15F5" w:rsidRPr="002C15F5">
        <w:rPr>
          <w:rFonts w:ascii="Times New Roman" w:hAnsi="Times New Roman" w:cs="Times New Roman"/>
          <w:sz w:val="24"/>
          <w:szCs w:val="24"/>
          <w:lang w:val="es-CL"/>
        </w:rPr>
        <w:fldChar w:fldCharType="separate"/>
      </w:r>
      <w:r w:rsidR="002C15F5" w:rsidRPr="002C15F5">
        <w:rPr>
          <w:rFonts w:ascii="Times New Roman" w:hAnsi="Times New Roman" w:cs="Times New Roman"/>
          <w:sz w:val="24"/>
        </w:rPr>
        <w:t xml:space="preserve">Figura </w:t>
      </w:r>
      <w:r w:rsidR="002C15F5" w:rsidRPr="002C15F5">
        <w:rPr>
          <w:rFonts w:ascii="Times New Roman" w:hAnsi="Times New Roman" w:cs="Times New Roman"/>
          <w:noProof/>
          <w:sz w:val="24"/>
        </w:rPr>
        <w:t>5</w:t>
      </w:r>
      <w:r w:rsidR="002C15F5" w:rsidRPr="002C15F5">
        <w:rPr>
          <w:rFonts w:ascii="Times New Roman" w:hAnsi="Times New Roman" w:cs="Times New Roman"/>
          <w:sz w:val="24"/>
          <w:szCs w:val="24"/>
          <w:lang w:val="es-CL"/>
        </w:rPr>
        <w:fldChar w:fldCharType="end"/>
      </w:r>
      <w:r w:rsidR="002C15F5">
        <w:rPr>
          <w:rFonts w:ascii="Times New Roman" w:hAnsi="Times New Roman" w:cs="Times New Roman"/>
          <w:sz w:val="24"/>
          <w:szCs w:val="24"/>
          <w:lang w:val="es-CL"/>
        </w:rPr>
        <w:t xml:space="preserve"> </w:t>
      </w:r>
      <w:r w:rsidR="00016E74">
        <w:rPr>
          <w:rFonts w:ascii="Times New Roman" w:hAnsi="Times New Roman" w:cs="Times New Roman"/>
          <w:sz w:val="24"/>
          <w:szCs w:val="24"/>
          <w:lang w:val="es-CL"/>
        </w:rPr>
        <w:t xml:space="preserve">se muestra el método </w:t>
      </w:r>
      <w:r w:rsidR="00325998">
        <w:rPr>
          <w:rFonts w:ascii="Times New Roman" w:hAnsi="Times New Roman" w:cs="Times New Roman"/>
          <w:sz w:val="24"/>
          <w:szCs w:val="24"/>
          <w:lang w:val="es-CL"/>
        </w:rPr>
        <w:t xml:space="preserve">desarrollado </w:t>
      </w:r>
      <w:r w:rsidR="00016E74">
        <w:rPr>
          <w:rFonts w:ascii="Times New Roman" w:hAnsi="Times New Roman" w:cs="Times New Roman"/>
          <w:sz w:val="24"/>
          <w:szCs w:val="24"/>
          <w:lang w:val="es-CL"/>
        </w:rPr>
        <w:t xml:space="preserve">para separar oraciones. </w:t>
      </w:r>
      <w:r w:rsidR="0090091F">
        <w:rPr>
          <w:rFonts w:ascii="Times New Roman" w:hAnsi="Times New Roman" w:cs="Times New Roman"/>
          <w:sz w:val="24"/>
          <w:szCs w:val="24"/>
          <w:lang w:val="es-CL"/>
        </w:rPr>
        <w:t xml:space="preserve">En primer lugar en el método se crea un objeto de </w:t>
      </w:r>
      <w:proofErr w:type="spellStart"/>
      <w:r w:rsidR="0090091F">
        <w:rPr>
          <w:rFonts w:ascii="Times New Roman" w:hAnsi="Times New Roman" w:cs="Times New Roman"/>
          <w:sz w:val="24"/>
          <w:szCs w:val="24"/>
          <w:lang w:val="es-CL"/>
        </w:rPr>
        <w:t>Standford</w:t>
      </w:r>
      <w:proofErr w:type="spellEnd"/>
      <w:r w:rsidR="0090091F">
        <w:rPr>
          <w:rFonts w:ascii="Times New Roman" w:hAnsi="Times New Roman" w:cs="Times New Roman"/>
          <w:sz w:val="24"/>
          <w:szCs w:val="24"/>
          <w:lang w:val="es-CL"/>
        </w:rPr>
        <w:t xml:space="preserve"> </w:t>
      </w:r>
      <w:proofErr w:type="spellStart"/>
      <w:r w:rsidR="0090091F">
        <w:rPr>
          <w:rFonts w:ascii="Times New Roman" w:hAnsi="Times New Roman" w:cs="Times New Roman"/>
          <w:sz w:val="24"/>
          <w:szCs w:val="24"/>
          <w:lang w:val="es-CL"/>
        </w:rPr>
        <w:t>CoreNLP</w:t>
      </w:r>
      <w:proofErr w:type="spellEnd"/>
      <w:r w:rsidR="0090091F">
        <w:rPr>
          <w:rFonts w:ascii="Times New Roman" w:hAnsi="Times New Roman" w:cs="Times New Roman"/>
          <w:sz w:val="24"/>
          <w:szCs w:val="24"/>
          <w:lang w:val="es-CL"/>
        </w:rPr>
        <w:t xml:space="preserve"> y se configura para el idioma español el </w:t>
      </w:r>
      <w:proofErr w:type="spellStart"/>
      <w:r w:rsidR="0090091F">
        <w:rPr>
          <w:rFonts w:ascii="Times New Roman" w:hAnsi="Times New Roman" w:cs="Times New Roman"/>
          <w:sz w:val="24"/>
          <w:szCs w:val="24"/>
          <w:lang w:val="es-CL"/>
        </w:rPr>
        <w:t>tokenizador</w:t>
      </w:r>
      <w:proofErr w:type="spellEnd"/>
      <w:r w:rsidR="0090091F">
        <w:rPr>
          <w:rFonts w:ascii="Times New Roman" w:hAnsi="Times New Roman" w:cs="Times New Roman"/>
          <w:sz w:val="24"/>
          <w:szCs w:val="24"/>
          <w:lang w:val="es-CL"/>
        </w:rPr>
        <w:t xml:space="preserve"> y el divisor de frase. Luego se recorre una lista de </w:t>
      </w:r>
      <w:proofErr w:type="spellStart"/>
      <w:r w:rsidR="0090091F">
        <w:rPr>
          <w:rFonts w:ascii="Times New Roman" w:hAnsi="Times New Roman" w:cs="Times New Roman"/>
          <w:sz w:val="24"/>
          <w:szCs w:val="24"/>
          <w:lang w:val="es-CL"/>
        </w:rPr>
        <w:t>strings</w:t>
      </w:r>
      <w:proofErr w:type="spellEnd"/>
      <w:r w:rsidR="0090091F">
        <w:rPr>
          <w:rFonts w:ascii="Times New Roman" w:hAnsi="Times New Roman" w:cs="Times New Roman"/>
          <w:sz w:val="24"/>
          <w:szCs w:val="24"/>
          <w:lang w:val="es-CL"/>
        </w:rPr>
        <w:t xml:space="preserve"> donde se encuentran almacenadas las reseñas, y para cada reseña se aplica el divisor de frase. </w:t>
      </w:r>
      <w:r w:rsidR="001B238E">
        <w:rPr>
          <w:rFonts w:ascii="Times New Roman" w:hAnsi="Times New Roman" w:cs="Times New Roman"/>
          <w:sz w:val="24"/>
          <w:szCs w:val="24"/>
          <w:lang w:val="es-CL"/>
        </w:rPr>
        <w:t>Las oraciones obtenidas de una reseña son almacenadas en una lista, por lo que es necesario recorrer esta lista para guardar cada oración en otra lista donde se almacenan todas las oraciones. Una vez que ya no existen reseñas por separar, las oraciones son guardadas en un archivo para su etiquetado.</w:t>
      </w:r>
    </w:p>
    <w:p w14:paraId="7602EA48" w14:textId="77777777" w:rsidR="00842B8F" w:rsidRDefault="00842B8F" w:rsidP="00842B8F">
      <w:pPr>
        <w:rPr>
          <w:lang w:val="es-CL"/>
        </w:rPr>
      </w:pPr>
    </w:p>
    <w:p w14:paraId="0B0CA90B" w14:textId="23AB5D4B" w:rsidR="00897BD5" w:rsidRDefault="00296694" w:rsidP="00296694">
      <w:pPr>
        <w:keepNext/>
        <w:jc w:val="center"/>
      </w:pPr>
      <w:r>
        <w:rPr>
          <w:noProof/>
          <w:lang w:val="es-CL" w:eastAsia="es-CL"/>
        </w:rPr>
        <w:lastRenderedPageBreak/>
        <w:drawing>
          <wp:inline distT="0" distB="0" distL="0" distR="0" wp14:anchorId="0026BE4C" wp14:editId="1B852BF7">
            <wp:extent cx="4724400" cy="2971800"/>
            <wp:effectExtent l="19050" t="19050" r="19050" b="1905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Split.JPG"/>
                    <pic:cNvPicPr/>
                  </pic:nvPicPr>
                  <pic:blipFill>
                    <a:blip r:embed="rId21">
                      <a:extLst>
                        <a:ext uri="{28A0092B-C50C-407E-A947-70E740481C1C}">
                          <a14:useLocalDpi xmlns:a14="http://schemas.microsoft.com/office/drawing/2010/main" val="0"/>
                        </a:ext>
                      </a:extLst>
                    </a:blip>
                    <a:stretch>
                      <a:fillRect/>
                    </a:stretch>
                  </pic:blipFill>
                  <pic:spPr>
                    <a:xfrm>
                      <a:off x="0" y="0"/>
                      <a:ext cx="4724400" cy="2971800"/>
                    </a:xfrm>
                    <a:prstGeom prst="rect">
                      <a:avLst/>
                    </a:prstGeom>
                    <a:ln w="3175">
                      <a:solidFill>
                        <a:schemeClr val="tx1"/>
                      </a:solidFill>
                    </a:ln>
                  </pic:spPr>
                </pic:pic>
              </a:graphicData>
            </a:graphic>
          </wp:inline>
        </w:drawing>
      </w:r>
    </w:p>
    <w:p w14:paraId="68E2C05E" w14:textId="2BFFD365" w:rsidR="00842B8F" w:rsidRPr="00897BD5" w:rsidRDefault="00897BD5" w:rsidP="00B860B4">
      <w:pPr>
        <w:pStyle w:val="Epgrafe"/>
        <w:spacing w:line="360" w:lineRule="auto"/>
        <w:jc w:val="center"/>
        <w:rPr>
          <w:rFonts w:ascii="Times New Roman" w:hAnsi="Times New Roman" w:cs="Times New Roman"/>
          <w:b w:val="0"/>
          <w:color w:val="auto"/>
          <w:sz w:val="24"/>
          <w:lang w:val="es-CL"/>
        </w:rPr>
      </w:pPr>
      <w:bookmarkStart w:id="77" w:name="_Ref510379284"/>
      <w:commentRangeStart w:id="78"/>
      <w:r w:rsidRPr="00897BD5">
        <w:rPr>
          <w:rFonts w:ascii="Times New Roman" w:hAnsi="Times New Roman" w:cs="Times New Roman"/>
          <w:b w:val="0"/>
          <w:color w:val="auto"/>
          <w:sz w:val="24"/>
        </w:rPr>
        <w:t xml:space="preserve">Figura </w:t>
      </w:r>
      <w:r w:rsidRPr="00897BD5">
        <w:rPr>
          <w:rFonts w:ascii="Times New Roman" w:hAnsi="Times New Roman" w:cs="Times New Roman"/>
          <w:b w:val="0"/>
          <w:color w:val="auto"/>
          <w:sz w:val="24"/>
        </w:rPr>
        <w:fldChar w:fldCharType="begin"/>
      </w:r>
      <w:r w:rsidRPr="00897BD5">
        <w:rPr>
          <w:rFonts w:ascii="Times New Roman" w:hAnsi="Times New Roman" w:cs="Times New Roman"/>
          <w:b w:val="0"/>
          <w:color w:val="auto"/>
          <w:sz w:val="24"/>
        </w:rPr>
        <w:instrText xml:space="preserve"> SEQ Figura \* ARABIC </w:instrText>
      </w:r>
      <w:r w:rsidRPr="00897BD5">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14</w:t>
      </w:r>
      <w:r w:rsidRPr="00897BD5">
        <w:rPr>
          <w:rFonts w:ascii="Times New Roman" w:hAnsi="Times New Roman" w:cs="Times New Roman"/>
          <w:b w:val="0"/>
          <w:color w:val="auto"/>
          <w:sz w:val="24"/>
        </w:rPr>
        <w:fldChar w:fldCharType="end"/>
      </w:r>
      <w:bookmarkEnd w:id="77"/>
      <w:r w:rsidRPr="00897BD5">
        <w:rPr>
          <w:rFonts w:ascii="Times New Roman" w:hAnsi="Times New Roman" w:cs="Times New Roman"/>
          <w:b w:val="0"/>
          <w:color w:val="auto"/>
          <w:sz w:val="24"/>
        </w:rPr>
        <w:t>: Método para separar oraciones.</w:t>
      </w:r>
      <w:commentRangeEnd w:id="78"/>
      <w:r w:rsidR="00E427AE">
        <w:rPr>
          <w:rStyle w:val="Refdecomentario"/>
          <w:b w:val="0"/>
          <w:bCs w:val="0"/>
          <w:color w:val="auto"/>
        </w:rPr>
        <w:commentReference w:id="78"/>
      </w:r>
    </w:p>
    <w:p w14:paraId="5DFACBDC" w14:textId="77777777" w:rsidR="00842B8F" w:rsidRDefault="00842B8F" w:rsidP="00B860B4">
      <w:pPr>
        <w:spacing w:line="360" w:lineRule="auto"/>
        <w:rPr>
          <w:lang w:val="es-CL"/>
        </w:rPr>
      </w:pPr>
    </w:p>
    <w:p w14:paraId="28D7E424" w14:textId="14B60DE2" w:rsidR="005061B4" w:rsidRDefault="00B860B4" w:rsidP="000D0FF2">
      <w:pPr>
        <w:pStyle w:val="Ttulo3"/>
        <w:spacing w:line="360" w:lineRule="auto"/>
      </w:pPr>
      <w:bookmarkStart w:id="79" w:name="_Toc511668893"/>
      <w:r>
        <w:t>Proceso de Etiquetado</w:t>
      </w:r>
      <w:bookmarkEnd w:id="79"/>
    </w:p>
    <w:p w14:paraId="7E77790F" w14:textId="7078267C" w:rsidR="00DC649F" w:rsidRDefault="000D0FF2" w:rsidP="000D0FF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Por cada oración, los </w:t>
      </w:r>
      <w:r w:rsidR="00BA57BF" w:rsidRPr="00394C7A">
        <w:rPr>
          <w:rFonts w:ascii="Times New Roman" w:hAnsi="Times New Roman" w:cs="Times New Roman"/>
          <w:sz w:val="24"/>
          <w:lang w:val="es-CL"/>
        </w:rPr>
        <w:t>etiquetadores</w:t>
      </w:r>
      <w:r>
        <w:rPr>
          <w:rFonts w:ascii="Times New Roman" w:hAnsi="Times New Roman" w:cs="Times New Roman"/>
          <w:sz w:val="24"/>
          <w:lang w:val="es-CL"/>
        </w:rPr>
        <w:t xml:space="preserve"> </w:t>
      </w:r>
      <w:r w:rsidR="00BA57BF">
        <w:rPr>
          <w:rFonts w:ascii="Times New Roman" w:hAnsi="Times New Roman" w:cs="Times New Roman"/>
          <w:sz w:val="24"/>
          <w:lang w:val="es-CL"/>
        </w:rPr>
        <w:t xml:space="preserve">entregaban dos tipos de información: </w:t>
      </w:r>
      <w:r w:rsidR="00DC649F">
        <w:rPr>
          <w:rFonts w:ascii="Times New Roman" w:hAnsi="Times New Roman" w:cs="Times New Roman"/>
          <w:sz w:val="24"/>
          <w:lang w:val="es-CL"/>
        </w:rPr>
        <w:t xml:space="preserve">el aspecto presente en la oración y su sentimiento (positivo, negativo o neutral). Los aspectos </w:t>
      </w:r>
      <w:r w:rsidR="0046385F">
        <w:rPr>
          <w:rFonts w:ascii="Times New Roman" w:hAnsi="Times New Roman" w:cs="Times New Roman"/>
          <w:sz w:val="24"/>
          <w:lang w:val="es-CL"/>
        </w:rPr>
        <w:t xml:space="preserve">a considerar fueron previamente determinados de acuerdo a trabajos desarrollados en este dominio. </w:t>
      </w:r>
      <w:r w:rsidR="002D315B">
        <w:rPr>
          <w:rFonts w:ascii="Times New Roman" w:hAnsi="Times New Roman" w:cs="Times New Roman"/>
          <w:sz w:val="24"/>
          <w:lang w:val="es-CL"/>
        </w:rPr>
        <w:t xml:space="preserve">Por lo tanto, en base a lo señalado en los artículos de </w:t>
      </w:r>
      <w:proofErr w:type="spellStart"/>
      <w:r w:rsidR="002D315B">
        <w:rPr>
          <w:rFonts w:ascii="Times New Roman" w:hAnsi="Times New Roman" w:cs="Times New Roman"/>
          <w:sz w:val="24"/>
          <w:lang w:val="es-CL"/>
        </w:rPr>
        <w:t>Musto</w:t>
      </w:r>
      <w:proofErr w:type="spellEnd"/>
      <w:r w:rsidR="002D315B">
        <w:rPr>
          <w:rFonts w:ascii="Times New Roman" w:hAnsi="Times New Roman" w:cs="Times New Roman"/>
          <w:sz w:val="24"/>
          <w:lang w:val="es-CL"/>
        </w:rPr>
        <w:t xml:space="preserve"> </w:t>
      </w:r>
      <w:r w:rsidR="002D315B">
        <w:rPr>
          <w:rFonts w:ascii="Times New Roman" w:hAnsi="Times New Roman" w:cs="Times New Roman"/>
          <w:sz w:val="24"/>
          <w:lang w:val="es-CL"/>
        </w:rPr>
        <w:fldChar w:fldCharType="begin" w:fldLock="1"/>
      </w:r>
      <w:r w:rsidR="002D315B">
        <w:rPr>
          <w:rFonts w:ascii="Times New Roman" w:hAnsi="Times New Roman" w:cs="Times New Roman"/>
          <w:sz w:val="24"/>
          <w:lang w:val="es-CL"/>
        </w:rPr>
        <w:instrText>ADDIN CSL_CITATION { "citationItems" : [ { "id" : "ITEM-1", "itemData" : { "DOI" : "10.1145/3109859.3109905", "ISBN" : "9781450346528", "abstract" : "\u00a9 2017 ACM. In this paper we propose a multi-criteria recommender system based on collaborative filtering (CF) techniques, which exploits the information conveyed by users' reviews to provide a multi-faceted representation of users' interests. To this end, we exploited a framework for opinion mining and sentiment analysis, which automatically extracts relevant aspects and sentiment scores from users' reviews. As an example, in a restaurant recommendation scenario, the aspects may regard food quality, service, position, athmosphere of the place and so on. Such a multi-faceted representation of the user is used to feed a multicriteria CF algorithm which predicts user interest in a particular item and provides her with recommendations. In the experimental session we evaluated the performance of the algorithm against several state-of-the-art baselines; Results confirmed the insight behind this work, since our approach was able to overcome both single-criteria recommendation algorithms as well as more sophisticated techniques based on matrix factorization.", "author" : [ { "dropping-particle" : "", "family" : "Musto", "given" : "Cataldo", "non-dropping-particle" : "", "parse-names" : false, "suffix" : "" }, { "dropping-particle" : "", "family" : "Gemmis", "given" : "Marco", "non-dropping-particle" : "de", "parse-names" : false, "suffix" : "" }, { "dropping-particle" : "", "family" : "Semeraro", "given" : "Giovanni", "non-dropping-particle" : "", "parse-names" : false, "suffix" : "" }, { "dropping-particle" : "", "family" : "Lops", "given" : "Pasquale", "non-dropping-particle" : "", "parse-names" : false, "suffix" : "" } ], "container-title" : "Proceedings of the Eleventh ACM Conference on Recommender Systems  - RecSys '17", "id" : "ITEM-1", "issued" : { "date-parts" : [ [ "2017" ] ] }, "page" : "321-325", "title" : "A Multi-criteria Recommender System Exploiting Aspect-based Sentiment Analysis of Users' Reviews", "type" : "article-journal" }, "uris" : [ "http://www.mendeley.com/documents/?uuid=9f5fd391-ab3d-4650-b844-34619e704f17" ] } ], "mendeley" : { "formattedCitation" : "(Musto, de Gemmis, Semeraro, &amp; Lops, 2017)", "plainTextFormattedCitation" : "(Musto, de Gemmis, Semeraro, &amp; Lops, 2017)", "previouslyFormattedCitation" : "(Musto, de Gemmis, Semeraro, &amp; Lops, 2017)" }, "properties" : { "noteIndex" : 0 }, "schema" : "https://github.com/citation-style-language/schema/raw/master/csl-citation.json" }</w:instrText>
      </w:r>
      <w:r w:rsidR="002D315B">
        <w:rPr>
          <w:rFonts w:ascii="Times New Roman" w:hAnsi="Times New Roman" w:cs="Times New Roman"/>
          <w:sz w:val="24"/>
          <w:lang w:val="es-CL"/>
        </w:rPr>
        <w:fldChar w:fldCharType="separate"/>
      </w:r>
      <w:r w:rsidR="002D315B" w:rsidRPr="00894251">
        <w:rPr>
          <w:rFonts w:ascii="Times New Roman" w:hAnsi="Times New Roman" w:cs="Times New Roman"/>
          <w:noProof/>
          <w:sz w:val="24"/>
          <w:lang w:val="es-CL"/>
        </w:rPr>
        <w:t>(Musto, de Gemmis, Semeraro, &amp; Lops, 2017)</w:t>
      </w:r>
      <w:r w:rsidR="002D315B">
        <w:rPr>
          <w:rFonts w:ascii="Times New Roman" w:hAnsi="Times New Roman" w:cs="Times New Roman"/>
          <w:sz w:val="24"/>
          <w:lang w:val="es-CL"/>
        </w:rPr>
        <w:fldChar w:fldCharType="end"/>
      </w:r>
      <w:r w:rsidR="005D44D2">
        <w:rPr>
          <w:rFonts w:ascii="Times New Roman" w:hAnsi="Times New Roman" w:cs="Times New Roman"/>
          <w:sz w:val="24"/>
          <w:lang w:val="es-CL"/>
        </w:rPr>
        <w:t>,</w:t>
      </w:r>
      <w:r w:rsidR="002D315B">
        <w:rPr>
          <w:rFonts w:ascii="Times New Roman" w:hAnsi="Times New Roman" w:cs="Times New Roman"/>
          <w:sz w:val="24"/>
          <w:lang w:val="es-CL"/>
        </w:rPr>
        <w:t xml:space="preserve"> </w:t>
      </w:r>
      <w:proofErr w:type="spellStart"/>
      <w:r w:rsidR="002D315B">
        <w:rPr>
          <w:rFonts w:ascii="Times New Roman" w:hAnsi="Times New Roman" w:cs="Times New Roman"/>
          <w:sz w:val="24"/>
          <w:lang w:val="es-CL"/>
        </w:rPr>
        <w:t>Adomavicius</w:t>
      </w:r>
      <w:proofErr w:type="spellEnd"/>
      <w:r w:rsidR="002D315B">
        <w:rPr>
          <w:rFonts w:ascii="Times New Roman" w:hAnsi="Times New Roman" w:cs="Times New Roman"/>
          <w:sz w:val="24"/>
          <w:lang w:val="es-CL"/>
        </w:rPr>
        <w:t xml:space="preserve"> </w:t>
      </w:r>
      <w:r w:rsidR="002D315B">
        <w:rPr>
          <w:rFonts w:ascii="Times New Roman" w:hAnsi="Times New Roman" w:cs="Times New Roman"/>
          <w:sz w:val="24"/>
          <w:lang w:val="es-CL"/>
        </w:rPr>
        <w:fldChar w:fldCharType="begin" w:fldLock="1"/>
      </w:r>
      <w:r w:rsidR="005D44D2">
        <w:rPr>
          <w:rFonts w:ascii="Times New Roman" w:hAnsi="Times New Roman" w:cs="Times New Roman"/>
          <w:sz w:val="24"/>
          <w:lang w:val="es-CL"/>
        </w:rPr>
        <w:instrText>ADDIN CSL_CITATION { "citationItems" : [ { "id" : "ITEM-1", "itemData" : { "DOI" : "10.1007/978-1-4899-7637-6_25", "author" : [ { "dropping-particle" : "", "family" : "Adomavicius", "given" : "Gediminas", "non-dropping-particle" : "", "parse-names" : false, "suffix" : "" }, { "dropping-particle" : "", "family" : "Kwon", "given" : "YoungOk", "non-dropping-particle" : "", "parse-names" : false, "suffix" : "" } ], "container-title" : "Recommender Systems Handbook", "id" : "ITEM-1", "issued" : { "date-parts" : [ [ "2015" ] ] }, "page" : "847-880", "publisher" : "Springer US", "publisher-place" : "Boston, MA", "title" : "Multi-Criteria Recommender Systems", "type" : "chapter" }, "uris" : [ "http://www.mendeley.com/documents/?uuid=f84308fa-1607-3b3a-ac3a-337896d94d5d" ] } ], "mendeley" : { "formattedCitation" : "(Adomavicius &amp; Kwon, 2015)", "plainTextFormattedCitation" : "(Adomavicius &amp; Kwon, 2015)", "previouslyFormattedCitation" : "(Adomavicius &amp; Kwon, 2015)" }, "properties" : { "noteIndex" : 0 }, "schema" : "https://github.com/citation-style-language/schema/raw/master/csl-citation.json" }</w:instrText>
      </w:r>
      <w:r w:rsidR="002D315B">
        <w:rPr>
          <w:rFonts w:ascii="Times New Roman" w:hAnsi="Times New Roman" w:cs="Times New Roman"/>
          <w:sz w:val="24"/>
          <w:lang w:val="es-CL"/>
        </w:rPr>
        <w:fldChar w:fldCharType="separate"/>
      </w:r>
      <w:r w:rsidR="002D315B" w:rsidRPr="002D315B">
        <w:rPr>
          <w:rFonts w:ascii="Times New Roman" w:hAnsi="Times New Roman" w:cs="Times New Roman"/>
          <w:noProof/>
          <w:sz w:val="24"/>
          <w:lang w:val="es-CL"/>
        </w:rPr>
        <w:t>(Adomavicius &amp; Kwon, 2015)</w:t>
      </w:r>
      <w:r w:rsidR="002D315B">
        <w:rPr>
          <w:rFonts w:ascii="Times New Roman" w:hAnsi="Times New Roman" w:cs="Times New Roman"/>
          <w:sz w:val="24"/>
          <w:lang w:val="es-CL"/>
        </w:rPr>
        <w:fldChar w:fldCharType="end"/>
      </w:r>
      <w:r w:rsidR="005D44D2">
        <w:rPr>
          <w:rFonts w:ascii="Times New Roman" w:hAnsi="Times New Roman" w:cs="Times New Roman"/>
          <w:sz w:val="24"/>
          <w:lang w:val="es-CL"/>
        </w:rPr>
        <w:t xml:space="preserve"> y </w:t>
      </w:r>
      <w:proofErr w:type="spellStart"/>
      <w:r w:rsidR="005D44D2">
        <w:rPr>
          <w:rFonts w:ascii="Times New Roman" w:hAnsi="Times New Roman" w:cs="Times New Roman"/>
          <w:sz w:val="24"/>
          <w:lang w:val="es-CL"/>
        </w:rPr>
        <w:t>Chen</w:t>
      </w:r>
      <w:proofErr w:type="spellEnd"/>
      <w:r w:rsidR="005D44D2">
        <w:rPr>
          <w:rFonts w:ascii="Times New Roman" w:hAnsi="Times New Roman" w:cs="Times New Roman"/>
          <w:sz w:val="24"/>
          <w:lang w:val="es-CL"/>
        </w:rPr>
        <w:t xml:space="preserve"> </w:t>
      </w:r>
      <w:r w:rsidR="005D44D2">
        <w:rPr>
          <w:rFonts w:ascii="Times New Roman" w:hAnsi="Times New Roman" w:cs="Times New Roman"/>
          <w:sz w:val="24"/>
          <w:lang w:val="es-CL"/>
        </w:rPr>
        <w:fldChar w:fldCharType="begin" w:fldLock="1"/>
      </w:r>
      <w:r w:rsidR="005D44D2">
        <w:rPr>
          <w:rFonts w:ascii="Times New Roman" w:hAnsi="Times New Roman" w:cs="Times New Roman"/>
          <w:sz w:val="24"/>
          <w:lang w:val="es-CL"/>
        </w:rPr>
        <w:instrText>ADDIN CSL_CITATION { "citationItems" : [ { "id" : "ITEM-1", "itemData" : { "DOI" : "10.1007/s11257-015-9155-5", "ISSN" : "15731391", "abstract" : "In recent years, a variety of review-based recommender systems have been developed, with the goal of incorporating the valuable information in user-generated textual reviews into the user modeling and recommending process. Advanced text analysis and opinion mining tech-niques enable the extraction of various types of review elements, such as the discussed topics, the multi-faceted nature of opinions, contextual information, comparative opinions, and reviewers' emotions. In this article, we provide a comprehensive overview of how the review elements have been exploited to improve standard content-based recommending, collaborative filtering, and preference-based product ranking techniques. The review-based recommender system's ability to alleviate the well-known rating sparsity and cold-start problems is emphasized. This survey classifies state-of-the-art studies into two principal branches: review-based user profile building and review-based product profile building. In the user profile sub-branch, the reviews are not only used to create term-based profiles, but also to infer or enhance ratings. Multi-faceted opinions can further be exploited to derive the weight/value preferences that users place on particular features. In another sub-branch, the product profile can be enriched with feature opinions or comparative opinions to better reflect its assessment quality. The merit of each branch of work is discussed in terms of both algorithm development and the way in which the proposed algo-rithms are evaluated. In addition, we discuss several future trends based on the survey, which may inspire investigators to pursue additional studies in this area.", "author" : [ { "dropping-particle" : "", "family" : "Chen", "given" : "Li", "non-dropping-particle" : "", "parse-names" : false, "suffix" : "" }, { "dropping-particle" : "", "family" : "Chen", "given" : "Guanliang", "non-dropping-particle" : "", "parse-names" : false, "suffix" : "" }, { "dropping-particle" : "", "family" : "Wang", "given" : "Feng", "non-dropping-particle" : "", "parse-names" : false, "suffix" : "" } ], "container-title" : "User Modeling and User-Adapted Interaction", "id" : "ITEM-1", "issue" : "2", "issued" : { "date-parts" : [ [ "2015" ] ] }, "page" : "99-154", "title" : "Recommender systems based on user reviews: the state of the art", "type" : "article-journal", "volume" : "25" }, "uris" : [ "http://www.mendeley.com/documents/?uuid=75704824-ee68-4bfb-aa9b-2f181606e2eb" ] } ], "mendeley" : { "formattedCitation" : "(Chen, Chen, &amp; Wang, 2015)", "plainTextFormattedCitation" : "(Chen, Chen, &amp; Wang, 2015)" }, "properties" : { "noteIndex" : 0 }, "schema" : "https://github.com/citation-style-language/schema/raw/master/csl-citation.json" }</w:instrText>
      </w:r>
      <w:r w:rsidR="005D44D2">
        <w:rPr>
          <w:rFonts w:ascii="Times New Roman" w:hAnsi="Times New Roman" w:cs="Times New Roman"/>
          <w:sz w:val="24"/>
          <w:lang w:val="es-CL"/>
        </w:rPr>
        <w:fldChar w:fldCharType="separate"/>
      </w:r>
      <w:r w:rsidR="005D44D2" w:rsidRPr="005D44D2">
        <w:rPr>
          <w:rFonts w:ascii="Times New Roman" w:hAnsi="Times New Roman" w:cs="Times New Roman"/>
          <w:noProof/>
          <w:sz w:val="24"/>
          <w:lang w:val="es-CL"/>
        </w:rPr>
        <w:t>(Chen, Chen, &amp; Wang, 2015)</w:t>
      </w:r>
      <w:r w:rsidR="005D44D2">
        <w:rPr>
          <w:rFonts w:ascii="Times New Roman" w:hAnsi="Times New Roman" w:cs="Times New Roman"/>
          <w:sz w:val="24"/>
          <w:lang w:val="es-CL"/>
        </w:rPr>
        <w:fldChar w:fldCharType="end"/>
      </w:r>
      <w:r w:rsidR="002D315B">
        <w:rPr>
          <w:rFonts w:ascii="Times New Roman" w:hAnsi="Times New Roman" w:cs="Times New Roman"/>
          <w:sz w:val="24"/>
          <w:lang w:val="es-CL"/>
        </w:rPr>
        <w:t xml:space="preserve"> l</w:t>
      </w:r>
      <w:r w:rsidR="00EA5170">
        <w:rPr>
          <w:rFonts w:ascii="Times New Roman" w:hAnsi="Times New Roman" w:cs="Times New Roman"/>
          <w:sz w:val="24"/>
          <w:lang w:val="es-CL"/>
        </w:rPr>
        <w:t xml:space="preserve">os aspectos considerados son </w:t>
      </w:r>
      <w:commentRangeStart w:id="80"/>
      <w:r w:rsidR="00EA5170">
        <w:rPr>
          <w:rFonts w:ascii="Times New Roman" w:hAnsi="Times New Roman" w:cs="Times New Roman"/>
          <w:sz w:val="24"/>
          <w:lang w:val="es-CL"/>
        </w:rPr>
        <w:t>Comida, Precio, Ambiente y Servicio</w:t>
      </w:r>
      <w:commentRangeEnd w:id="80"/>
      <w:r w:rsidR="00E427AE">
        <w:rPr>
          <w:rStyle w:val="Refdecomentario"/>
        </w:rPr>
        <w:commentReference w:id="80"/>
      </w:r>
      <w:r w:rsidR="00EA5170">
        <w:rPr>
          <w:rFonts w:ascii="Times New Roman" w:hAnsi="Times New Roman" w:cs="Times New Roman"/>
          <w:sz w:val="24"/>
          <w:lang w:val="es-CL"/>
        </w:rPr>
        <w:t xml:space="preserve">. </w:t>
      </w:r>
    </w:p>
    <w:p w14:paraId="5C7FC430" w14:textId="315FCF23" w:rsidR="00592A2C" w:rsidRDefault="00EA5170" w:rsidP="000D0FF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Las oraciones fueron clasificadas por dos </w:t>
      </w:r>
      <w:r w:rsidRPr="00394C7A">
        <w:rPr>
          <w:rFonts w:ascii="Times New Roman" w:hAnsi="Times New Roman" w:cs="Times New Roman"/>
          <w:sz w:val="24"/>
          <w:lang w:val="es-CL"/>
        </w:rPr>
        <w:t>etiquetadores</w:t>
      </w:r>
      <w:r>
        <w:rPr>
          <w:rFonts w:ascii="Times New Roman" w:hAnsi="Times New Roman" w:cs="Times New Roman"/>
          <w:sz w:val="24"/>
          <w:lang w:val="es-CL"/>
        </w:rPr>
        <w:t xml:space="preserve"> humanos</w:t>
      </w:r>
      <w:r w:rsidR="008B61A6">
        <w:rPr>
          <w:rFonts w:ascii="Times New Roman" w:hAnsi="Times New Roman" w:cs="Times New Roman"/>
          <w:sz w:val="24"/>
          <w:lang w:val="es-CL"/>
        </w:rPr>
        <w:t xml:space="preserve"> (E</w:t>
      </w:r>
      <w:r w:rsidR="00A817CB">
        <w:rPr>
          <w:rFonts w:ascii="Times New Roman" w:hAnsi="Times New Roman" w:cs="Times New Roman"/>
          <w:sz w:val="24"/>
          <w:lang w:val="es-CL"/>
        </w:rPr>
        <w:t xml:space="preserve">tiquetador A </w:t>
      </w:r>
      <w:r w:rsidR="008B61A6">
        <w:rPr>
          <w:rFonts w:ascii="Times New Roman" w:hAnsi="Times New Roman" w:cs="Times New Roman"/>
          <w:sz w:val="24"/>
          <w:lang w:val="es-CL"/>
        </w:rPr>
        <w:t>y Etiquetador B)</w:t>
      </w:r>
      <w:r>
        <w:rPr>
          <w:rFonts w:ascii="Times New Roman" w:hAnsi="Times New Roman" w:cs="Times New Roman"/>
          <w:sz w:val="24"/>
          <w:lang w:val="es-CL"/>
        </w:rPr>
        <w:t>.</w:t>
      </w:r>
      <w:r w:rsidR="008B61A6">
        <w:rPr>
          <w:rFonts w:ascii="Times New Roman" w:hAnsi="Times New Roman" w:cs="Times New Roman"/>
          <w:sz w:val="24"/>
          <w:lang w:val="es-CL"/>
        </w:rPr>
        <w:t xml:space="preserve"> </w:t>
      </w:r>
      <w:r w:rsidR="00BD580F">
        <w:rPr>
          <w:rFonts w:ascii="Times New Roman" w:hAnsi="Times New Roman" w:cs="Times New Roman"/>
          <w:sz w:val="24"/>
          <w:lang w:val="es-CL"/>
        </w:rPr>
        <w:t xml:space="preserve">En primer lugar, cada etiquetador clasificó </w:t>
      </w:r>
      <w:r w:rsidR="00094218">
        <w:rPr>
          <w:rFonts w:ascii="Times New Roman" w:hAnsi="Times New Roman" w:cs="Times New Roman"/>
          <w:sz w:val="24"/>
          <w:lang w:val="es-CL"/>
        </w:rPr>
        <w:t>un número determinado de oraciones</w:t>
      </w:r>
      <w:r>
        <w:rPr>
          <w:rFonts w:ascii="Times New Roman" w:hAnsi="Times New Roman" w:cs="Times New Roman"/>
          <w:sz w:val="24"/>
          <w:lang w:val="es-CL"/>
        </w:rPr>
        <w:t xml:space="preserve"> </w:t>
      </w:r>
      <w:r w:rsidR="00BD580F">
        <w:rPr>
          <w:rFonts w:ascii="Times New Roman" w:hAnsi="Times New Roman" w:cs="Times New Roman"/>
          <w:sz w:val="24"/>
          <w:lang w:val="es-CL"/>
        </w:rPr>
        <w:t xml:space="preserve">por </w:t>
      </w:r>
      <w:r w:rsidR="00073822">
        <w:rPr>
          <w:rFonts w:ascii="Times New Roman" w:hAnsi="Times New Roman" w:cs="Times New Roman"/>
          <w:sz w:val="24"/>
          <w:lang w:val="es-CL"/>
        </w:rPr>
        <w:t>sí</w:t>
      </w:r>
      <w:r w:rsidR="00BD580F">
        <w:rPr>
          <w:rFonts w:ascii="Times New Roman" w:hAnsi="Times New Roman" w:cs="Times New Roman"/>
          <w:sz w:val="24"/>
          <w:lang w:val="es-CL"/>
        </w:rPr>
        <w:t xml:space="preserve"> solo</w:t>
      </w:r>
      <w:r w:rsidR="00073822">
        <w:rPr>
          <w:rFonts w:ascii="Times New Roman" w:hAnsi="Times New Roman" w:cs="Times New Roman"/>
          <w:sz w:val="24"/>
          <w:lang w:val="es-CL"/>
        </w:rPr>
        <w:t xml:space="preserve">. Luego, las oraciones clasificadas por el Etiquetador A fueron examinadas y validadas por el Etiquetador B y viceversa. </w:t>
      </w:r>
      <w:r w:rsidR="00ED31E4">
        <w:rPr>
          <w:rFonts w:ascii="Times New Roman" w:hAnsi="Times New Roman" w:cs="Times New Roman"/>
          <w:sz w:val="24"/>
          <w:lang w:val="es-CL"/>
        </w:rPr>
        <w:t>En caso de existir un desacuerdo entre los etiquetadores, la oración era eliminada del conjunto de entrenamiento.</w:t>
      </w:r>
      <w:r w:rsidR="009C17EA">
        <w:rPr>
          <w:rFonts w:ascii="Times New Roman" w:hAnsi="Times New Roman" w:cs="Times New Roman"/>
          <w:sz w:val="24"/>
          <w:lang w:val="es-CL"/>
        </w:rPr>
        <w:t xml:space="preserve"> </w:t>
      </w:r>
    </w:p>
    <w:p w14:paraId="1D287FE5" w14:textId="77777777" w:rsidR="00592A2C" w:rsidRDefault="00592A2C" w:rsidP="000D0FF2">
      <w:pPr>
        <w:spacing w:line="360" w:lineRule="auto"/>
        <w:rPr>
          <w:rFonts w:ascii="Times New Roman" w:hAnsi="Times New Roman" w:cs="Times New Roman"/>
          <w:sz w:val="24"/>
          <w:lang w:val="es-CL"/>
        </w:rPr>
      </w:pPr>
    </w:p>
    <w:p w14:paraId="79A8DF76" w14:textId="77777777" w:rsidR="00092DB7" w:rsidRDefault="00092DB7" w:rsidP="000D0FF2">
      <w:pPr>
        <w:spacing w:line="360" w:lineRule="auto"/>
        <w:rPr>
          <w:rFonts w:ascii="Times New Roman" w:hAnsi="Times New Roman" w:cs="Times New Roman"/>
          <w:sz w:val="24"/>
          <w:lang w:val="es-CL"/>
        </w:rPr>
      </w:pPr>
    </w:p>
    <w:p w14:paraId="3C7E834C" w14:textId="04B47684" w:rsidR="00592A2C" w:rsidRDefault="00CF0AA6" w:rsidP="000D0FF2">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La mayoría de los desacuerdos fue por las siguientes razones:</w:t>
      </w:r>
    </w:p>
    <w:p w14:paraId="4129680E" w14:textId="33B3D155" w:rsidR="00EA5170" w:rsidRDefault="00CF0AA6" w:rsidP="00282E0D">
      <w:pPr>
        <w:pStyle w:val="Prrafodelista"/>
        <w:numPr>
          <w:ilvl w:val="0"/>
          <w:numId w:val="24"/>
        </w:numPr>
        <w:spacing w:line="360" w:lineRule="auto"/>
        <w:rPr>
          <w:rFonts w:ascii="Times New Roman" w:hAnsi="Times New Roman" w:cs="Times New Roman"/>
          <w:sz w:val="24"/>
          <w:lang w:val="es-CL"/>
        </w:rPr>
      </w:pPr>
      <w:r>
        <w:rPr>
          <w:rFonts w:ascii="Times New Roman" w:hAnsi="Times New Roman" w:cs="Times New Roman"/>
          <w:b/>
          <w:sz w:val="24"/>
          <w:lang w:val="es-CL"/>
        </w:rPr>
        <w:t>Ambigüedad del sentimiento expresado</w:t>
      </w:r>
      <w:r w:rsidR="00316DBE">
        <w:rPr>
          <w:rFonts w:ascii="Times New Roman" w:hAnsi="Times New Roman" w:cs="Times New Roman"/>
          <w:b/>
          <w:sz w:val="24"/>
          <w:lang w:val="es-CL"/>
        </w:rPr>
        <w:t xml:space="preserve">: </w:t>
      </w:r>
      <w:r w:rsidR="00316DBE">
        <w:rPr>
          <w:rFonts w:ascii="Times New Roman" w:hAnsi="Times New Roman" w:cs="Times New Roman"/>
          <w:sz w:val="24"/>
          <w:lang w:val="es-CL"/>
        </w:rPr>
        <w:t xml:space="preserve">En </w:t>
      </w:r>
      <w:r w:rsidR="00282E0D">
        <w:rPr>
          <w:rFonts w:ascii="Times New Roman" w:hAnsi="Times New Roman" w:cs="Times New Roman"/>
          <w:sz w:val="24"/>
          <w:lang w:val="es-CL"/>
        </w:rPr>
        <w:t>algunos</w:t>
      </w:r>
      <w:r w:rsidR="00316DBE">
        <w:rPr>
          <w:rFonts w:ascii="Times New Roman" w:hAnsi="Times New Roman" w:cs="Times New Roman"/>
          <w:sz w:val="24"/>
          <w:lang w:val="es-CL"/>
        </w:rPr>
        <w:t xml:space="preserve"> </w:t>
      </w:r>
      <w:r w:rsidR="00282E0D">
        <w:rPr>
          <w:rFonts w:ascii="Times New Roman" w:hAnsi="Times New Roman" w:cs="Times New Roman"/>
          <w:sz w:val="24"/>
          <w:lang w:val="es-CL"/>
        </w:rPr>
        <w:t>casos</w:t>
      </w:r>
      <w:r w:rsidR="00316DBE">
        <w:rPr>
          <w:rFonts w:ascii="Times New Roman" w:hAnsi="Times New Roman" w:cs="Times New Roman"/>
          <w:sz w:val="24"/>
          <w:lang w:val="es-CL"/>
        </w:rPr>
        <w:t xml:space="preserve"> </w:t>
      </w:r>
      <w:r w:rsidR="00282E0D">
        <w:rPr>
          <w:rFonts w:ascii="Times New Roman" w:hAnsi="Times New Roman" w:cs="Times New Roman"/>
          <w:sz w:val="24"/>
          <w:lang w:val="es-CL"/>
        </w:rPr>
        <w:t xml:space="preserve">es poco claro si la oración expresa un sentimiento positivo, negativo o si expresa un hecho (neutral). Por ejemplo, </w:t>
      </w:r>
      <w:r w:rsidR="00F81C63">
        <w:rPr>
          <w:rFonts w:ascii="Times New Roman" w:hAnsi="Times New Roman" w:cs="Times New Roman"/>
          <w:sz w:val="24"/>
          <w:lang w:val="es-CL"/>
        </w:rPr>
        <w:t xml:space="preserve">en </w:t>
      </w:r>
      <w:r w:rsidR="00282E0D">
        <w:rPr>
          <w:rFonts w:ascii="Times New Roman" w:hAnsi="Times New Roman" w:cs="Times New Roman"/>
          <w:sz w:val="24"/>
          <w:lang w:val="es-CL"/>
        </w:rPr>
        <w:t xml:space="preserve">la oración </w:t>
      </w:r>
      <w:r w:rsidR="00282E0D" w:rsidRPr="00282E0D">
        <w:rPr>
          <w:rFonts w:ascii="Times New Roman" w:hAnsi="Times New Roman" w:cs="Times New Roman"/>
          <w:i/>
          <w:sz w:val="24"/>
          <w:lang w:val="es-CL"/>
        </w:rPr>
        <w:t>“Y el postre de locura”</w:t>
      </w:r>
      <w:r w:rsidR="00282E0D">
        <w:rPr>
          <w:rFonts w:ascii="Times New Roman" w:hAnsi="Times New Roman" w:cs="Times New Roman"/>
          <w:sz w:val="24"/>
          <w:lang w:val="es-CL"/>
        </w:rPr>
        <w:t xml:space="preserve"> no es claro </w:t>
      </w:r>
      <w:r w:rsidR="00F81C63">
        <w:rPr>
          <w:rFonts w:ascii="Times New Roman" w:hAnsi="Times New Roman" w:cs="Times New Roman"/>
          <w:sz w:val="24"/>
          <w:lang w:val="es-CL"/>
        </w:rPr>
        <w:t xml:space="preserve">si manifiesta una opinión negativa o positiva respecto al aspecto de comida. </w:t>
      </w:r>
    </w:p>
    <w:p w14:paraId="14726BBE" w14:textId="77777777" w:rsidR="00F81C63" w:rsidRPr="00CF0AA6" w:rsidRDefault="00F81C63" w:rsidP="00F81C63">
      <w:pPr>
        <w:pStyle w:val="Prrafodelista"/>
        <w:spacing w:line="360" w:lineRule="auto"/>
        <w:ind w:left="1500"/>
        <w:rPr>
          <w:rFonts w:ascii="Times New Roman" w:hAnsi="Times New Roman" w:cs="Times New Roman"/>
          <w:sz w:val="24"/>
          <w:lang w:val="es-CL"/>
        </w:rPr>
      </w:pPr>
    </w:p>
    <w:p w14:paraId="414AE20F" w14:textId="7EA3BAC3" w:rsidR="00CF0AA6" w:rsidRPr="00CF0AA6" w:rsidRDefault="00CF0AA6" w:rsidP="00917DA5">
      <w:pPr>
        <w:pStyle w:val="Prrafodelista"/>
        <w:numPr>
          <w:ilvl w:val="0"/>
          <w:numId w:val="24"/>
        </w:numPr>
        <w:spacing w:line="360" w:lineRule="auto"/>
        <w:rPr>
          <w:rFonts w:ascii="Times New Roman" w:hAnsi="Times New Roman" w:cs="Times New Roman"/>
          <w:sz w:val="24"/>
          <w:lang w:val="es-CL"/>
        </w:rPr>
      </w:pPr>
      <w:r>
        <w:rPr>
          <w:rFonts w:ascii="Times New Roman" w:hAnsi="Times New Roman" w:cs="Times New Roman"/>
          <w:b/>
          <w:sz w:val="24"/>
          <w:lang w:val="es-CL"/>
        </w:rPr>
        <w:t>Múltiples aspectos:</w:t>
      </w:r>
      <w:r w:rsidR="00F81C63">
        <w:rPr>
          <w:rFonts w:ascii="Times New Roman" w:hAnsi="Times New Roman" w:cs="Times New Roman"/>
          <w:b/>
          <w:sz w:val="24"/>
          <w:lang w:val="es-CL"/>
        </w:rPr>
        <w:t xml:space="preserve"> </w:t>
      </w:r>
      <w:r w:rsidR="00F075B0">
        <w:rPr>
          <w:rFonts w:ascii="Times New Roman" w:hAnsi="Times New Roman" w:cs="Times New Roman"/>
          <w:sz w:val="24"/>
          <w:lang w:val="es-CL"/>
        </w:rPr>
        <w:t>En muchos casos, la</w:t>
      </w:r>
      <w:r w:rsidR="00917DA5">
        <w:rPr>
          <w:rFonts w:ascii="Times New Roman" w:hAnsi="Times New Roman" w:cs="Times New Roman"/>
          <w:sz w:val="24"/>
          <w:lang w:val="es-CL"/>
        </w:rPr>
        <w:t xml:space="preserve"> oración expresaba opinión respecto a múltiples aspectos del ítem. Por ejemplo, la oración </w:t>
      </w:r>
      <w:r w:rsidR="00917DA5" w:rsidRPr="00917DA5">
        <w:rPr>
          <w:rFonts w:ascii="Times New Roman" w:hAnsi="Times New Roman" w:cs="Times New Roman"/>
          <w:i/>
          <w:sz w:val="24"/>
          <w:lang w:val="es-CL"/>
        </w:rPr>
        <w:t>“La comida esta buena y el trato es agradable”</w:t>
      </w:r>
      <w:r w:rsidR="00917DA5">
        <w:rPr>
          <w:rFonts w:ascii="Times New Roman" w:hAnsi="Times New Roman" w:cs="Times New Roman"/>
          <w:sz w:val="24"/>
          <w:lang w:val="es-CL"/>
        </w:rPr>
        <w:t xml:space="preserve"> expresa un sentimiento positivo hacia los aspectos de comida y servicio. En estos casos, los etiquetadores clasificaban la oración en un aspecto.</w:t>
      </w:r>
    </w:p>
    <w:p w14:paraId="76B87C6B" w14:textId="466C173A" w:rsidR="00A7128F" w:rsidRDefault="002B7E7E" w:rsidP="000D0FF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Finalmente, el balance de los conjuntos de entrenamiento creados se </w:t>
      </w:r>
      <w:r w:rsidR="00CA572D">
        <w:rPr>
          <w:rFonts w:ascii="Times New Roman" w:hAnsi="Times New Roman" w:cs="Times New Roman"/>
          <w:sz w:val="24"/>
          <w:lang w:val="es-CL"/>
        </w:rPr>
        <w:t>presenta</w:t>
      </w:r>
      <w:r>
        <w:rPr>
          <w:rFonts w:ascii="Times New Roman" w:hAnsi="Times New Roman" w:cs="Times New Roman"/>
          <w:sz w:val="24"/>
          <w:lang w:val="es-CL"/>
        </w:rPr>
        <w:t xml:space="preserve"> en la</w:t>
      </w:r>
      <w:r w:rsidR="00B71D01">
        <w:rPr>
          <w:rFonts w:ascii="Times New Roman" w:hAnsi="Times New Roman" w:cs="Times New Roman"/>
          <w:sz w:val="24"/>
          <w:lang w:val="es-CL"/>
        </w:rPr>
        <w:t xml:space="preserve"> </w:t>
      </w:r>
      <w:r w:rsidR="00B71D01" w:rsidRPr="00B71D01">
        <w:rPr>
          <w:rFonts w:ascii="Times New Roman" w:hAnsi="Times New Roman" w:cs="Times New Roman"/>
          <w:sz w:val="24"/>
          <w:lang w:val="es-CL"/>
        </w:rPr>
        <w:fldChar w:fldCharType="begin"/>
      </w:r>
      <w:r w:rsidR="00B71D01" w:rsidRPr="00B71D01">
        <w:rPr>
          <w:rFonts w:ascii="Times New Roman" w:hAnsi="Times New Roman" w:cs="Times New Roman"/>
          <w:sz w:val="24"/>
          <w:lang w:val="es-CL"/>
        </w:rPr>
        <w:instrText xml:space="preserve"> REF _Ref510379197  \* MERGEFORMAT </w:instrText>
      </w:r>
      <w:r w:rsidR="00B71D01" w:rsidRPr="00B71D01">
        <w:rPr>
          <w:rFonts w:ascii="Times New Roman" w:hAnsi="Times New Roman" w:cs="Times New Roman"/>
          <w:sz w:val="24"/>
          <w:lang w:val="es-CL"/>
        </w:rPr>
        <w:fldChar w:fldCharType="separate"/>
      </w:r>
      <w:r w:rsidR="00B71D01" w:rsidRPr="00B71D01">
        <w:rPr>
          <w:rFonts w:ascii="Times New Roman" w:hAnsi="Times New Roman" w:cs="Times New Roman"/>
          <w:sz w:val="24"/>
        </w:rPr>
        <w:t xml:space="preserve">Tabla </w:t>
      </w:r>
      <w:r w:rsidR="00B71D01" w:rsidRPr="00B71D01">
        <w:rPr>
          <w:rFonts w:ascii="Times New Roman" w:hAnsi="Times New Roman" w:cs="Times New Roman"/>
          <w:noProof/>
          <w:sz w:val="24"/>
        </w:rPr>
        <w:t>3</w:t>
      </w:r>
      <w:r w:rsidR="00B71D01" w:rsidRPr="00B71D01">
        <w:rPr>
          <w:rFonts w:ascii="Times New Roman" w:hAnsi="Times New Roman" w:cs="Times New Roman"/>
          <w:sz w:val="24"/>
          <w:lang w:val="es-CL"/>
        </w:rPr>
        <w:fldChar w:fldCharType="end"/>
      </w:r>
      <w:r w:rsidR="00B71D01">
        <w:rPr>
          <w:rFonts w:ascii="Times New Roman" w:hAnsi="Times New Roman" w:cs="Times New Roman"/>
          <w:sz w:val="24"/>
          <w:lang w:val="es-CL"/>
        </w:rPr>
        <w:t xml:space="preserve"> y </w:t>
      </w:r>
      <w:r w:rsidR="00B71D01" w:rsidRPr="00B71D01">
        <w:rPr>
          <w:rFonts w:ascii="Times New Roman" w:hAnsi="Times New Roman" w:cs="Times New Roman"/>
          <w:sz w:val="24"/>
          <w:lang w:val="es-CL"/>
        </w:rPr>
        <w:fldChar w:fldCharType="begin"/>
      </w:r>
      <w:r w:rsidR="00B71D01" w:rsidRPr="00B71D01">
        <w:rPr>
          <w:rFonts w:ascii="Times New Roman" w:hAnsi="Times New Roman" w:cs="Times New Roman"/>
          <w:sz w:val="24"/>
          <w:lang w:val="es-CL"/>
        </w:rPr>
        <w:instrText xml:space="preserve"> REF _Ref510379199  \* MERGEFORMAT </w:instrText>
      </w:r>
      <w:r w:rsidR="00B71D01" w:rsidRPr="00B71D01">
        <w:rPr>
          <w:rFonts w:ascii="Times New Roman" w:hAnsi="Times New Roman" w:cs="Times New Roman"/>
          <w:sz w:val="24"/>
          <w:lang w:val="es-CL"/>
        </w:rPr>
        <w:fldChar w:fldCharType="separate"/>
      </w:r>
      <w:r w:rsidR="00B71D01" w:rsidRPr="00B71D01">
        <w:rPr>
          <w:rFonts w:ascii="Times New Roman" w:hAnsi="Times New Roman" w:cs="Times New Roman"/>
          <w:sz w:val="24"/>
        </w:rPr>
        <w:t xml:space="preserve">Tabla </w:t>
      </w:r>
      <w:r w:rsidR="00B71D01" w:rsidRPr="00B71D01">
        <w:rPr>
          <w:rFonts w:ascii="Times New Roman" w:hAnsi="Times New Roman" w:cs="Times New Roman"/>
          <w:noProof/>
          <w:sz w:val="24"/>
        </w:rPr>
        <w:t>4</w:t>
      </w:r>
      <w:r w:rsidR="00B71D01" w:rsidRPr="00B71D01">
        <w:rPr>
          <w:rFonts w:ascii="Times New Roman" w:hAnsi="Times New Roman" w:cs="Times New Roman"/>
          <w:sz w:val="24"/>
          <w:lang w:val="es-CL"/>
        </w:rPr>
        <w:fldChar w:fldCharType="end"/>
      </w:r>
      <w:r w:rsidR="00B71D01">
        <w:rPr>
          <w:rFonts w:ascii="Times New Roman" w:hAnsi="Times New Roman" w:cs="Times New Roman"/>
          <w:sz w:val="24"/>
          <w:lang w:val="es-CL"/>
        </w:rPr>
        <w:t>.</w:t>
      </w:r>
    </w:p>
    <w:tbl>
      <w:tblPr>
        <w:tblStyle w:val="Tablaconcuadrcula"/>
        <w:tblW w:w="0" w:type="auto"/>
        <w:tblInd w:w="1526" w:type="dxa"/>
        <w:tblLook w:val="04A0" w:firstRow="1" w:lastRow="0" w:firstColumn="1" w:lastColumn="0" w:noHBand="0" w:noVBand="1"/>
      </w:tblPr>
      <w:tblGrid>
        <w:gridCol w:w="2963"/>
        <w:gridCol w:w="2990"/>
      </w:tblGrid>
      <w:tr w:rsidR="002B7E7E" w14:paraId="40EA67D4" w14:textId="77777777" w:rsidTr="003D35F7">
        <w:tc>
          <w:tcPr>
            <w:tcW w:w="2963" w:type="dxa"/>
          </w:tcPr>
          <w:p w14:paraId="38671C1C" w14:textId="1C20BFE8" w:rsidR="002B7E7E" w:rsidRPr="00EB1820" w:rsidRDefault="002B7E7E" w:rsidP="000145C4">
            <w:pPr>
              <w:spacing w:line="360" w:lineRule="auto"/>
              <w:jc w:val="center"/>
              <w:rPr>
                <w:rFonts w:ascii="Times New Roman" w:hAnsi="Times New Roman" w:cs="Times New Roman"/>
                <w:b/>
                <w:sz w:val="24"/>
                <w:lang w:val="es-CL"/>
              </w:rPr>
            </w:pPr>
            <w:r w:rsidRPr="00EB1820">
              <w:rPr>
                <w:rFonts w:ascii="Times New Roman" w:hAnsi="Times New Roman" w:cs="Times New Roman"/>
                <w:b/>
                <w:sz w:val="24"/>
                <w:lang w:val="es-CL"/>
              </w:rPr>
              <w:t>Aspecto</w:t>
            </w:r>
          </w:p>
        </w:tc>
        <w:tc>
          <w:tcPr>
            <w:tcW w:w="2990" w:type="dxa"/>
          </w:tcPr>
          <w:p w14:paraId="66AE1F0F" w14:textId="2A929421" w:rsidR="002B7E7E" w:rsidRPr="00EB1820" w:rsidRDefault="003D35F7" w:rsidP="003D35F7">
            <w:pPr>
              <w:spacing w:line="360" w:lineRule="auto"/>
              <w:jc w:val="center"/>
              <w:rPr>
                <w:rFonts w:ascii="Times New Roman" w:hAnsi="Times New Roman" w:cs="Times New Roman"/>
                <w:b/>
                <w:sz w:val="24"/>
                <w:lang w:val="es-CL"/>
              </w:rPr>
            </w:pPr>
            <w:r w:rsidRPr="00EB1820">
              <w:rPr>
                <w:rFonts w:ascii="Times New Roman" w:hAnsi="Times New Roman" w:cs="Times New Roman"/>
                <w:b/>
                <w:sz w:val="24"/>
                <w:lang w:val="es-CL"/>
              </w:rPr>
              <w:t>Cantidad</w:t>
            </w:r>
          </w:p>
        </w:tc>
      </w:tr>
      <w:tr w:rsidR="002B7E7E" w14:paraId="37C11859" w14:textId="77777777" w:rsidTr="003D35F7">
        <w:tc>
          <w:tcPr>
            <w:tcW w:w="2963" w:type="dxa"/>
          </w:tcPr>
          <w:p w14:paraId="7B9E00A3" w14:textId="2F6EE326" w:rsidR="002B7E7E" w:rsidRDefault="002B7E7E" w:rsidP="000145C4">
            <w:pPr>
              <w:spacing w:line="360" w:lineRule="auto"/>
              <w:jc w:val="center"/>
              <w:rPr>
                <w:rFonts w:ascii="Times New Roman" w:hAnsi="Times New Roman" w:cs="Times New Roman"/>
                <w:sz w:val="24"/>
                <w:lang w:val="es-CL"/>
              </w:rPr>
            </w:pPr>
            <w:r>
              <w:rPr>
                <w:rFonts w:ascii="Times New Roman" w:hAnsi="Times New Roman" w:cs="Times New Roman"/>
                <w:sz w:val="24"/>
                <w:lang w:val="es-CL"/>
              </w:rPr>
              <w:t>Comida</w:t>
            </w:r>
          </w:p>
        </w:tc>
        <w:tc>
          <w:tcPr>
            <w:tcW w:w="2990" w:type="dxa"/>
          </w:tcPr>
          <w:p w14:paraId="778B5822" w14:textId="42681B18" w:rsidR="002B7E7E" w:rsidRDefault="002B7E7E" w:rsidP="003D35F7">
            <w:pPr>
              <w:spacing w:line="360" w:lineRule="auto"/>
              <w:jc w:val="center"/>
              <w:rPr>
                <w:rFonts w:ascii="Times New Roman" w:hAnsi="Times New Roman" w:cs="Times New Roman"/>
                <w:sz w:val="24"/>
                <w:lang w:val="es-CL"/>
              </w:rPr>
            </w:pPr>
            <w:r>
              <w:rPr>
                <w:rFonts w:ascii="Times New Roman" w:hAnsi="Times New Roman" w:cs="Times New Roman"/>
                <w:sz w:val="24"/>
                <w:lang w:val="es-CL"/>
              </w:rPr>
              <w:t>385</w:t>
            </w:r>
          </w:p>
        </w:tc>
      </w:tr>
      <w:tr w:rsidR="002B7E7E" w14:paraId="54327D5A" w14:textId="77777777" w:rsidTr="003D35F7">
        <w:tc>
          <w:tcPr>
            <w:tcW w:w="2963" w:type="dxa"/>
          </w:tcPr>
          <w:p w14:paraId="05CFDBE3" w14:textId="4C0D07AA" w:rsidR="002B7E7E" w:rsidRDefault="002B7E7E" w:rsidP="000145C4">
            <w:pPr>
              <w:spacing w:line="360" w:lineRule="auto"/>
              <w:jc w:val="center"/>
              <w:rPr>
                <w:rFonts w:ascii="Times New Roman" w:hAnsi="Times New Roman" w:cs="Times New Roman"/>
                <w:sz w:val="24"/>
                <w:lang w:val="es-CL"/>
              </w:rPr>
            </w:pPr>
            <w:r>
              <w:rPr>
                <w:rFonts w:ascii="Times New Roman" w:hAnsi="Times New Roman" w:cs="Times New Roman"/>
                <w:sz w:val="24"/>
                <w:lang w:val="es-CL"/>
              </w:rPr>
              <w:t>Servicio</w:t>
            </w:r>
          </w:p>
        </w:tc>
        <w:tc>
          <w:tcPr>
            <w:tcW w:w="2990" w:type="dxa"/>
          </w:tcPr>
          <w:p w14:paraId="123346DE" w14:textId="74BD84C2" w:rsidR="002B7E7E" w:rsidRDefault="003D35F7" w:rsidP="003D35F7">
            <w:pPr>
              <w:spacing w:line="360" w:lineRule="auto"/>
              <w:jc w:val="center"/>
              <w:rPr>
                <w:rFonts w:ascii="Times New Roman" w:hAnsi="Times New Roman" w:cs="Times New Roman"/>
                <w:sz w:val="24"/>
                <w:lang w:val="es-CL"/>
              </w:rPr>
            </w:pPr>
            <w:r>
              <w:rPr>
                <w:rFonts w:ascii="Times New Roman" w:hAnsi="Times New Roman" w:cs="Times New Roman"/>
                <w:sz w:val="24"/>
                <w:lang w:val="es-CL"/>
              </w:rPr>
              <w:t>246</w:t>
            </w:r>
          </w:p>
        </w:tc>
      </w:tr>
      <w:tr w:rsidR="002B7E7E" w14:paraId="05BB5916" w14:textId="77777777" w:rsidTr="003D35F7">
        <w:tc>
          <w:tcPr>
            <w:tcW w:w="2963" w:type="dxa"/>
          </w:tcPr>
          <w:p w14:paraId="2FFFC335" w14:textId="2AEBDCF3" w:rsidR="002B7E7E" w:rsidRDefault="002B7E7E" w:rsidP="000145C4">
            <w:pPr>
              <w:spacing w:line="360" w:lineRule="auto"/>
              <w:jc w:val="center"/>
              <w:rPr>
                <w:rFonts w:ascii="Times New Roman" w:hAnsi="Times New Roman" w:cs="Times New Roman"/>
                <w:sz w:val="24"/>
                <w:lang w:val="es-CL"/>
              </w:rPr>
            </w:pPr>
            <w:r>
              <w:rPr>
                <w:rFonts w:ascii="Times New Roman" w:hAnsi="Times New Roman" w:cs="Times New Roman"/>
                <w:sz w:val="24"/>
                <w:lang w:val="es-CL"/>
              </w:rPr>
              <w:t>Ambiente</w:t>
            </w:r>
          </w:p>
        </w:tc>
        <w:tc>
          <w:tcPr>
            <w:tcW w:w="2990" w:type="dxa"/>
          </w:tcPr>
          <w:p w14:paraId="01F0961C" w14:textId="259B00C3" w:rsidR="002B7E7E" w:rsidRDefault="003D35F7" w:rsidP="003D35F7">
            <w:pPr>
              <w:spacing w:line="360" w:lineRule="auto"/>
              <w:jc w:val="center"/>
              <w:rPr>
                <w:rFonts w:ascii="Times New Roman" w:hAnsi="Times New Roman" w:cs="Times New Roman"/>
                <w:sz w:val="24"/>
                <w:lang w:val="es-CL"/>
              </w:rPr>
            </w:pPr>
            <w:r>
              <w:rPr>
                <w:rFonts w:ascii="Times New Roman" w:hAnsi="Times New Roman" w:cs="Times New Roman"/>
                <w:sz w:val="24"/>
                <w:lang w:val="es-CL"/>
              </w:rPr>
              <w:t>187</w:t>
            </w:r>
          </w:p>
        </w:tc>
      </w:tr>
      <w:tr w:rsidR="002B7E7E" w14:paraId="74EBFB9E" w14:textId="77777777" w:rsidTr="003D35F7">
        <w:tc>
          <w:tcPr>
            <w:tcW w:w="2963" w:type="dxa"/>
          </w:tcPr>
          <w:p w14:paraId="7F555B36" w14:textId="3588281A" w:rsidR="002B7E7E" w:rsidRDefault="002B7E7E" w:rsidP="000145C4">
            <w:pPr>
              <w:spacing w:line="360" w:lineRule="auto"/>
              <w:jc w:val="center"/>
              <w:rPr>
                <w:rFonts w:ascii="Times New Roman" w:hAnsi="Times New Roman" w:cs="Times New Roman"/>
                <w:sz w:val="24"/>
                <w:lang w:val="es-CL"/>
              </w:rPr>
            </w:pPr>
            <w:r>
              <w:rPr>
                <w:rFonts w:ascii="Times New Roman" w:hAnsi="Times New Roman" w:cs="Times New Roman"/>
                <w:sz w:val="24"/>
                <w:lang w:val="es-CL"/>
              </w:rPr>
              <w:t>Precio</w:t>
            </w:r>
          </w:p>
        </w:tc>
        <w:tc>
          <w:tcPr>
            <w:tcW w:w="2990" w:type="dxa"/>
          </w:tcPr>
          <w:p w14:paraId="08991CA1" w14:textId="4678FD19" w:rsidR="002B7E7E" w:rsidRDefault="003D35F7" w:rsidP="003D35F7">
            <w:pPr>
              <w:spacing w:line="360" w:lineRule="auto"/>
              <w:jc w:val="center"/>
              <w:rPr>
                <w:rFonts w:ascii="Times New Roman" w:hAnsi="Times New Roman" w:cs="Times New Roman"/>
                <w:sz w:val="24"/>
                <w:lang w:val="es-CL"/>
              </w:rPr>
            </w:pPr>
            <w:r>
              <w:rPr>
                <w:rFonts w:ascii="Times New Roman" w:hAnsi="Times New Roman" w:cs="Times New Roman"/>
                <w:sz w:val="24"/>
                <w:lang w:val="es-CL"/>
              </w:rPr>
              <w:t>86</w:t>
            </w:r>
          </w:p>
        </w:tc>
      </w:tr>
      <w:tr w:rsidR="002B7E7E" w14:paraId="7F6C91C9" w14:textId="77777777" w:rsidTr="003D35F7">
        <w:tc>
          <w:tcPr>
            <w:tcW w:w="2963" w:type="dxa"/>
          </w:tcPr>
          <w:p w14:paraId="7742167D" w14:textId="0321CAA7" w:rsidR="002B7E7E" w:rsidRPr="00EB1820" w:rsidRDefault="002B7E7E" w:rsidP="000145C4">
            <w:pPr>
              <w:spacing w:line="360" w:lineRule="auto"/>
              <w:jc w:val="center"/>
              <w:rPr>
                <w:rFonts w:ascii="Times New Roman" w:hAnsi="Times New Roman" w:cs="Times New Roman"/>
                <w:b/>
                <w:sz w:val="24"/>
                <w:lang w:val="es-CL"/>
              </w:rPr>
            </w:pPr>
            <w:r w:rsidRPr="00EB1820">
              <w:rPr>
                <w:rFonts w:ascii="Times New Roman" w:hAnsi="Times New Roman" w:cs="Times New Roman"/>
                <w:b/>
                <w:sz w:val="24"/>
                <w:lang w:val="es-CL"/>
              </w:rPr>
              <w:t>Total</w:t>
            </w:r>
          </w:p>
        </w:tc>
        <w:tc>
          <w:tcPr>
            <w:tcW w:w="2990" w:type="dxa"/>
          </w:tcPr>
          <w:p w14:paraId="3D65A4B5" w14:textId="54498CFB" w:rsidR="002B7E7E" w:rsidRDefault="003D35F7" w:rsidP="003D35F7">
            <w:pPr>
              <w:keepNext/>
              <w:spacing w:line="360" w:lineRule="auto"/>
              <w:jc w:val="center"/>
              <w:rPr>
                <w:rFonts w:ascii="Times New Roman" w:hAnsi="Times New Roman" w:cs="Times New Roman"/>
                <w:sz w:val="24"/>
                <w:lang w:val="es-CL"/>
              </w:rPr>
            </w:pPr>
            <w:r>
              <w:rPr>
                <w:rFonts w:ascii="Times New Roman" w:hAnsi="Times New Roman" w:cs="Times New Roman"/>
                <w:sz w:val="24"/>
                <w:lang w:val="es-CL"/>
              </w:rPr>
              <w:t>904</w:t>
            </w:r>
          </w:p>
        </w:tc>
      </w:tr>
    </w:tbl>
    <w:p w14:paraId="642666AF" w14:textId="4018B4E2" w:rsidR="00A7128F" w:rsidRDefault="003D35F7" w:rsidP="00A7128F">
      <w:pPr>
        <w:pStyle w:val="Epgrafe"/>
        <w:jc w:val="center"/>
        <w:rPr>
          <w:rFonts w:ascii="Times New Roman" w:hAnsi="Times New Roman" w:cs="Times New Roman"/>
          <w:b w:val="0"/>
          <w:color w:val="auto"/>
          <w:sz w:val="24"/>
        </w:rPr>
      </w:pPr>
      <w:bookmarkStart w:id="81" w:name="_Ref510379197"/>
      <w:r w:rsidRPr="003D35F7">
        <w:rPr>
          <w:rFonts w:ascii="Times New Roman" w:hAnsi="Times New Roman" w:cs="Times New Roman"/>
          <w:b w:val="0"/>
          <w:color w:val="auto"/>
          <w:sz w:val="24"/>
        </w:rPr>
        <w:t xml:space="preserve">Tabla </w:t>
      </w:r>
      <w:r w:rsidR="00EB1820">
        <w:rPr>
          <w:rFonts w:ascii="Times New Roman" w:hAnsi="Times New Roman" w:cs="Times New Roman"/>
          <w:b w:val="0"/>
          <w:color w:val="auto"/>
          <w:sz w:val="24"/>
        </w:rPr>
        <w:fldChar w:fldCharType="begin"/>
      </w:r>
      <w:r w:rsidR="00EB1820">
        <w:rPr>
          <w:rFonts w:ascii="Times New Roman" w:hAnsi="Times New Roman" w:cs="Times New Roman"/>
          <w:b w:val="0"/>
          <w:color w:val="auto"/>
          <w:sz w:val="24"/>
        </w:rPr>
        <w:instrText xml:space="preserve"> SEQ Tabla \* ARABIC </w:instrText>
      </w:r>
      <w:r w:rsidR="00EB1820">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5</w:t>
      </w:r>
      <w:r w:rsidR="00EB1820">
        <w:rPr>
          <w:rFonts w:ascii="Times New Roman" w:hAnsi="Times New Roman" w:cs="Times New Roman"/>
          <w:b w:val="0"/>
          <w:color w:val="auto"/>
          <w:sz w:val="24"/>
        </w:rPr>
        <w:fldChar w:fldCharType="end"/>
      </w:r>
      <w:bookmarkEnd w:id="81"/>
      <w:r w:rsidRPr="003D35F7">
        <w:rPr>
          <w:rFonts w:ascii="Times New Roman" w:hAnsi="Times New Roman" w:cs="Times New Roman"/>
          <w:b w:val="0"/>
          <w:color w:val="auto"/>
          <w:sz w:val="24"/>
        </w:rPr>
        <w:t>: Balance de</w:t>
      </w:r>
      <w:r w:rsidR="00BC61F2">
        <w:rPr>
          <w:rFonts w:ascii="Times New Roman" w:hAnsi="Times New Roman" w:cs="Times New Roman"/>
          <w:b w:val="0"/>
          <w:color w:val="auto"/>
          <w:sz w:val="24"/>
        </w:rPr>
        <w:t xml:space="preserve"> Aspecto.</w:t>
      </w:r>
    </w:p>
    <w:p w14:paraId="671F6A55" w14:textId="77777777" w:rsidR="00A7128F" w:rsidRPr="00A7128F" w:rsidRDefault="00A7128F" w:rsidP="00A7128F"/>
    <w:tbl>
      <w:tblPr>
        <w:tblStyle w:val="Tablaconcuadrcula"/>
        <w:tblW w:w="0" w:type="auto"/>
        <w:tblInd w:w="1526" w:type="dxa"/>
        <w:tblLook w:val="04A0" w:firstRow="1" w:lastRow="0" w:firstColumn="1" w:lastColumn="0" w:noHBand="0" w:noVBand="1"/>
      </w:tblPr>
      <w:tblGrid>
        <w:gridCol w:w="2963"/>
        <w:gridCol w:w="2990"/>
      </w:tblGrid>
      <w:tr w:rsidR="003D35F7" w14:paraId="2A62671E" w14:textId="77777777" w:rsidTr="00CA572D">
        <w:tc>
          <w:tcPr>
            <w:tcW w:w="2963" w:type="dxa"/>
          </w:tcPr>
          <w:p w14:paraId="3825545A" w14:textId="389FB11E" w:rsidR="003D35F7" w:rsidRPr="00EB1820" w:rsidRDefault="003D35F7" w:rsidP="00CA572D">
            <w:pPr>
              <w:spacing w:line="360" w:lineRule="auto"/>
              <w:jc w:val="center"/>
              <w:rPr>
                <w:rFonts w:ascii="Times New Roman" w:hAnsi="Times New Roman" w:cs="Times New Roman"/>
                <w:b/>
                <w:sz w:val="24"/>
                <w:lang w:val="es-CL"/>
              </w:rPr>
            </w:pPr>
            <w:r w:rsidRPr="00EB1820">
              <w:rPr>
                <w:rFonts w:ascii="Times New Roman" w:hAnsi="Times New Roman" w:cs="Times New Roman"/>
                <w:b/>
                <w:sz w:val="24"/>
                <w:lang w:val="es-CL"/>
              </w:rPr>
              <w:t>Polaridad</w:t>
            </w:r>
          </w:p>
        </w:tc>
        <w:tc>
          <w:tcPr>
            <w:tcW w:w="2990" w:type="dxa"/>
          </w:tcPr>
          <w:p w14:paraId="0B21CA81" w14:textId="77777777" w:rsidR="003D35F7" w:rsidRPr="00EB1820" w:rsidRDefault="003D35F7" w:rsidP="00CA572D">
            <w:pPr>
              <w:spacing w:line="360" w:lineRule="auto"/>
              <w:jc w:val="center"/>
              <w:rPr>
                <w:rFonts w:ascii="Times New Roman" w:hAnsi="Times New Roman" w:cs="Times New Roman"/>
                <w:b/>
                <w:sz w:val="24"/>
                <w:lang w:val="es-CL"/>
              </w:rPr>
            </w:pPr>
            <w:r w:rsidRPr="00EB1820">
              <w:rPr>
                <w:rFonts w:ascii="Times New Roman" w:hAnsi="Times New Roman" w:cs="Times New Roman"/>
                <w:b/>
                <w:sz w:val="24"/>
                <w:lang w:val="es-CL"/>
              </w:rPr>
              <w:t>Cantidad</w:t>
            </w:r>
          </w:p>
        </w:tc>
      </w:tr>
      <w:tr w:rsidR="003D35F7" w14:paraId="3910CE95" w14:textId="77777777" w:rsidTr="00CA572D">
        <w:tc>
          <w:tcPr>
            <w:tcW w:w="2963" w:type="dxa"/>
          </w:tcPr>
          <w:p w14:paraId="1C1AC2D7" w14:textId="4515705E" w:rsidR="003D35F7" w:rsidRDefault="003D35F7" w:rsidP="00CA572D">
            <w:pPr>
              <w:spacing w:line="360" w:lineRule="auto"/>
              <w:jc w:val="center"/>
              <w:rPr>
                <w:rFonts w:ascii="Times New Roman" w:hAnsi="Times New Roman" w:cs="Times New Roman"/>
                <w:sz w:val="24"/>
                <w:lang w:val="es-CL"/>
              </w:rPr>
            </w:pPr>
            <w:r>
              <w:rPr>
                <w:rFonts w:ascii="Times New Roman" w:hAnsi="Times New Roman" w:cs="Times New Roman"/>
                <w:sz w:val="24"/>
                <w:lang w:val="es-CL"/>
              </w:rPr>
              <w:t>Positivo</w:t>
            </w:r>
          </w:p>
        </w:tc>
        <w:tc>
          <w:tcPr>
            <w:tcW w:w="2990" w:type="dxa"/>
          </w:tcPr>
          <w:p w14:paraId="49B17CE2" w14:textId="64B0D6C4" w:rsidR="003D35F7" w:rsidRDefault="003D35F7" w:rsidP="00CA572D">
            <w:pPr>
              <w:spacing w:line="360" w:lineRule="auto"/>
              <w:jc w:val="center"/>
              <w:rPr>
                <w:rFonts w:ascii="Times New Roman" w:hAnsi="Times New Roman" w:cs="Times New Roman"/>
                <w:sz w:val="24"/>
                <w:lang w:val="es-CL"/>
              </w:rPr>
            </w:pPr>
            <w:r>
              <w:rPr>
                <w:rFonts w:ascii="Times New Roman" w:hAnsi="Times New Roman" w:cs="Times New Roman"/>
                <w:sz w:val="24"/>
                <w:lang w:val="es-CL"/>
              </w:rPr>
              <w:t>738</w:t>
            </w:r>
          </w:p>
        </w:tc>
      </w:tr>
      <w:tr w:rsidR="003D35F7" w14:paraId="2C8CD41A" w14:textId="77777777" w:rsidTr="00CA572D">
        <w:tc>
          <w:tcPr>
            <w:tcW w:w="2963" w:type="dxa"/>
          </w:tcPr>
          <w:p w14:paraId="54D1F3DB" w14:textId="674CB9E8" w:rsidR="003D35F7" w:rsidRDefault="003D35F7" w:rsidP="00CA572D">
            <w:pPr>
              <w:spacing w:line="360" w:lineRule="auto"/>
              <w:jc w:val="center"/>
              <w:rPr>
                <w:rFonts w:ascii="Times New Roman" w:hAnsi="Times New Roman" w:cs="Times New Roman"/>
                <w:sz w:val="24"/>
                <w:lang w:val="es-CL"/>
              </w:rPr>
            </w:pPr>
            <w:r>
              <w:rPr>
                <w:rFonts w:ascii="Times New Roman" w:hAnsi="Times New Roman" w:cs="Times New Roman"/>
                <w:sz w:val="24"/>
                <w:lang w:val="es-CL"/>
              </w:rPr>
              <w:t>Negativo</w:t>
            </w:r>
          </w:p>
        </w:tc>
        <w:tc>
          <w:tcPr>
            <w:tcW w:w="2990" w:type="dxa"/>
          </w:tcPr>
          <w:p w14:paraId="15850E93" w14:textId="4FB9F263" w:rsidR="003D35F7" w:rsidRDefault="003D35F7" w:rsidP="00CA572D">
            <w:pPr>
              <w:spacing w:line="360" w:lineRule="auto"/>
              <w:jc w:val="center"/>
              <w:rPr>
                <w:rFonts w:ascii="Times New Roman" w:hAnsi="Times New Roman" w:cs="Times New Roman"/>
                <w:sz w:val="24"/>
                <w:lang w:val="es-CL"/>
              </w:rPr>
            </w:pPr>
            <w:r>
              <w:rPr>
                <w:rFonts w:ascii="Times New Roman" w:hAnsi="Times New Roman" w:cs="Times New Roman"/>
                <w:sz w:val="24"/>
                <w:lang w:val="es-CL"/>
              </w:rPr>
              <w:t>88</w:t>
            </w:r>
          </w:p>
        </w:tc>
      </w:tr>
      <w:tr w:rsidR="003D35F7" w14:paraId="7B6190B6" w14:textId="77777777" w:rsidTr="00CA572D">
        <w:tc>
          <w:tcPr>
            <w:tcW w:w="2963" w:type="dxa"/>
          </w:tcPr>
          <w:p w14:paraId="31B1B3DA" w14:textId="5A6585BA" w:rsidR="003D35F7" w:rsidRDefault="003D35F7" w:rsidP="00CA572D">
            <w:pPr>
              <w:spacing w:line="360" w:lineRule="auto"/>
              <w:jc w:val="center"/>
              <w:rPr>
                <w:rFonts w:ascii="Times New Roman" w:hAnsi="Times New Roman" w:cs="Times New Roman"/>
                <w:sz w:val="24"/>
                <w:lang w:val="es-CL"/>
              </w:rPr>
            </w:pPr>
            <w:r>
              <w:rPr>
                <w:rFonts w:ascii="Times New Roman" w:hAnsi="Times New Roman" w:cs="Times New Roman"/>
                <w:sz w:val="24"/>
                <w:lang w:val="es-CL"/>
              </w:rPr>
              <w:t>Neutral</w:t>
            </w:r>
          </w:p>
        </w:tc>
        <w:tc>
          <w:tcPr>
            <w:tcW w:w="2990" w:type="dxa"/>
          </w:tcPr>
          <w:p w14:paraId="094D73D6" w14:textId="51FF48BB" w:rsidR="003D35F7" w:rsidRDefault="003D35F7" w:rsidP="00CA572D">
            <w:pPr>
              <w:spacing w:line="360" w:lineRule="auto"/>
              <w:jc w:val="center"/>
              <w:rPr>
                <w:rFonts w:ascii="Times New Roman" w:hAnsi="Times New Roman" w:cs="Times New Roman"/>
                <w:sz w:val="24"/>
                <w:lang w:val="es-CL"/>
              </w:rPr>
            </w:pPr>
            <w:r>
              <w:rPr>
                <w:rFonts w:ascii="Times New Roman" w:hAnsi="Times New Roman" w:cs="Times New Roman"/>
                <w:sz w:val="24"/>
                <w:lang w:val="es-CL"/>
              </w:rPr>
              <w:t>152</w:t>
            </w:r>
          </w:p>
        </w:tc>
      </w:tr>
      <w:tr w:rsidR="003D35F7" w14:paraId="4C3F22DA" w14:textId="77777777" w:rsidTr="00CA572D">
        <w:tc>
          <w:tcPr>
            <w:tcW w:w="2963" w:type="dxa"/>
          </w:tcPr>
          <w:p w14:paraId="0B14CA8F" w14:textId="77777777" w:rsidR="003D35F7" w:rsidRPr="00EB1820" w:rsidRDefault="003D35F7" w:rsidP="00CA572D">
            <w:pPr>
              <w:spacing w:line="360" w:lineRule="auto"/>
              <w:jc w:val="center"/>
              <w:rPr>
                <w:rFonts w:ascii="Times New Roman" w:hAnsi="Times New Roman" w:cs="Times New Roman"/>
                <w:b/>
                <w:sz w:val="24"/>
                <w:lang w:val="es-CL"/>
              </w:rPr>
            </w:pPr>
            <w:r w:rsidRPr="00EB1820">
              <w:rPr>
                <w:rFonts w:ascii="Times New Roman" w:hAnsi="Times New Roman" w:cs="Times New Roman"/>
                <w:b/>
                <w:sz w:val="24"/>
                <w:lang w:val="es-CL"/>
              </w:rPr>
              <w:t>Total</w:t>
            </w:r>
          </w:p>
        </w:tc>
        <w:tc>
          <w:tcPr>
            <w:tcW w:w="2990" w:type="dxa"/>
          </w:tcPr>
          <w:p w14:paraId="37AB9350" w14:textId="0F7511D0" w:rsidR="003D35F7" w:rsidRDefault="003D35F7" w:rsidP="003D35F7">
            <w:pPr>
              <w:keepNext/>
              <w:spacing w:line="360" w:lineRule="auto"/>
              <w:jc w:val="center"/>
              <w:rPr>
                <w:rFonts w:ascii="Times New Roman" w:hAnsi="Times New Roman" w:cs="Times New Roman"/>
                <w:sz w:val="24"/>
                <w:lang w:val="es-CL"/>
              </w:rPr>
            </w:pPr>
            <w:r>
              <w:rPr>
                <w:rFonts w:ascii="Times New Roman" w:hAnsi="Times New Roman" w:cs="Times New Roman"/>
                <w:sz w:val="24"/>
                <w:lang w:val="es-CL"/>
              </w:rPr>
              <w:t>978</w:t>
            </w:r>
          </w:p>
        </w:tc>
      </w:tr>
    </w:tbl>
    <w:p w14:paraId="576B4BCA" w14:textId="0EE029A8" w:rsidR="00592A2C" w:rsidRPr="003D35F7" w:rsidRDefault="003D35F7" w:rsidP="003D35F7">
      <w:pPr>
        <w:pStyle w:val="Epgrafe"/>
        <w:jc w:val="center"/>
        <w:rPr>
          <w:rFonts w:ascii="Times New Roman" w:hAnsi="Times New Roman" w:cs="Times New Roman"/>
          <w:b w:val="0"/>
          <w:color w:val="auto"/>
          <w:sz w:val="36"/>
          <w:lang w:val="es-CL"/>
        </w:rPr>
      </w:pPr>
      <w:bookmarkStart w:id="82" w:name="_Ref510379199"/>
      <w:r w:rsidRPr="003D35F7">
        <w:rPr>
          <w:rFonts w:ascii="Times New Roman" w:hAnsi="Times New Roman" w:cs="Times New Roman"/>
          <w:b w:val="0"/>
          <w:color w:val="auto"/>
          <w:sz w:val="24"/>
        </w:rPr>
        <w:t xml:space="preserve">Tabla </w:t>
      </w:r>
      <w:r w:rsidR="00EB1820">
        <w:rPr>
          <w:rFonts w:ascii="Times New Roman" w:hAnsi="Times New Roman" w:cs="Times New Roman"/>
          <w:b w:val="0"/>
          <w:color w:val="auto"/>
          <w:sz w:val="24"/>
        </w:rPr>
        <w:fldChar w:fldCharType="begin"/>
      </w:r>
      <w:r w:rsidR="00EB1820">
        <w:rPr>
          <w:rFonts w:ascii="Times New Roman" w:hAnsi="Times New Roman" w:cs="Times New Roman"/>
          <w:b w:val="0"/>
          <w:color w:val="auto"/>
          <w:sz w:val="24"/>
        </w:rPr>
        <w:instrText xml:space="preserve"> SEQ Tabla \* ARABIC </w:instrText>
      </w:r>
      <w:r w:rsidR="00EB1820">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6</w:t>
      </w:r>
      <w:r w:rsidR="00EB1820">
        <w:rPr>
          <w:rFonts w:ascii="Times New Roman" w:hAnsi="Times New Roman" w:cs="Times New Roman"/>
          <w:b w:val="0"/>
          <w:color w:val="auto"/>
          <w:sz w:val="24"/>
        </w:rPr>
        <w:fldChar w:fldCharType="end"/>
      </w:r>
      <w:bookmarkEnd w:id="82"/>
      <w:r>
        <w:rPr>
          <w:rFonts w:ascii="Times New Roman" w:hAnsi="Times New Roman" w:cs="Times New Roman"/>
          <w:b w:val="0"/>
          <w:color w:val="auto"/>
          <w:sz w:val="24"/>
        </w:rPr>
        <w:t>:</w:t>
      </w:r>
      <w:r w:rsidR="00BC61F2">
        <w:rPr>
          <w:rFonts w:ascii="Times New Roman" w:hAnsi="Times New Roman" w:cs="Times New Roman"/>
          <w:b w:val="0"/>
          <w:color w:val="auto"/>
          <w:sz w:val="24"/>
        </w:rPr>
        <w:t xml:space="preserve"> Balance de Polaridad.</w:t>
      </w:r>
    </w:p>
    <w:p w14:paraId="00C6D960" w14:textId="77777777" w:rsidR="00375A7F" w:rsidRDefault="00375A7F" w:rsidP="00343C19">
      <w:pPr>
        <w:spacing w:line="360" w:lineRule="auto"/>
        <w:rPr>
          <w:rFonts w:ascii="Times New Roman" w:hAnsi="Times New Roman" w:cs="Times New Roman"/>
          <w:sz w:val="24"/>
          <w:lang w:val="es-CL"/>
        </w:rPr>
      </w:pPr>
    </w:p>
    <w:p w14:paraId="4A47748D" w14:textId="2BF2FD2E" w:rsidR="00592A2C" w:rsidRDefault="00A7128F" w:rsidP="00343C19">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Ambos conjuntos creados están disponibles por separado en archivos de texto en formato de valores separados por tabulación</w:t>
      </w:r>
      <w:commentRangeStart w:id="83"/>
      <w:r>
        <w:rPr>
          <w:rFonts w:ascii="Times New Roman" w:hAnsi="Times New Roman" w:cs="Times New Roman"/>
          <w:sz w:val="24"/>
          <w:lang w:val="es-CL"/>
        </w:rPr>
        <w:t>. Esto quiere decir que, en la primera columna de los archivos se encuentra la oración y en la segunda columna su respectiva clasificación</w:t>
      </w:r>
      <w:commentRangeEnd w:id="83"/>
      <w:r w:rsidR="00F43303">
        <w:rPr>
          <w:rStyle w:val="Refdecomentario"/>
        </w:rPr>
        <w:commentReference w:id="83"/>
      </w:r>
      <w:r>
        <w:rPr>
          <w:rFonts w:ascii="Times New Roman" w:hAnsi="Times New Roman" w:cs="Times New Roman"/>
          <w:sz w:val="24"/>
          <w:lang w:val="es-CL"/>
        </w:rPr>
        <w:t>.</w:t>
      </w:r>
      <w:r w:rsidR="005D44D2">
        <w:rPr>
          <w:rFonts w:ascii="Times New Roman" w:hAnsi="Times New Roman" w:cs="Times New Roman"/>
          <w:sz w:val="24"/>
          <w:lang w:val="es-CL"/>
        </w:rPr>
        <w:t xml:space="preserve"> </w:t>
      </w:r>
      <w:r w:rsidR="005970D1">
        <w:rPr>
          <w:rFonts w:ascii="Times New Roman" w:hAnsi="Times New Roman" w:cs="Times New Roman"/>
          <w:sz w:val="24"/>
          <w:lang w:val="es-CL"/>
        </w:rPr>
        <w:t>En las tablas</w:t>
      </w:r>
      <w:r w:rsidR="00013D38">
        <w:rPr>
          <w:rFonts w:ascii="Times New Roman" w:hAnsi="Times New Roman" w:cs="Times New Roman"/>
          <w:sz w:val="24"/>
          <w:lang w:val="es-CL"/>
        </w:rPr>
        <w:t xml:space="preserve"> </w:t>
      </w:r>
      <w:r w:rsidR="00013D38">
        <w:rPr>
          <w:rFonts w:ascii="Times New Roman" w:hAnsi="Times New Roman" w:cs="Times New Roman"/>
          <w:sz w:val="24"/>
          <w:lang w:val="es-CL"/>
        </w:rPr>
        <w:fldChar w:fldCharType="begin"/>
      </w:r>
      <w:r w:rsidR="00013D38">
        <w:rPr>
          <w:rFonts w:ascii="Times New Roman" w:hAnsi="Times New Roman" w:cs="Times New Roman"/>
          <w:sz w:val="24"/>
          <w:lang w:val="es-CL"/>
        </w:rPr>
        <w:instrText xml:space="preserve"> REF _Ref511592168 \h </w:instrText>
      </w:r>
      <w:r w:rsidR="00013D38">
        <w:rPr>
          <w:rFonts w:ascii="Times New Roman" w:hAnsi="Times New Roman" w:cs="Times New Roman"/>
          <w:sz w:val="24"/>
          <w:lang w:val="es-CL"/>
        </w:rPr>
      </w:r>
      <w:r w:rsidR="00013D38">
        <w:rPr>
          <w:rFonts w:ascii="Times New Roman" w:hAnsi="Times New Roman" w:cs="Times New Roman"/>
          <w:sz w:val="24"/>
          <w:lang w:val="es-CL"/>
        </w:rPr>
        <w:fldChar w:fldCharType="separate"/>
      </w:r>
      <w:r w:rsidR="00013D38" w:rsidRPr="00013D38">
        <w:rPr>
          <w:rFonts w:ascii="Times New Roman" w:hAnsi="Times New Roman" w:cs="Times New Roman"/>
          <w:b/>
          <w:noProof/>
          <w:sz w:val="24"/>
        </w:rPr>
        <w:t>7</w:t>
      </w:r>
      <w:r w:rsidR="00013D38">
        <w:rPr>
          <w:rFonts w:ascii="Times New Roman" w:hAnsi="Times New Roman" w:cs="Times New Roman"/>
          <w:sz w:val="24"/>
          <w:lang w:val="es-CL"/>
        </w:rPr>
        <w:fldChar w:fldCharType="end"/>
      </w:r>
      <w:r w:rsidR="00013D38">
        <w:rPr>
          <w:rFonts w:ascii="Times New Roman" w:hAnsi="Times New Roman" w:cs="Times New Roman"/>
          <w:sz w:val="24"/>
          <w:lang w:val="es-CL"/>
        </w:rPr>
        <w:t xml:space="preserve"> y </w:t>
      </w:r>
      <w:r w:rsidR="00013D38">
        <w:rPr>
          <w:rFonts w:ascii="Times New Roman" w:hAnsi="Times New Roman" w:cs="Times New Roman"/>
          <w:sz w:val="24"/>
          <w:lang w:val="es-CL"/>
        </w:rPr>
        <w:fldChar w:fldCharType="begin"/>
      </w:r>
      <w:r w:rsidR="00013D38">
        <w:rPr>
          <w:rFonts w:ascii="Times New Roman" w:hAnsi="Times New Roman" w:cs="Times New Roman"/>
          <w:sz w:val="24"/>
          <w:lang w:val="es-CL"/>
        </w:rPr>
        <w:instrText xml:space="preserve"> REF _Ref511592171 \h </w:instrText>
      </w:r>
      <w:r w:rsidR="00013D38">
        <w:rPr>
          <w:rFonts w:ascii="Times New Roman" w:hAnsi="Times New Roman" w:cs="Times New Roman"/>
          <w:sz w:val="24"/>
          <w:lang w:val="es-CL"/>
        </w:rPr>
      </w:r>
      <w:r w:rsidR="00013D38">
        <w:rPr>
          <w:rFonts w:ascii="Times New Roman" w:hAnsi="Times New Roman" w:cs="Times New Roman"/>
          <w:sz w:val="24"/>
          <w:lang w:val="es-CL"/>
        </w:rPr>
        <w:fldChar w:fldCharType="separate"/>
      </w:r>
      <w:r w:rsidR="00013D38" w:rsidRPr="00013D38">
        <w:rPr>
          <w:rFonts w:ascii="Times New Roman" w:hAnsi="Times New Roman" w:cs="Times New Roman"/>
          <w:sz w:val="24"/>
          <w:rPrChange w:id="84" w:author="Carlos Lagos Urbina" w:date="2018-04-15T21:46:00Z">
            <w:rPr/>
          </w:rPrChange>
        </w:rPr>
        <w:t xml:space="preserve"> </w:t>
      </w:r>
      <w:r w:rsidR="00013D38" w:rsidRPr="00013D38">
        <w:rPr>
          <w:rFonts w:ascii="Times New Roman" w:hAnsi="Times New Roman" w:cs="Times New Roman"/>
          <w:noProof/>
          <w:sz w:val="24"/>
          <w:rPrChange w:id="85" w:author="Carlos Lagos Urbina" w:date="2018-04-15T21:46:00Z">
            <w:rPr>
              <w:noProof/>
            </w:rPr>
          </w:rPrChange>
        </w:rPr>
        <w:t>8</w:t>
      </w:r>
      <w:r w:rsidR="00013D38">
        <w:rPr>
          <w:rFonts w:ascii="Times New Roman" w:hAnsi="Times New Roman" w:cs="Times New Roman"/>
          <w:sz w:val="24"/>
          <w:lang w:val="es-CL"/>
        </w:rPr>
        <w:fldChar w:fldCharType="end"/>
      </w:r>
      <w:r w:rsidR="005970D1">
        <w:rPr>
          <w:rFonts w:ascii="Times New Roman" w:hAnsi="Times New Roman" w:cs="Times New Roman"/>
          <w:sz w:val="24"/>
          <w:lang w:val="es-CL"/>
        </w:rPr>
        <w:t xml:space="preserve"> se presenta un ejemplo de ambos conjuntos.</w:t>
      </w: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4489"/>
        <w:gridCol w:w="4489"/>
      </w:tblGrid>
      <w:tr w:rsidR="005970D1" w14:paraId="20C25D9A" w14:textId="77777777" w:rsidTr="007449A9">
        <w:tc>
          <w:tcPr>
            <w:tcW w:w="4489" w:type="dxa"/>
            <w:tcBorders>
              <w:top w:val="single" w:sz="4" w:space="0" w:color="auto"/>
              <w:bottom w:val="single" w:sz="4" w:space="0" w:color="auto"/>
            </w:tcBorders>
          </w:tcPr>
          <w:p w14:paraId="07C577FB" w14:textId="214BE914" w:rsidR="005970D1" w:rsidRPr="007449A9" w:rsidRDefault="005970D1" w:rsidP="00963920">
            <w:pPr>
              <w:spacing w:line="360" w:lineRule="auto"/>
              <w:jc w:val="center"/>
              <w:rPr>
                <w:rFonts w:ascii="Times New Roman" w:hAnsi="Times New Roman" w:cs="Times New Roman"/>
                <w:b/>
                <w:sz w:val="24"/>
                <w:lang w:val="es-CL"/>
              </w:rPr>
            </w:pPr>
            <w:r w:rsidRPr="007449A9">
              <w:rPr>
                <w:rFonts w:ascii="Times New Roman" w:hAnsi="Times New Roman" w:cs="Times New Roman"/>
                <w:b/>
                <w:sz w:val="24"/>
                <w:lang w:val="es-CL"/>
              </w:rPr>
              <w:t>Oración</w:t>
            </w:r>
          </w:p>
        </w:tc>
        <w:tc>
          <w:tcPr>
            <w:tcW w:w="4489" w:type="dxa"/>
            <w:tcBorders>
              <w:top w:val="single" w:sz="4" w:space="0" w:color="auto"/>
              <w:bottom w:val="single" w:sz="4" w:space="0" w:color="auto"/>
            </w:tcBorders>
          </w:tcPr>
          <w:p w14:paraId="3D988F68" w14:textId="78395737" w:rsidR="005970D1" w:rsidRPr="007449A9" w:rsidRDefault="005970D1" w:rsidP="007449A9">
            <w:pPr>
              <w:spacing w:line="360" w:lineRule="auto"/>
              <w:jc w:val="center"/>
              <w:rPr>
                <w:rFonts w:ascii="Times New Roman" w:hAnsi="Times New Roman" w:cs="Times New Roman"/>
                <w:b/>
                <w:sz w:val="24"/>
                <w:lang w:val="es-CL"/>
              </w:rPr>
            </w:pPr>
            <w:r w:rsidRPr="007449A9">
              <w:rPr>
                <w:rFonts w:ascii="Times New Roman" w:hAnsi="Times New Roman" w:cs="Times New Roman"/>
                <w:b/>
                <w:sz w:val="24"/>
                <w:lang w:val="es-CL"/>
              </w:rPr>
              <w:t>Etiqueta</w:t>
            </w:r>
          </w:p>
        </w:tc>
      </w:tr>
      <w:tr w:rsidR="005970D1" w14:paraId="3719631F" w14:textId="77777777" w:rsidTr="007449A9">
        <w:trPr>
          <w:trHeight w:val="1342"/>
        </w:trPr>
        <w:tc>
          <w:tcPr>
            <w:tcW w:w="4489" w:type="dxa"/>
            <w:tcBorders>
              <w:top w:val="single" w:sz="4" w:space="0" w:color="auto"/>
            </w:tcBorders>
          </w:tcPr>
          <w:p w14:paraId="5B8DA819" w14:textId="308633C3" w:rsidR="005970D1" w:rsidRDefault="005970D1" w:rsidP="00343C19">
            <w:pPr>
              <w:spacing w:line="360" w:lineRule="auto"/>
              <w:rPr>
                <w:rFonts w:ascii="Times New Roman" w:hAnsi="Times New Roman" w:cs="Times New Roman"/>
                <w:sz w:val="24"/>
                <w:lang w:val="es-CL"/>
              </w:rPr>
            </w:pPr>
            <w:r w:rsidRPr="005970D1">
              <w:rPr>
                <w:rFonts w:ascii="Times New Roman" w:hAnsi="Times New Roman" w:cs="Times New Roman"/>
                <w:sz w:val="24"/>
                <w:lang w:val="es-CL"/>
              </w:rPr>
              <w:t>Con el descuento de Atrápal</w:t>
            </w:r>
            <w:r>
              <w:rPr>
                <w:rFonts w:ascii="Times New Roman" w:hAnsi="Times New Roman" w:cs="Times New Roman"/>
                <w:sz w:val="24"/>
                <w:lang w:val="es-CL"/>
              </w:rPr>
              <w:t>o relación calidad/precio de 10</w:t>
            </w:r>
            <w:r w:rsidRPr="005970D1">
              <w:rPr>
                <w:rFonts w:ascii="Times New Roman" w:hAnsi="Times New Roman" w:cs="Times New Roman"/>
                <w:sz w:val="24"/>
                <w:lang w:val="es-CL"/>
              </w:rPr>
              <w:t xml:space="preserve"> si no me parecería caro.</w:t>
            </w:r>
          </w:p>
        </w:tc>
        <w:tc>
          <w:tcPr>
            <w:tcW w:w="4489" w:type="dxa"/>
            <w:tcBorders>
              <w:top w:val="single" w:sz="4" w:space="0" w:color="auto"/>
            </w:tcBorders>
          </w:tcPr>
          <w:p w14:paraId="6476A80A" w14:textId="1E5F10C4" w:rsidR="005970D1" w:rsidRDefault="005970D1" w:rsidP="007449A9">
            <w:pPr>
              <w:spacing w:line="360" w:lineRule="auto"/>
              <w:jc w:val="center"/>
              <w:rPr>
                <w:rFonts w:ascii="Times New Roman" w:hAnsi="Times New Roman" w:cs="Times New Roman"/>
                <w:sz w:val="24"/>
                <w:lang w:val="es-CL"/>
              </w:rPr>
            </w:pPr>
            <w:r>
              <w:rPr>
                <w:rFonts w:ascii="Times New Roman" w:hAnsi="Times New Roman" w:cs="Times New Roman"/>
                <w:sz w:val="24"/>
                <w:lang w:val="es-CL"/>
              </w:rPr>
              <w:t>Neutral</w:t>
            </w:r>
          </w:p>
        </w:tc>
      </w:tr>
      <w:tr w:rsidR="005970D1" w14:paraId="091C8F6E" w14:textId="77777777" w:rsidTr="007449A9">
        <w:trPr>
          <w:trHeight w:val="1144"/>
        </w:trPr>
        <w:tc>
          <w:tcPr>
            <w:tcW w:w="4489" w:type="dxa"/>
          </w:tcPr>
          <w:p w14:paraId="63FC6DC8" w14:textId="3E5FDBE4" w:rsidR="005970D1" w:rsidRDefault="005970D1" w:rsidP="00343C19">
            <w:pPr>
              <w:spacing w:line="360" w:lineRule="auto"/>
              <w:rPr>
                <w:rFonts w:ascii="Times New Roman" w:hAnsi="Times New Roman" w:cs="Times New Roman"/>
                <w:sz w:val="24"/>
                <w:lang w:val="es-CL"/>
              </w:rPr>
            </w:pPr>
            <w:r w:rsidRPr="005970D1">
              <w:rPr>
                <w:rFonts w:ascii="Times New Roman" w:hAnsi="Times New Roman" w:cs="Times New Roman"/>
                <w:sz w:val="24"/>
                <w:lang w:val="es-CL"/>
              </w:rPr>
              <w:t>Tanto el trato com</w:t>
            </w:r>
            <w:r>
              <w:rPr>
                <w:rFonts w:ascii="Times New Roman" w:hAnsi="Times New Roman" w:cs="Times New Roman"/>
                <w:sz w:val="24"/>
                <w:lang w:val="es-CL"/>
              </w:rPr>
              <w:t>o</w:t>
            </w:r>
            <w:r w:rsidRPr="005970D1">
              <w:rPr>
                <w:rFonts w:ascii="Times New Roman" w:hAnsi="Times New Roman" w:cs="Times New Roman"/>
                <w:sz w:val="24"/>
                <w:lang w:val="es-CL"/>
              </w:rPr>
              <w:t xml:space="preserve"> Restaurante acogedor, con com</w:t>
            </w:r>
            <w:r>
              <w:rPr>
                <w:rFonts w:ascii="Times New Roman" w:hAnsi="Times New Roman" w:cs="Times New Roman"/>
                <w:sz w:val="24"/>
                <w:lang w:val="es-CL"/>
              </w:rPr>
              <w:t>ida de calidad y buen servicio.</w:t>
            </w:r>
          </w:p>
        </w:tc>
        <w:tc>
          <w:tcPr>
            <w:tcW w:w="4489" w:type="dxa"/>
          </w:tcPr>
          <w:p w14:paraId="660C8378" w14:textId="7E8397A3" w:rsidR="005970D1" w:rsidRDefault="005970D1" w:rsidP="007449A9">
            <w:pPr>
              <w:spacing w:line="360" w:lineRule="auto"/>
              <w:jc w:val="center"/>
              <w:rPr>
                <w:rFonts w:ascii="Times New Roman" w:hAnsi="Times New Roman" w:cs="Times New Roman"/>
                <w:sz w:val="24"/>
                <w:lang w:val="es-CL"/>
              </w:rPr>
            </w:pPr>
            <w:r>
              <w:rPr>
                <w:rFonts w:ascii="Times New Roman" w:hAnsi="Times New Roman" w:cs="Times New Roman"/>
                <w:sz w:val="24"/>
                <w:lang w:val="es-CL"/>
              </w:rPr>
              <w:t>Positivo</w:t>
            </w:r>
          </w:p>
        </w:tc>
      </w:tr>
      <w:tr w:rsidR="005970D1" w14:paraId="50256076" w14:textId="77777777" w:rsidTr="007449A9">
        <w:tc>
          <w:tcPr>
            <w:tcW w:w="4489" w:type="dxa"/>
          </w:tcPr>
          <w:p w14:paraId="27B7139A" w14:textId="02DD3090" w:rsidR="005970D1" w:rsidRDefault="005970D1" w:rsidP="00343C19">
            <w:pPr>
              <w:spacing w:line="360" w:lineRule="auto"/>
              <w:rPr>
                <w:rFonts w:ascii="Times New Roman" w:hAnsi="Times New Roman" w:cs="Times New Roman"/>
                <w:sz w:val="24"/>
                <w:lang w:val="es-CL"/>
              </w:rPr>
            </w:pPr>
            <w:r w:rsidRPr="005970D1">
              <w:rPr>
                <w:rFonts w:ascii="Times New Roman" w:hAnsi="Times New Roman" w:cs="Times New Roman"/>
                <w:sz w:val="24"/>
                <w:lang w:val="es-CL"/>
              </w:rPr>
              <w:t>Buena comida y servicio fantástico</w:t>
            </w:r>
          </w:p>
        </w:tc>
        <w:tc>
          <w:tcPr>
            <w:tcW w:w="4489" w:type="dxa"/>
          </w:tcPr>
          <w:p w14:paraId="3577CDF8" w14:textId="7A9CAABF" w:rsidR="005970D1" w:rsidRDefault="005970D1" w:rsidP="007449A9">
            <w:pPr>
              <w:keepNext/>
              <w:spacing w:line="360" w:lineRule="auto"/>
              <w:jc w:val="center"/>
              <w:rPr>
                <w:rFonts w:ascii="Times New Roman" w:hAnsi="Times New Roman" w:cs="Times New Roman"/>
                <w:sz w:val="24"/>
                <w:lang w:val="es-CL"/>
              </w:rPr>
            </w:pPr>
            <w:r>
              <w:rPr>
                <w:rFonts w:ascii="Times New Roman" w:hAnsi="Times New Roman" w:cs="Times New Roman"/>
                <w:sz w:val="24"/>
                <w:lang w:val="es-CL"/>
              </w:rPr>
              <w:t>Positivo</w:t>
            </w:r>
          </w:p>
        </w:tc>
      </w:tr>
    </w:tbl>
    <w:p w14:paraId="3208629B" w14:textId="2A49BA0F" w:rsidR="005970D1" w:rsidRPr="00013D38" w:rsidRDefault="005970D1" w:rsidP="007449A9">
      <w:pPr>
        <w:pStyle w:val="Epgrafe"/>
        <w:jc w:val="center"/>
        <w:rPr>
          <w:rFonts w:ascii="Times New Roman" w:hAnsi="Times New Roman" w:cs="Times New Roman"/>
          <w:sz w:val="24"/>
        </w:rPr>
      </w:pPr>
      <w:bookmarkStart w:id="86" w:name="_Ref511592168"/>
      <w:r w:rsidRPr="007449A9">
        <w:rPr>
          <w:rFonts w:ascii="Times New Roman" w:hAnsi="Times New Roman" w:cs="Times New Roman"/>
          <w:b w:val="0"/>
          <w:color w:val="auto"/>
          <w:sz w:val="24"/>
        </w:rPr>
        <w:t xml:space="preserve">Tabla </w:t>
      </w:r>
      <w:r w:rsidRPr="007449A9">
        <w:rPr>
          <w:rFonts w:ascii="Times New Roman" w:hAnsi="Times New Roman" w:cs="Times New Roman"/>
          <w:b w:val="0"/>
          <w:color w:val="auto"/>
          <w:sz w:val="24"/>
        </w:rPr>
        <w:fldChar w:fldCharType="begin"/>
      </w:r>
      <w:r w:rsidRPr="007449A9">
        <w:rPr>
          <w:rFonts w:ascii="Times New Roman" w:hAnsi="Times New Roman" w:cs="Times New Roman"/>
          <w:b w:val="0"/>
          <w:color w:val="auto"/>
          <w:sz w:val="24"/>
        </w:rPr>
        <w:instrText xml:space="preserve"> SEQ Tabla \* ARABIC </w:instrText>
      </w:r>
      <w:r w:rsidRPr="007449A9">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7</w:t>
      </w:r>
      <w:r w:rsidRPr="007449A9">
        <w:rPr>
          <w:rFonts w:ascii="Times New Roman" w:hAnsi="Times New Roman" w:cs="Times New Roman"/>
          <w:b w:val="0"/>
          <w:color w:val="auto"/>
          <w:sz w:val="24"/>
        </w:rPr>
        <w:fldChar w:fldCharType="end"/>
      </w:r>
      <w:bookmarkEnd w:id="86"/>
      <w:r w:rsidRPr="007449A9">
        <w:rPr>
          <w:rFonts w:ascii="Times New Roman" w:hAnsi="Times New Roman" w:cs="Times New Roman"/>
          <w:b w:val="0"/>
          <w:color w:val="auto"/>
          <w:sz w:val="24"/>
        </w:rPr>
        <w:t>: Conjunto de entrenamiento de sentimiento.</w:t>
      </w:r>
    </w:p>
    <w:p w14:paraId="10129E05" w14:textId="77777777" w:rsidR="005970D1" w:rsidRPr="007449A9" w:rsidRDefault="005970D1">
      <w:pPr>
        <w:pPrChange w:id="87" w:author="Carlos Lagos Urbina" w:date="2018-04-15T21:43:00Z">
          <w:pPr>
            <w:spacing w:line="360" w:lineRule="auto"/>
          </w:pPr>
        </w:pPrChange>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4489"/>
        <w:gridCol w:w="4489"/>
      </w:tblGrid>
      <w:tr w:rsidR="005970D1" w14:paraId="21440000" w14:textId="77777777" w:rsidTr="007449A9">
        <w:tc>
          <w:tcPr>
            <w:tcW w:w="4489" w:type="dxa"/>
            <w:tcBorders>
              <w:top w:val="single" w:sz="4" w:space="0" w:color="auto"/>
              <w:bottom w:val="single" w:sz="4" w:space="0" w:color="auto"/>
            </w:tcBorders>
          </w:tcPr>
          <w:p w14:paraId="67F39028" w14:textId="77777777" w:rsidR="005970D1" w:rsidRPr="005D3F3D" w:rsidRDefault="005970D1" w:rsidP="00963920">
            <w:pPr>
              <w:spacing w:line="360" w:lineRule="auto"/>
              <w:jc w:val="center"/>
              <w:rPr>
                <w:rFonts w:ascii="Times New Roman" w:hAnsi="Times New Roman" w:cs="Times New Roman"/>
                <w:b/>
                <w:sz w:val="24"/>
                <w:lang w:val="es-CL"/>
              </w:rPr>
            </w:pPr>
            <w:r w:rsidRPr="005D3F3D">
              <w:rPr>
                <w:rFonts w:ascii="Times New Roman" w:hAnsi="Times New Roman" w:cs="Times New Roman"/>
                <w:b/>
                <w:sz w:val="24"/>
                <w:lang w:val="es-CL"/>
              </w:rPr>
              <w:t>Oración</w:t>
            </w:r>
          </w:p>
        </w:tc>
        <w:tc>
          <w:tcPr>
            <w:tcW w:w="4489" w:type="dxa"/>
            <w:tcBorders>
              <w:top w:val="single" w:sz="4" w:space="0" w:color="auto"/>
              <w:bottom w:val="single" w:sz="4" w:space="0" w:color="auto"/>
            </w:tcBorders>
          </w:tcPr>
          <w:p w14:paraId="05EE47C5" w14:textId="77777777" w:rsidR="005970D1" w:rsidRPr="005D3F3D" w:rsidRDefault="005970D1" w:rsidP="007449A9">
            <w:pPr>
              <w:spacing w:line="360" w:lineRule="auto"/>
              <w:jc w:val="center"/>
              <w:rPr>
                <w:rFonts w:ascii="Times New Roman" w:hAnsi="Times New Roman" w:cs="Times New Roman"/>
                <w:b/>
                <w:sz w:val="24"/>
                <w:lang w:val="es-CL"/>
              </w:rPr>
            </w:pPr>
            <w:r w:rsidRPr="005D3F3D">
              <w:rPr>
                <w:rFonts w:ascii="Times New Roman" w:hAnsi="Times New Roman" w:cs="Times New Roman"/>
                <w:b/>
                <w:sz w:val="24"/>
                <w:lang w:val="es-CL"/>
              </w:rPr>
              <w:t>Etiqueta</w:t>
            </w:r>
          </w:p>
        </w:tc>
      </w:tr>
      <w:tr w:rsidR="005970D1" w14:paraId="46A1FCDE" w14:textId="77777777" w:rsidTr="007449A9">
        <w:trPr>
          <w:trHeight w:val="1398"/>
        </w:trPr>
        <w:tc>
          <w:tcPr>
            <w:tcW w:w="4489" w:type="dxa"/>
            <w:tcBorders>
              <w:top w:val="single" w:sz="4" w:space="0" w:color="auto"/>
            </w:tcBorders>
          </w:tcPr>
          <w:p w14:paraId="48C0B2A7" w14:textId="77777777" w:rsidR="005970D1" w:rsidRDefault="005970D1" w:rsidP="009B0FD7">
            <w:pPr>
              <w:spacing w:line="360" w:lineRule="auto"/>
              <w:rPr>
                <w:rFonts w:ascii="Times New Roman" w:hAnsi="Times New Roman" w:cs="Times New Roman"/>
                <w:sz w:val="24"/>
                <w:lang w:val="es-CL"/>
              </w:rPr>
            </w:pPr>
            <w:r w:rsidRPr="005970D1">
              <w:rPr>
                <w:rFonts w:ascii="Times New Roman" w:hAnsi="Times New Roman" w:cs="Times New Roman"/>
                <w:sz w:val="24"/>
                <w:lang w:val="es-CL"/>
              </w:rPr>
              <w:t>Con el descuento de Atrápal</w:t>
            </w:r>
            <w:r>
              <w:rPr>
                <w:rFonts w:ascii="Times New Roman" w:hAnsi="Times New Roman" w:cs="Times New Roman"/>
                <w:sz w:val="24"/>
                <w:lang w:val="es-CL"/>
              </w:rPr>
              <w:t>o relación calidad/precio de 10</w:t>
            </w:r>
            <w:r w:rsidRPr="005970D1">
              <w:rPr>
                <w:rFonts w:ascii="Times New Roman" w:hAnsi="Times New Roman" w:cs="Times New Roman"/>
                <w:sz w:val="24"/>
                <w:lang w:val="es-CL"/>
              </w:rPr>
              <w:t xml:space="preserve"> si no me parecería caro.</w:t>
            </w:r>
          </w:p>
        </w:tc>
        <w:tc>
          <w:tcPr>
            <w:tcW w:w="4489" w:type="dxa"/>
            <w:tcBorders>
              <w:top w:val="single" w:sz="4" w:space="0" w:color="auto"/>
            </w:tcBorders>
          </w:tcPr>
          <w:p w14:paraId="2392826B" w14:textId="69F4DBD0" w:rsidR="005970D1" w:rsidRDefault="005970D1" w:rsidP="007449A9">
            <w:pPr>
              <w:spacing w:line="360" w:lineRule="auto"/>
              <w:jc w:val="center"/>
              <w:rPr>
                <w:rFonts w:ascii="Times New Roman" w:hAnsi="Times New Roman" w:cs="Times New Roman"/>
                <w:sz w:val="24"/>
                <w:lang w:val="es-CL"/>
              </w:rPr>
            </w:pPr>
            <w:r>
              <w:rPr>
                <w:rFonts w:ascii="Times New Roman" w:hAnsi="Times New Roman" w:cs="Times New Roman"/>
                <w:sz w:val="24"/>
                <w:lang w:val="es-CL"/>
              </w:rPr>
              <w:t>Precio</w:t>
            </w:r>
          </w:p>
        </w:tc>
      </w:tr>
      <w:tr w:rsidR="005970D1" w14:paraId="1616D4FB" w14:textId="77777777" w:rsidTr="007449A9">
        <w:trPr>
          <w:trHeight w:val="1130"/>
        </w:trPr>
        <w:tc>
          <w:tcPr>
            <w:tcW w:w="4489" w:type="dxa"/>
          </w:tcPr>
          <w:p w14:paraId="4F6E9AC0" w14:textId="77777777" w:rsidR="005970D1" w:rsidRDefault="005970D1" w:rsidP="009B0FD7">
            <w:pPr>
              <w:spacing w:line="360" w:lineRule="auto"/>
              <w:rPr>
                <w:rFonts w:ascii="Times New Roman" w:hAnsi="Times New Roman" w:cs="Times New Roman"/>
                <w:sz w:val="24"/>
                <w:lang w:val="es-CL"/>
              </w:rPr>
            </w:pPr>
            <w:r w:rsidRPr="005970D1">
              <w:rPr>
                <w:rFonts w:ascii="Times New Roman" w:hAnsi="Times New Roman" w:cs="Times New Roman"/>
                <w:sz w:val="24"/>
                <w:lang w:val="es-CL"/>
              </w:rPr>
              <w:t>Tanto el trato com</w:t>
            </w:r>
            <w:r>
              <w:rPr>
                <w:rFonts w:ascii="Times New Roman" w:hAnsi="Times New Roman" w:cs="Times New Roman"/>
                <w:sz w:val="24"/>
                <w:lang w:val="es-CL"/>
              </w:rPr>
              <w:t>o</w:t>
            </w:r>
            <w:r w:rsidRPr="005970D1">
              <w:rPr>
                <w:rFonts w:ascii="Times New Roman" w:hAnsi="Times New Roman" w:cs="Times New Roman"/>
                <w:sz w:val="24"/>
                <w:lang w:val="es-CL"/>
              </w:rPr>
              <w:t xml:space="preserve"> Restaurante acogedor, con com</w:t>
            </w:r>
            <w:r>
              <w:rPr>
                <w:rFonts w:ascii="Times New Roman" w:hAnsi="Times New Roman" w:cs="Times New Roman"/>
                <w:sz w:val="24"/>
                <w:lang w:val="es-CL"/>
              </w:rPr>
              <w:t>ida de calidad y buen servicio.</w:t>
            </w:r>
          </w:p>
        </w:tc>
        <w:tc>
          <w:tcPr>
            <w:tcW w:w="4489" w:type="dxa"/>
          </w:tcPr>
          <w:p w14:paraId="6133AA3D" w14:textId="075B8444" w:rsidR="005970D1" w:rsidRDefault="005970D1" w:rsidP="007449A9">
            <w:pPr>
              <w:spacing w:line="360" w:lineRule="auto"/>
              <w:jc w:val="center"/>
              <w:rPr>
                <w:rFonts w:ascii="Times New Roman" w:hAnsi="Times New Roman" w:cs="Times New Roman"/>
                <w:sz w:val="24"/>
                <w:lang w:val="es-CL"/>
              </w:rPr>
            </w:pPr>
            <w:r>
              <w:rPr>
                <w:rFonts w:ascii="Times New Roman" w:hAnsi="Times New Roman" w:cs="Times New Roman"/>
                <w:sz w:val="24"/>
                <w:lang w:val="es-CL"/>
              </w:rPr>
              <w:t>Comida</w:t>
            </w:r>
          </w:p>
        </w:tc>
      </w:tr>
      <w:tr w:rsidR="005970D1" w14:paraId="6616B45F" w14:textId="77777777" w:rsidTr="007449A9">
        <w:tc>
          <w:tcPr>
            <w:tcW w:w="4489" w:type="dxa"/>
          </w:tcPr>
          <w:p w14:paraId="04F56D77" w14:textId="77777777" w:rsidR="005970D1" w:rsidRDefault="005970D1" w:rsidP="009B0FD7">
            <w:pPr>
              <w:spacing w:line="360" w:lineRule="auto"/>
              <w:rPr>
                <w:rFonts w:ascii="Times New Roman" w:hAnsi="Times New Roman" w:cs="Times New Roman"/>
                <w:sz w:val="24"/>
                <w:lang w:val="es-CL"/>
              </w:rPr>
            </w:pPr>
            <w:r w:rsidRPr="005970D1">
              <w:rPr>
                <w:rFonts w:ascii="Times New Roman" w:hAnsi="Times New Roman" w:cs="Times New Roman"/>
                <w:sz w:val="24"/>
                <w:lang w:val="es-CL"/>
              </w:rPr>
              <w:t>Buena comida y servicio fantástico</w:t>
            </w:r>
          </w:p>
        </w:tc>
        <w:tc>
          <w:tcPr>
            <w:tcW w:w="4489" w:type="dxa"/>
          </w:tcPr>
          <w:p w14:paraId="56751E42" w14:textId="6090B6E0" w:rsidR="005970D1" w:rsidRDefault="005970D1" w:rsidP="007449A9">
            <w:pPr>
              <w:keepNext/>
              <w:spacing w:line="360" w:lineRule="auto"/>
              <w:jc w:val="center"/>
              <w:rPr>
                <w:rFonts w:ascii="Times New Roman" w:hAnsi="Times New Roman" w:cs="Times New Roman"/>
                <w:sz w:val="24"/>
                <w:lang w:val="es-CL"/>
              </w:rPr>
            </w:pPr>
            <w:r>
              <w:rPr>
                <w:rFonts w:ascii="Times New Roman" w:hAnsi="Times New Roman" w:cs="Times New Roman"/>
                <w:sz w:val="24"/>
                <w:lang w:val="es-CL"/>
              </w:rPr>
              <w:t>Servicio</w:t>
            </w:r>
          </w:p>
        </w:tc>
      </w:tr>
    </w:tbl>
    <w:p w14:paraId="697399C1" w14:textId="6271DF59" w:rsidR="005970D1" w:rsidRPr="007449A9" w:rsidRDefault="00AF204D" w:rsidP="007449A9">
      <w:pPr>
        <w:pStyle w:val="Epgrafe"/>
        <w:jc w:val="center"/>
        <w:rPr>
          <w:rFonts w:ascii="Times New Roman" w:hAnsi="Times New Roman" w:cs="Times New Roman"/>
          <w:sz w:val="24"/>
        </w:rPr>
      </w:pPr>
      <w:bookmarkStart w:id="88" w:name="_Ref511592171"/>
      <w:r w:rsidRPr="007449A9">
        <w:rPr>
          <w:rFonts w:ascii="Times New Roman" w:hAnsi="Times New Roman" w:cs="Times New Roman"/>
          <w:b w:val="0"/>
          <w:color w:val="auto"/>
          <w:sz w:val="24"/>
        </w:rPr>
        <w:t xml:space="preserve">Tabla </w:t>
      </w:r>
      <w:r w:rsidRPr="007449A9">
        <w:rPr>
          <w:rFonts w:ascii="Times New Roman" w:hAnsi="Times New Roman" w:cs="Times New Roman"/>
          <w:b w:val="0"/>
          <w:color w:val="auto"/>
          <w:sz w:val="24"/>
        </w:rPr>
        <w:fldChar w:fldCharType="begin"/>
      </w:r>
      <w:r w:rsidRPr="007449A9">
        <w:rPr>
          <w:rFonts w:ascii="Times New Roman" w:hAnsi="Times New Roman" w:cs="Times New Roman"/>
          <w:b w:val="0"/>
          <w:color w:val="auto"/>
          <w:sz w:val="24"/>
        </w:rPr>
        <w:instrText xml:space="preserve"> SEQ Tabla \* ARABIC </w:instrText>
      </w:r>
      <w:r w:rsidRPr="007449A9">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8</w:t>
      </w:r>
      <w:r w:rsidRPr="007449A9">
        <w:rPr>
          <w:rFonts w:ascii="Times New Roman" w:hAnsi="Times New Roman" w:cs="Times New Roman"/>
          <w:b w:val="0"/>
          <w:color w:val="auto"/>
          <w:sz w:val="24"/>
        </w:rPr>
        <w:fldChar w:fldCharType="end"/>
      </w:r>
      <w:bookmarkEnd w:id="88"/>
      <w:r w:rsidRPr="007449A9">
        <w:rPr>
          <w:rFonts w:ascii="Times New Roman" w:hAnsi="Times New Roman" w:cs="Times New Roman"/>
          <w:b w:val="0"/>
          <w:color w:val="auto"/>
          <w:sz w:val="24"/>
        </w:rPr>
        <w:t>: Conjunto de entrenamiento de aspecto.</w:t>
      </w:r>
    </w:p>
    <w:p w14:paraId="12DE65D2" w14:textId="77777777" w:rsidR="005970D1" w:rsidRPr="007449A9" w:rsidRDefault="005970D1">
      <w:pPr>
        <w:pPrChange w:id="89" w:author="Carlos Lagos Urbina" w:date="2018-04-15T21:43:00Z">
          <w:pPr>
            <w:spacing w:line="360" w:lineRule="auto"/>
          </w:pPr>
        </w:pPrChange>
      </w:pPr>
    </w:p>
    <w:p w14:paraId="06C42263" w14:textId="77777777" w:rsidR="005D44D2" w:rsidRDefault="005D44D2" w:rsidP="00343C19">
      <w:pPr>
        <w:spacing w:line="360" w:lineRule="auto"/>
        <w:rPr>
          <w:rFonts w:ascii="Times New Roman" w:hAnsi="Times New Roman" w:cs="Times New Roman"/>
          <w:sz w:val="24"/>
          <w:lang w:val="es-CL"/>
        </w:rPr>
      </w:pPr>
    </w:p>
    <w:p w14:paraId="23E78E00" w14:textId="77777777" w:rsidR="00013D38" w:rsidRDefault="00013D38" w:rsidP="00343C19">
      <w:pPr>
        <w:spacing w:line="360" w:lineRule="auto"/>
        <w:rPr>
          <w:rFonts w:ascii="Times New Roman" w:hAnsi="Times New Roman" w:cs="Times New Roman"/>
          <w:sz w:val="24"/>
          <w:lang w:val="es-CL"/>
        </w:rPr>
      </w:pPr>
    </w:p>
    <w:p w14:paraId="678DDDDD" w14:textId="77777777" w:rsidR="00375A7F" w:rsidRDefault="00375A7F" w:rsidP="00343C19">
      <w:pPr>
        <w:spacing w:line="360" w:lineRule="auto"/>
        <w:rPr>
          <w:rFonts w:ascii="Times New Roman" w:hAnsi="Times New Roman" w:cs="Times New Roman"/>
          <w:sz w:val="24"/>
          <w:lang w:val="es-CL"/>
        </w:rPr>
      </w:pPr>
    </w:p>
    <w:p w14:paraId="324F1BD7" w14:textId="5214AD23" w:rsidR="00592A2C" w:rsidRDefault="007B308F" w:rsidP="00343C19">
      <w:pPr>
        <w:pStyle w:val="Ttulo2"/>
      </w:pPr>
      <w:bookmarkStart w:id="90" w:name="_Toc511668894"/>
      <w:r>
        <w:lastRenderedPageBreak/>
        <w:t>Etapa de Pre procesamiento</w:t>
      </w:r>
      <w:bookmarkEnd w:id="90"/>
    </w:p>
    <w:p w14:paraId="76372117" w14:textId="3BFD64FE" w:rsidR="00320CDC" w:rsidRDefault="00A16287" w:rsidP="00343C19">
      <w:pPr>
        <w:spacing w:line="360" w:lineRule="auto"/>
        <w:rPr>
          <w:rFonts w:ascii="Times New Roman" w:hAnsi="Times New Roman" w:cs="Times New Roman"/>
          <w:sz w:val="24"/>
          <w:lang w:val="es-CL"/>
        </w:rPr>
      </w:pPr>
      <w:r>
        <w:rPr>
          <w:rFonts w:ascii="Times New Roman" w:hAnsi="Times New Roman" w:cs="Times New Roman"/>
          <w:sz w:val="24"/>
          <w:lang w:val="es-CL"/>
        </w:rPr>
        <w:t>Como se ha explicado anteriormente, para mejorar los resultados del algoritmo clasificador se pueden aplicar diferentes t</w:t>
      </w:r>
      <w:r w:rsidR="00051107">
        <w:rPr>
          <w:rFonts w:ascii="Times New Roman" w:hAnsi="Times New Roman" w:cs="Times New Roman"/>
          <w:sz w:val="24"/>
          <w:lang w:val="es-CL"/>
        </w:rPr>
        <w:t>écnicas</w:t>
      </w:r>
      <w:r>
        <w:rPr>
          <w:rFonts w:ascii="Times New Roman" w:hAnsi="Times New Roman" w:cs="Times New Roman"/>
          <w:sz w:val="24"/>
          <w:lang w:val="es-CL"/>
        </w:rPr>
        <w:t>.</w:t>
      </w:r>
      <w:r w:rsidR="00C45AB7">
        <w:rPr>
          <w:rFonts w:ascii="Times New Roman" w:hAnsi="Times New Roman" w:cs="Times New Roman"/>
          <w:sz w:val="24"/>
          <w:lang w:val="es-CL"/>
        </w:rPr>
        <w:t xml:space="preserve"> Las técnicas de limpieza de datos que fueron aplicadas son eliminación de </w:t>
      </w:r>
      <w:proofErr w:type="spellStart"/>
      <w:r w:rsidR="00C45AB7">
        <w:rPr>
          <w:rFonts w:ascii="Times New Roman" w:hAnsi="Times New Roman" w:cs="Times New Roman"/>
          <w:sz w:val="24"/>
          <w:lang w:val="es-CL"/>
        </w:rPr>
        <w:t>stopwords</w:t>
      </w:r>
      <w:proofErr w:type="spellEnd"/>
      <w:r w:rsidR="00C45AB7">
        <w:rPr>
          <w:rFonts w:ascii="Times New Roman" w:hAnsi="Times New Roman" w:cs="Times New Roman"/>
          <w:sz w:val="24"/>
          <w:lang w:val="es-CL"/>
        </w:rPr>
        <w:t xml:space="preserve"> y eliminación de caracteres (tildes, puntuación, signos, etc.). </w:t>
      </w:r>
      <w:r w:rsidR="00731757">
        <w:rPr>
          <w:rFonts w:ascii="Times New Roman" w:hAnsi="Times New Roman" w:cs="Times New Roman"/>
          <w:sz w:val="24"/>
          <w:lang w:val="es-CL"/>
        </w:rPr>
        <w:t xml:space="preserve">La limpieza se realizó de la siguiente manera: se realiza la lectura </w:t>
      </w:r>
      <w:r w:rsidR="00311491">
        <w:rPr>
          <w:rFonts w:ascii="Times New Roman" w:hAnsi="Times New Roman" w:cs="Times New Roman"/>
          <w:sz w:val="24"/>
          <w:lang w:val="es-CL"/>
        </w:rPr>
        <w:t>de uno de los archivos en formato TSV, donde se encuentran las oraciones y su etiqueta (polaridad o aspecto dependiendo del archivo). Ubicándose en la primera columna del archivo, se comienza a realizar la lectura por fila (oración)</w:t>
      </w:r>
      <w:r w:rsidR="00731757">
        <w:rPr>
          <w:rFonts w:ascii="Times New Roman" w:hAnsi="Times New Roman" w:cs="Times New Roman"/>
          <w:sz w:val="24"/>
          <w:lang w:val="es-CL"/>
        </w:rPr>
        <w:t xml:space="preserve"> </w:t>
      </w:r>
      <w:r w:rsidR="00311491">
        <w:rPr>
          <w:rFonts w:ascii="Times New Roman" w:hAnsi="Times New Roman" w:cs="Times New Roman"/>
          <w:sz w:val="24"/>
          <w:lang w:val="es-CL"/>
        </w:rPr>
        <w:t>y se aplican los métodos. Las</w:t>
      </w:r>
      <w:r w:rsidR="00A02542">
        <w:rPr>
          <w:rFonts w:ascii="Times New Roman" w:hAnsi="Times New Roman" w:cs="Times New Roman"/>
          <w:sz w:val="24"/>
          <w:lang w:val="es-CL"/>
        </w:rPr>
        <w:t xml:space="preserve"> técnicas se aplicaron a ambos conjuntos de entrenamiento. </w:t>
      </w:r>
      <w:r w:rsidR="00311491">
        <w:rPr>
          <w:rFonts w:ascii="Times New Roman" w:hAnsi="Times New Roman" w:cs="Times New Roman"/>
          <w:sz w:val="24"/>
          <w:lang w:val="es-CL"/>
        </w:rPr>
        <w:t>Los métodos desarrollados para aplicar</w:t>
      </w:r>
      <w:r w:rsidR="00DA172A">
        <w:rPr>
          <w:rFonts w:ascii="Times New Roman" w:hAnsi="Times New Roman" w:cs="Times New Roman"/>
          <w:sz w:val="24"/>
          <w:lang w:val="es-CL"/>
        </w:rPr>
        <w:t xml:space="preserve"> </w:t>
      </w:r>
      <w:r w:rsidR="00311491">
        <w:rPr>
          <w:rFonts w:ascii="Times New Roman" w:hAnsi="Times New Roman" w:cs="Times New Roman"/>
          <w:sz w:val="24"/>
          <w:lang w:val="es-CL"/>
        </w:rPr>
        <w:t>las técnicas anteriormente mencionadas se presentan a continuación:</w:t>
      </w:r>
    </w:p>
    <w:p w14:paraId="36FEF724" w14:textId="039B24F5" w:rsidR="00592A2C" w:rsidRPr="00296694" w:rsidRDefault="00296694" w:rsidP="00351430">
      <w:pPr>
        <w:pStyle w:val="Prrafodelista"/>
        <w:numPr>
          <w:ilvl w:val="0"/>
          <w:numId w:val="25"/>
        </w:numPr>
        <w:spacing w:line="360" w:lineRule="auto"/>
        <w:rPr>
          <w:rFonts w:ascii="Times New Roman" w:hAnsi="Times New Roman" w:cs="Times New Roman"/>
          <w:sz w:val="24"/>
          <w:lang w:val="es-CL"/>
        </w:rPr>
      </w:pPr>
      <w:proofErr w:type="spellStart"/>
      <w:r w:rsidRPr="00F97CF6">
        <w:rPr>
          <w:rFonts w:ascii="Times New Roman" w:hAnsi="Times New Roman" w:cs="Times New Roman"/>
          <w:b/>
          <w:sz w:val="24"/>
          <w:lang w:val="es-CL"/>
        </w:rPr>
        <w:t>stopWords</w:t>
      </w:r>
      <w:proofErr w:type="spellEnd"/>
      <w:r w:rsidRPr="00F97CF6">
        <w:rPr>
          <w:rFonts w:ascii="Times New Roman" w:hAnsi="Times New Roman" w:cs="Times New Roman"/>
          <w:b/>
          <w:sz w:val="24"/>
          <w:lang w:val="es-CL"/>
        </w:rPr>
        <w:t>:</w:t>
      </w:r>
      <w:r w:rsidR="008167B9">
        <w:rPr>
          <w:rFonts w:ascii="Times New Roman" w:hAnsi="Times New Roman" w:cs="Times New Roman"/>
          <w:sz w:val="24"/>
          <w:lang w:val="es-CL"/>
        </w:rPr>
        <w:t xml:space="preserve"> </w:t>
      </w:r>
      <w:r w:rsidR="00F97CF6">
        <w:rPr>
          <w:rFonts w:ascii="Times New Roman" w:hAnsi="Times New Roman" w:cs="Times New Roman"/>
          <w:sz w:val="24"/>
          <w:lang w:val="es-CL"/>
        </w:rPr>
        <w:t>Realiza</w:t>
      </w:r>
      <w:r w:rsidR="008167B9">
        <w:rPr>
          <w:rFonts w:ascii="Times New Roman" w:hAnsi="Times New Roman" w:cs="Times New Roman"/>
          <w:sz w:val="24"/>
          <w:lang w:val="es-CL"/>
        </w:rPr>
        <w:t xml:space="preserve"> la eliminación de </w:t>
      </w:r>
      <w:proofErr w:type="spellStart"/>
      <w:r w:rsidR="00351430">
        <w:rPr>
          <w:rFonts w:ascii="Times New Roman" w:hAnsi="Times New Roman" w:cs="Times New Roman"/>
          <w:sz w:val="24"/>
          <w:lang w:val="es-CL"/>
        </w:rPr>
        <w:t>stopwords</w:t>
      </w:r>
      <w:proofErr w:type="spellEnd"/>
      <w:r w:rsidR="00F97CF6">
        <w:rPr>
          <w:rFonts w:ascii="Times New Roman" w:hAnsi="Times New Roman" w:cs="Times New Roman"/>
          <w:sz w:val="24"/>
          <w:lang w:val="es-CL"/>
        </w:rPr>
        <w:t xml:space="preserve"> de una oración</w:t>
      </w:r>
      <w:r w:rsidR="00351430">
        <w:rPr>
          <w:rFonts w:ascii="Times New Roman" w:hAnsi="Times New Roman" w:cs="Times New Roman"/>
          <w:sz w:val="24"/>
          <w:lang w:val="es-CL"/>
        </w:rPr>
        <w:t xml:space="preserve">. Las </w:t>
      </w:r>
      <w:proofErr w:type="spellStart"/>
      <w:r w:rsidR="00351430">
        <w:rPr>
          <w:rFonts w:ascii="Times New Roman" w:hAnsi="Times New Roman" w:cs="Times New Roman"/>
          <w:sz w:val="24"/>
          <w:lang w:val="es-CL"/>
        </w:rPr>
        <w:t>stopwords</w:t>
      </w:r>
      <w:proofErr w:type="spellEnd"/>
      <w:r w:rsidR="00351430">
        <w:rPr>
          <w:rFonts w:ascii="Times New Roman" w:hAnsi="Times New Roman" w:cs="Times New Roman"/>
          <w:sz w:val="24"/>
          <w:lang w:val="es-CL"/>
        </w:rPr>
        <w:t xml:space="preserve"> son </w:t>
      </w:r>
      <w:commentRangeStart w:id="91"/>
      <w:r w:rsidR="00351430">
        <w:rPr>
          <w:rFonts w:ascii="Times New Roman" w:hAnsi="Times New Roman" w:cs="Times New Roman"/>
          <w:sz w:val="24"/>
          <w:lang w:val="es-CL"/>
        </w:rPr>
        <w:t xml:space="preserve">leídas desde un archivo </w:t>
      </w:r>
      <w:commentRangeEnd w:id="91"/>
      <w:r w:rsidR="00F43303">
        <w:rPr>
          <w:rStyle w:val="Refdecomentario"/>
        </w:rPr>
        <w:commentReference w:id="91"/>
      </w:r>
      <w:r w:rsidR="00351430">
        <w:rPr>
          <w:rFonts w:ascii="Times New Roman" w:hAnsi="Times New Roman" w:cs="Times New Roman"/>
          <w:sz w:val="24"/>
          <w:lang w:val="es-CL"/>
        </w:rPr>
        <w:t xml:space="preserve">y agregadas a una lista. Luego, para la oración que recibe como parámetro se recorre la lista para eliminar las </w:t>
      </w:r>
      <w:proofErr w:type="spellStart"/>
      <w:r w:rsidR="00351430">
        <w:rPr>
          <w:rFonts w:ascii="Times New Roman" w:hAnsi="Times New Roman" w:cs="Times New Roman"/>
          <w:sz w:val="24"/>
          <w:lang w:val="es-CL"/>
        </w:rPr>
        <w:t>stopwords</w:t>
      </w:r>
      <w:proofErr w:type="spellEnd"/>
      <w:r w:rsidR="00351430">
        <w:rPr>
          <w:rFonts w:ascii="Times New Roman" w:hAnsi="Times New Roman" w:cs="Times New Roman"/>
          <w:sz w:val="24"/>
          <w:lang w:val="es-CL"/>
        </w:rPr>
        <w:t xml:space="preserve"> de la oración.</w:t>
      </w:r>
      <w:r w:rsidR="004A5696">
        <w:rPr>
          <w:rFonts w:ascii="Times New Roman" w:hAnsi="Times New Roman" w:cs="Times New Roman"/>
          <w:sz w:val="24"/>
          <w:lang w:val="es-CL"/>
        </w:rPr>
        <w:t xml:space="preserve"> </w:t>
      </w:r>
      <w:r w:rsidR="005277CB">
        <w:rPr>
          <w:rFonts w:ascii="Times New Roman" w:hAnsi="Times New Roman" w:cs="Times New Roman"/>
          <w:sz w:val="24"/>
          <w:lang w:val="es-CL"/>
        </w:rPr>
        <w:t xml:space="preserve">La lista de </w:t>
      </w:r>
      <w:proofErr w:type="spellStart"/>
      <w:r w:rsidR="005277CB">
        <w:rPr>
          <w:rFonts w:ascii="Times New Roman" w:hAnsi="Times New Roman" w:cs="Times New Roman"/>
          <w:sz w:val="24"/>
          <w:lang w:val="es-CL"/>
        </w:rPr>
        <w:t>stopwords</w:t>
      </w:r>
      <w:proofErr w:type="spellEnd"/>
      <w:r w:rsidR="005277CB">
        <w:rPr>
          <w:rFonts w:ascii="Times New Roman" w:hAnsi="Times New Roman" w:cs="Times New Roman"/>
          <w:sz w:val="24"/>
          <w:lang w:val="es-CL"/>
        </w:rPr>
        <w:t xml:space="preserve"> utilizada está disponible en </w:t>
      </w:r>
      <w:proofErr w:type="spellStart"/>
      <w:r w:rsidR="005277CB">
        <w:rPr>
          <w:rFonts w:ascii="Times New Roman" w:hAnsi="Times New Roman" w:cs="Times New Roman"/>
          <w:sz w:val="24"/>
          <w:lang w:val="es-CL"/>
        </w:rPr>
        <w:t>Github</w:t>
      </w:r>
      <w:proofErr w:type="spellEnd"/>
      <w:r w:rsidR="005277CB">
        <w:rPr>
          <w:rStyle w:val="Refdenotaalpie"/>
          <w:rFonts w:ascii="Times New Roman" w:hAnsi="Times New Roman" w:cs="Times New Roman"/>
          <w:sz w:val="24"/>
          <w:lang w:val="es-CL"/>
        </w:rPr>
        <w:footnoteReference w:id="7"/>
      </w:r>
      <w:r w:rsidR="005277CB">
        <w:rPr>
          <w:rFonts w:ascii="Times New Roman" w:hAnsi="Times New Roman" w:cs="Times New Roman"/>
          <w:sz w:val="24"/>
          <w:lang w:val="es-CL"/>
        </w:rPr>
        <w:t xml:space="preserve">. </w:t>
      </w:r>
      <w:r w:rsidR="004A5696">
        <w:rPr>
          <w:rFonts w:ascii="Times New Roman" w:hAnsi="Times New Roman" w:cs="Times New Roman"/>
          <w:sz w:val="24"/>
          <w:lang w:val="es-CL"/>
        </w:rPr>
        <w:t xml:space="preserve">                                                                                                                                                                                                                                                                                                                                                                                                                         </w:t>
      </w:r>
      <w:r w:rsidR="00F41F54">
        <w:rPr>
          <w:rFonts w:ascii="Times New Roman" w:hAnsi="Times New Roman" w:cs="Times New Roman"/>
          <w:sz w:val="24"/>
          <w:lang w:val="es-CL"/>
        </w:rPr>
        <w:t xml:space="preserve"> </w:t>
      </w:r>
      <w:r w:rsidR="0029214D">
        <w:rPr>
          <w:rFonts w:ascii="Times New Roman" w:hAnsi="Times New Roman" w:cs="Times New Roman"/>
          <w:sz w:val="24"/>
          <w:lang w:val="es-CL"/>
        </w:rPr>
        <w:t xml:space="preserve">    </w:t>
      </w:r>
    </w:p>
    <w:p w14:paraId="19CF6335" w14:textId="77777777" w:rsidR="00351430" w:rsidRDefault="008167B9" w:rsidP="00351430">
      <w:pPr>
        <w:keepNext/>
        <w:spacing w:line="360" w:lineRule="auto"/>
        <w:jc w:val="center"/>
      </w:pPr>
      <w:r>
        <w:rPr>
          <w:rFonts w:ascii="Times New Roman" w:hAnsi="Times New Roman" w:cs="Times New Roman"/>
          <w:noProof/>
          <w:sz w:val="24"/>
          <w:lang w:val="es-CL" w:eastAsia="es-CL"/>
        </w:rPr>
        <w:drawing>
          <wp:inline distT="0" distB="0" distL="0" distR="0" wp14:anchorId="7B2AFAF0" wp14:editId="76C57054">
            <wp:extent cx="4905375" cy="2971800"/>
            <wp:effectExtent l="19050" t="19050" r="28575" b="1905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s.JPG"/>
                    <pic:cNvPicPr/>
                  </pic:nvPicPr>
                  <pic:blipFill>
                    <a:blip r:embed="rId23">
                      <a:extLst>
                        <a:ext uri="{28A0092B-C50C-407E-A947-70E740481C1C}">
                          <a14:useLocalDpi xmlns:a14="http://schemas.microsoft.com/office/drawing/2010/main" val="0"/>
                        </a:ext>
                      </a:extLst>
                    </a:blip>
                    <a:stretch>
                      <a:fillRect/>
                    </a:stretch>
                  </pic:blipFill>
                  <pic:spPr>
                    <a:xfrm>
                      <a:off x="0" y="0"/>
                      <a:ext cx="4905375" cy="2971800"/>
                    </a:xfrm>
                    <a:prstGeom prst="rect">
                      <a:avLst/>
                    </a:prstGeom>
                    <a:ln w="3175">
                      <a:solidFill>
                        <a:schemeClr val="tx1"/>
                      </a:solidFill>
                    </a:ln>
                  </pic:spPr>
                </pic:pic>
              </a:graphicData>
            </a:graphic>
          </wp:inline>
        </w:drawing>
      </w:r>
    </w:p>
    <w:p w14:paraId="2D412979" w14:textId="0C533040" w:rsidR="00D53170" w:rsidRPr="00C45AB7" w:rsidRDefault="00351430" w:rsidP="00C45AB7">
      <w:pPr>
        <w:pStyle w:val="Epgrafe"/>
        <w:jc w:val="center"/>
        <w:rPr>
          <w:rFonts w:ascii="Times New Roman" w:hAnsi="Times New Roman" w:cs="Times New Roman"/>
          <w:b w:val="0"/>
          <w:color w:val="auto"/>
          <w:sz w:val="24"/>
        </w:rPr>
      </w:pPr>
      <w:r w:rsidRPr="00351430">
        <w:rPr>
          <w:rFonts w:ascii="Times New Roman" w:hAnsi="Times New Roman" w:cs="Times New Roman"/>
          <w:b w:val="0"/>
          <w:color w:val="auto"/>
          <w:sz w:val="24"/>
        </w:rPr>
        <w:t xml:space="preserve">Figura </w:t>
      </w:r>
      <w:r w:rsidRPr="00351430">
        <w:rPr>
          <w:rFonts w:ascii="Times New Roman" w:hAnsi="Times New Roman" w:cs="Times New Roman"/>
          <w:b w:val="0"/>
          <w:color w:val="auto"/>
          <w:sz w:val="24"/>
        </w:rPr>
        <w:fldChar w:fldCharType="begin"/>
      </w:r>
      <w:r w:rsidRPr="00351430">
        <w:rPr>
          <w:rFonts w:ascii="Times New Roman" w:hAnsi="Times New Roman" w:cs="Times New Roman"/>
          <w:b w:val="0"/>
          <w:color w:val="auto"/>
          <w:sz w:val="24"/>
        </w:rPr>
        <w:instrText xml:space="preserve"> SEQ Figura \* ARABIC </w:instrText>
      </w:r>
      <w:r w:rsidRPr="00351430">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15</w:t>
      </w:r>
      <w:r w:rsidRPr="00351430">
        <w:rPr>
          <w:rFonts w:ascii="Times New Roman" w:hAnsi="Times New Roman" w:cs="Times New Roman"/>
          <w:b w:val="0"/>
          <w:color w:val="auto"/>
          <w:sz w:val="24"/>
        </w:rPr>
        <w:fldChar w:fldCharType="end"/>
      </w:r>
      <w:r w:rsidRPr="00351430">
        <w:rPr>
          <w:rFonts w:ascii="Times New Roman" w:hAnsi="Times New Roman" w:cs="Times New Roman"/>
          <w:b w:val="0"/>
          <w:color w:val="auto"/>
          <w:sz w:val="24"/>
        </w:rPr>
        <w:t xml:space="preserve">: Método para eliminar </w:t>
      </w:r>
      <w:proofErr w:type="spellStart"/>
      <w:r w:rsidRPr="00351430">
        <w:rPr>
          <w:rFonts w:ascii="Times New Roman" w:hAnsi="Times New Roman" w:cs="Times New Roman"/>
          <w:b w:val="0"/>
          <w:color w:val="auto"/>
          <w:sz w:val="24"/>
        </w:rPr>
        <w:t>stopwords</w:t>
      </w:r>
      <w:proofErr w:type="spellEnd"/>
      <w:r w:rsidRPr="00351430">
        <w:rPr>
          <w:rFonts w:ascii="Times New Roman" w:hAnsi="Times New Roman" w:cs="Times New Roman"/>
          <w:b w:val="0"/>
          <w:color w:val="auto"/>
          <w:sz w:val="24"/>
        </w:rPr>
        <w:t>.</w:t>
      </w:r>
    </w:p>
    <w:p w14:paraId="5B8EDBDF" w14:textId="3CA7221A" w:rsidR="00F97CF6" w:rsidRPr="006B1F90" w:rsidRDefault="00F97CF6" w:rsidP="00F97CF6">
      <w:pPr>
        <w:pStyle w:val="Prrafodelista"/>
        <w:numPr>
          <w:ilvl w:val="0"/>
          <w:numId w:val="25"/>
        </w:numPr>
        <w:rPr>
          <w:rFonts w:ascii="Times New Roman" w:hAnsi="Times New Roman" w:cs="Times New Roman"/>
          <w:b/>
          <w:sz w:val="24"/>
        </w:rPr>
      </w:pPr>
      <w:proofErr w:type="spellStart"/>
      <w:r w:rsidRPr="006B1F90">
        <w:rPr>
          <w:rFonts w:ascii="Times New Roman" w:hAnsi="Times New Roman" w:cs="Times New Roman"/>
          <w:b/>
          <w:sz w:val="24"/>
        </w:rPr>
        <w:t>noCaracteres</w:t>
      </w:r>
      <w:proofErr w:type="spellEnd"/>
      <w:r w:rsidRPr="006B1F90">
        <w:rPr>
          <w:rFonts w:ascii="Times New Roman" w:hAnsi="Times New Roman" w:cs="Times New Roman"/>
          <w:b/>
          <w:sz w:val="24"/>
        </w:rPr>
        <w:t xml:space="preserve">: </w:t>
      </w:r>
      <w:r w:rsidR="006B1F90">
        <w:rPr>
          <w:rFonts w:ascii="Times New Roman" w:hAnsi="Times New Roman" w:cs="Times New Roman"/>
          <w:sz w:val="24"/>
        </w:rPr>
        <w:t xml:space="preserve">Permite la eliminación de los caracteres que no sean palabras de </w:t>
      </w:r>
      <w:r w:rsidR="00D53170">
        <w:rPr>
          <w:rFonts w:ascii="Times New Roman" w:hAnsi="Times New Roman" w:cs="Times New Roman"/>
          <w:sz w:val="24"/>
        </w:rPr>
        <w:t>una</w:t>
      </w:r>
      <w:r w:rsidR="006B1F90">
        <w:rPr>
          <w:rFonts w:ascii="Times New Roman" w:hAnsi="Times New Roman" w:cs="Times New Roman"/>
          <w:sz w:val="24"/>
        </w:rPr>
        <w:t xml:space="preserve"> oración. </w:t>
      </w:r>
      <w:r w:rsidR="00051107">
        <w:rPr>
          <w:rFonts w:ascii="Times New Roman" w:hAnsi="Times New Roman" w:cs="Times New Roman"/>
          <w:sz w:val="24"/>
        </w:rPr>
        <w:t>Además, reemplaza la letra “ñ” por “</w:t>
      </w:r>
      <w:proofErr w:type="spellStart"/>
      <w:r w:rsidR="00051107">
        <w:rPr>
          <w:rFonts w:ascii="Times New Roman" w:hAnsi="Times New Roman" w:cs="Times New Roman"/>
          <w:sz w:val="24"/>
        </w:rPr>
        <w:t>gn</w:t>
      </w:r>
      <w:proofErr w:type="spellEnd"/>
      <w:r w:rsidR="00051107">
        <w:rPr>
          <w:rFonts w:ascii="Times New Roman" w:hAnsi="Times New Roman" w:cs="Times New Roman"/>
          <w:sz w:val="24"/>
        </w:rPr>
        <w:t>”.</w:t>
      </w:r>
    </w:p>
    <w:p w14:paraId="12B5AFAA" w14:textId="77777777" w:rsidR="00F97CF6" w:rsidRPr="00F97CF6" w:rsidRDefault="00F97CF6" w:rsidP="00F97CF6">
      <w:pPr>
        <w:rPr>
          <w:b/>
        </w:rPr>
      </w:pPr>
    </w:p>
    <w:p w14:paraId="2D83AEE7" w14:textId="27CBCDB9" w:rsidR="006B1F90" w:rsidRDefault="00D53170" w:rsidP="006B1F90">
      <w:pPr>
        <w:keepNext/>
        <w:spacing w:line="360" w:lineRule="auto"/>
        <w:jc w:val="center"/>
      </w:pPr>
      <w:r>
        <w:rPr>
          <w:noProof/>
          <w:lang w:val="es-CL" w:eastAsia="es-CL"/>
        </w:rPr>
        <w:drawing>
          <wp:inline distT="0" distB="0" distL="0" distR="0" wp14:anchorId="509FE95B" wp14:editId="5594EA6E">
            <wp:extent cx="3600450" cy="1028700"/>
            <wp:effectExtent l="19050" t="19050" r="19050" b="1905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Caracteres.JPG"/>
                    <pic:cNvPicPr/>
                  </pic:nvPicPr>
                  <pic:blipFill>
                    <a:blip r:embed="rId24">
                      <a:extLst>
                        <a:ext uri="{28A0092B-C50C-407E-A947-70E740481C1C}">
                          <a14:useLocalDpi xmlns:a14="http://schemas.microsoft.com/office/drawing/2010/main" val="0"/>
                        </a:ext>
                      </a:extLst>
                    </a:blip>
                    <a:stretch>
                      <a:fillRect/>
                    </a:stretch>
                  </pic:blipFill>
                  <pic:spPr>
                    <a:xfrm>
                      <a:off x="0" y="0"/>
                      <a:ext cx="3600450" cy="1028700"/>
                    </a:xfrm>
                    <a:prstGeom prst="rect">
                      <a:avLst/>
                    </a:prstGeom>
                    <a:ln w="3175">
                      <a:solidFill>
                        <a:schemeClr val="tx1"/>
                      </a:solidFill>
                    </a:ln>
                  </pic:spPr>
                </pic:pic>
              </a:graphicData>
            </a:graphic>
          </wp:inline>
        </w:drawing>
      </w:r>
    </w:p>
    <w:p w14:paraId="6DD0F372" w14:textId="7D20852E" w:rsidR="00CA572D" w:rsidRPr="006B1F90" w:rsidRDefault="006B1F90" w:rsidP="006B1F90">
      <w:pPr>
        <w:pStyle w:val="Epgrafe"/>
        <w:jc w:val="center"/>
        <w:rPr>
          <w:rFonts w:ascii="Times New Roman" w:hAnsi="Times New Roman" w:cs="Times New Roman"/>
          <w:b w:val="0"/>
          <w:color w:val="auto"/>
          <w:sz w:val="36"/>
          <w:lang w:val="es-CL"/>
        </w:rPr>
      </w:pPr>
      <w:bookmarkStart w:id="92" w:name="_Ref510471182"/>
      <w:bookmarkStart w:id="93" w:name="_Ref510471186"/>
      <w:r w:rsidRPr="006B1F90">
        <w:rPr>
          <w:rFonts w:ascii="Times New Roman" w:hAnsi="Times New Roman" w:cs="Times New Roman"/>
          <w:b w:val="0"/>
          <w:color w:val="auto"/>
          <w:sz w:val="24"/>
        </w:rPr>
        <w:t xml:space="preserve">Figura </w:t>
      </w:r>
      <w:r w:rsidRPr="006B1F90">
        <w:rPr>
          <w:rFonts w:ascii="Times New Roman" w:hAnsi="Times New Roman" w:cs="Times New Roman"/>
          <w:b w:val="0"/>
          <w:color w:val="auto"/>
          <w:sz w:val="24"/>
        </w:rPr>
        <w:fldChar w:fldCharType="begin"/>
      </w:r>
      <w:r w:rsidRPr="006B1F90">
        <w:rPr>
          <w:rFonts w:ascii="Times New Roman" w:hAnsi="Times New Roman" w:cs="Times New Roman"/>
          <w:b w:val="0"/>
          <w:color w:val="auto"/>
          <w:sz w:val="24"/>
        </w:rPr>
        <w:instrText xml:space="preserve"> SEQ Figura \* ARABIC </w:instrText>
      </w:r>
      <w:r w:rsidRPr="006B1F90">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16</w:t>
      </w:r>
      <w:r w:rsidRPr="006B1F90">
        <w:rPr>
          <w:rFonts w:ascii="Times New Roman" w:hAnsi="Times New Roman" w:cs="Times New Roman"/>
          <w:b w:val="0"/>
          <w:color w:val="auto"/>
          <w:sz w:val="24"/>
        </w:rPr>
        <w:fldChar w:fldCharType="end"/>
      </w:r>
      <w:bookmarkEnd w:id="92"/>
      <w:r w:rsidRPr="006B1F90">
        <w:rPr>
          <w:rFonts w:ascii="Times New Roman" w:hAnsi="Times New Roman" w:cs="Times New Roman"/>
          <w:b w:val="0"/>
          <w:color w:val="auto"/>
          <w:sz w:val="24"/>
        </w:rPr>
        <w:t>: Método para eliminar caracteres.</w:t>
      </w:r>
      <w:bookmarkEnd w:id="93"/>
    </w:p>
    <w:p w14:paraId="04183ECD" w14:textId="77777777" w:rsidR="00CA572D" w:rsidRDefault="00CA572D" w:rsidP="000D0FF2">
      <w:pPr>
        <w:spacing w:line="360" w:lineRule="auto"/>
        <w:rPr>
          <w:rFonts w:ascii="Times New Roman" w:hAnsi="Times New Roman" w:cs="Times New Roman"/>
          <w:sz w:val="24"/>
          <w:lang w:val="es-CL"/>
        </w:rPr>
      </w:pPr>
    </w:p>
    <w:p w14:paraId="312DDE9E" w14:textId="58695185" w:rsidR="00CA572D" w:rsidRDefault="00A02542" w:rsidP="00BB7616">
      <w:pPr>
        <w:pStyle w:val="Prrafodelista"/>
        <w:numPr>
          <w:ilvl w:val="0"/>
          <w:numId w:val="25"/>
        </w:numPr>
        <w:spacing w:line="360" w:lineRule="auto"/>
        <w:rPr>
          <w:rFonts w:ascii="Times New Roman" w:hAnsi="Times New Roman" w:cs="Times New Roman"/>
          <w:sz w:val="24"/>
          <w:lang w:val="es-CL"/>
        </w:rPr>
      </w:pPr>
      <w:proofErr w:type="spellStart"/>
      <w:r>
        <w:rPr>
          <w:rFonts w:ascii="Times New Roman" w:hAnsi="Times New Roman" w:cs="Times New Roman"/>
          <w:b/>
          <w:sz w:val="24"/>
          <w:lang w:val="es-CL"/>
        </w:rPr>
        <w:t>noTildes</w:t>
      </w:r>
      <w:proofErr w:type="spellEnd"/>
      <w:r w:rsidR="00BB7616">
        <w:rPr>
          <w:rFonts w:ascii="Times New Roman" w:hAnsi="Times New Roman" w:cs="Times New Roman"/>
          <w:b/>
          <w:sz w:val="24"/>
          <w:lang w:val="es-CL"/>
        </w:rPr>
        <w:t xml:space="preserve">: </w:t>
      </w:r>
      <w:r>
        <w:rPr>
          <w:rFonts w:ascii="Times New Roman" w:hAnsi="Times New Roman" w:cs="Times New Roman"/>
          <w:sz w:val="24"/>
          <w:lang w:val="es-CL"/>
        </w:rPr>
        <w:t xml:space="preserve">Elimina tildes de una oración. Por ejemplo, la </w:t>
      </w:r>
      <w:r w:rsidR="004135BD">
        <w:rPr>
          <w:rFonts w:ascii="Times New Roman" w:hAnsi="Times New Roman" w:cs="Times New Roman"/>
          <w:sz w:val="24"/>
          <w:lang w:val="es-CL"/>
        </w:rPr>
        <w:t>palabra</w:t>
      </w:r>
      <w:r>
        <w:rPr>
          <w:rFonts w:ascii="Times New Roman" w:hAnsi="Times New Roman" w:cs="Times New Roman"/>
          <w:sz w:val="24"/>
          <w:lang w:val="es-CL"/>
        </w:rPr>
        <w:t xml:space="preserve"> “oración” es reemplazada por “</w:t>
      </w:r>
      <w:proofErr w:type="spellStart"/>
      <w:r>
        <w:rPr>
          <w:rFonts w:ascii="Times New Roman" w:hAnsi="Times New Roman" w:cs="Times New Roman"/>
          <w:sz w:val="24"/>
          <w:lang w:val="es-CL"/>
        </w:rPr>
        <w:t>oracion</w:t>
      </w:r>
      <w:proofErr w:type="spellEnd"/>
      <w:r>
        <w:rPr>
          <w:rFonts w:ascii="Times New Roman" w:hAnsi="Times New Roman" w:cs="Times New Roman"/>
          <w:sz w:val="24"/>
          <w:lang w:val="es-CL"/>
        </w:rPr>
        <w:t xml:space="preserve">”.  </w:t>
      </w:r>
    </w:p>
    <w:p w14:paraId="65D0A5D7" w14:textId="77777777" w:rsidR="00C012BF" w:rsidRPr="00BB7616" w:rsidRDefault="00C012BF" w:rsidP="00C012BF">
      <w:pPr>
        <w:pStyle w:val="Prrafodelista"/>
        <w:spacing w:line="360" w:lineRule="auto"/>
        <w:rPr>
          <w:rFonts w:ascii="Times New Roman" w:hAnsi="Times New Roman" w:cs="Times New Roman"/>
          <w:sz w:val="24"/>
          <w:lang w:val="es-CL"/>
        </w:rPr>
      </w:pPr>
    </w:p>
    <w:p w14:paraId="2B1E7856" w14:textId="77777777" w:rsidR="00A02542" w:rsidRDefault="00A02542" w:rsidP="00A02542">
      <w:pPr>
        <w:keepNext/>
        <w:spacing w:line="360" w:lineRule="auto"/>
        <w:jc w:val="center"/>
      </w:pPr>
      <w:r>
        <w:rPr>
          <w:rFonts w:ascii="Times New Roman" w:hAnsi="Times New Roman" w:cs="Times New Roman"/>
          <w:noProof/>
          <w:sz w:val="24"/>
          <w:lang w:val="es-CL" w:eastAsia="es-CL"/>
        </w:rPr>
        <w:drawing>
          <wp:inline distT="0" distB="0" distL="0" distR="0" wp14:anchorId="5DD4EC2E" wp14:editId="759F34E5">
            <wp:extent cx="3857625" cy="733425"/>
            <wp:effectExtent l="19050" t="19050" r="28575" b="285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ldes.JPG"/>
                    <pic:cNvPicPr/>
                  </pic:nvPicPr>
                  <pic:blipFill>
                    <a:blip r:embed="rId25">
                      <a:extLst>
                        <a:ext uri="{28A0092B-C50C-407E-A947-70E740481C1C}">
                          <a14:useLocalDpi xmlns:a14="http://schemas.microsoft.com/office/drawing/2010/main" val="0"/>
                        </a:ext>
                      </a:extLst>
                    </a:blip>
                    <a:stretch>
                      <a:fillRect/>
                    </a:stretch>
                  </pic:blipFill>
                  <pic:spPr>
                    <a:xfrm>
                      <a:off x="0" y="0"/>
                      <a:ext cx="3857625" cy="733425"/>
                    </a:xfrm>
                    <a:prstGeom prst="rect">
                      <a:avLst/>
                    </a:prstGeom>
                    <a:ln w="3175">
                      <a:solidFill>
                        <a:schemeClr val="tx1"/>
                      </a:solidFill>
                    </a:ln>
                  </pic:spPr>
                </pic:pic>
              </a:graphicData>
            </a:graphic>
          </wp:inline>
        </w:drawing>
      </w:r>
    </w:p>
    <w:p w14:paraId="7EDE33DF" w14:textId="6E209DD6" w:rsidR="00CA572D" w:rsidRPr="00EB1820" w:rsidRDefault="00A02542" w:rsidP="00EB1820">
      <w:pPr>
        <w:pStyle w:val="Epgrafe"/>
        <w:jc w:val="center"/>
        <w:rPr>
          <w:rFonts w:ascii="Times New Roman" w:hAnsi="Times New Roman" w:cs="Times New Roman"/>
          <w:b w:val="0"/>
          <w:color w:val="auto"/>
          <w:sz w:val="36"/>
          <w:lang w:val="es-CL"/>
        </w:rPr>
      </w:pPr>
      <w:r w:rsidRPr="00A02542">
        <w:rPr>
          <w:rFonts w:ascii="Times New Roman" w:hAnsi="Times New Roman" w:cs="Times New Roman"/>
          <w:b w:val="0"/>
          <w:color w:val="auto"/>
          <w:sz w:val="24"/>
        </w:rPr>
        <w:t xml:space="preserve">Figura </w:t>
      </w:r>
      <w:r w:rsidRPr="00A02542">
        <w:rPr>
          <w:rFonts w:ascii="Times New Roman" w:hAnsi="Times New Roman" w:cs="Times New Roman"/>
          <w:b w:val="0"/>
          <w:color w:val="auto"/>
          <w:sz w:val="24"/>
        </w:rPr>
        <w:fldChar w:fldCharType="begin"/>
      </w:r>
      <w:r w:rsidRPr="00A02542">
        <w:rPr>
          <w:rFonts w:ascii="Times New Roman" w:hAnsi="Times New Roman" w:cs="Times New Roman"/>
          <w:b w:val="0"/>
          <w:color w:val="auto"/>
          <w:sz w:val="24"/>
        </w:rPr>
        <w:instrText xml:space="preserve"> SEQ Figura \* ARABIC </w:instrText>
      </w:r>
      <w:r w:rsidRPr="00A02542">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17</w:t>
      </w:r>
      <w:r w:rsidRPr="00A02542">
        <w:rPr>
          <w:rFonts w:ascii="Times New Roman" w:hAnsi="Times New Roman" w:cs="Times New Roman"/>
          <w:b w:val="0"/>
          <w:color w:val="auto"/>
          <w:sz w:val="24"/>
        </w:rPr>
        <w:fldChar w:fldCharType="end"/>
      </w:r>
      <w:r w:rsidRPr="00A02542">
        <w:rPr>
          <w:rFonts w:ascii="Times New Roman" w:hAnsi="Times New Roman" w:cs="Times New Roman"/>
          <w:b w:val="0"/>
          <w:color w:val="auto"/>
          <w:sz w:val="24"/>
        </w:rPr>
        <w:t>: Método para eliminar tildes.</w:t>
      </w:r>
    </w:p>
    <w:p w14:paraId="3253C8F5" w14:textId="77777777" w:rsidR="00EB1820" w:rsidRDefault="00EB1820" w:rsidP="000D0FF2">
      <w:pPr>
        <w:spacing w:line="360" w:lineRule="auto"/>
        <w:rPr>
          <w:rFonts w:ascii="Times New Roman" w:hAnsi="Times New Roman" w:cs="Times New Roman"/>
          <w:sz w:val="24"/>
          <w:lang w:val="es-CL"/>
        </w:rPr>
      </w:pPr>
    </w:p>
    <w:p w14:paraId="2C46F0D6" w14:textId="062A511D" w:rsidR="00F52A28" w:rsidRDefault="00C45AB7" w:rsidP="000D0FF2">
      <w:pPr>
        <w:spacing w:line="360" w:lineRule="auto"/>
        <w:rPr>
          <w:rFonts w:ascii="Times New Roman" w:hAnsi="Times New Roman" w:cs="Times New Roman"/>
          <w:sz w:val="24"/>
          <w:lang w:val="es-CL"/>
        </w:rPr>
      </w:pPr>
      <w:r>
        <w:rPr>
          <w:rFonts w:ascii="Times New Roman" w:hAnsi="Times New Roman" w:cs="Times New Roman"/>
          <w:sz w:val="24"/>
          <w:lang w:val="es-CL"/>
        </w:rPr>
        <w:t>Una vez aplicados todos los métodos, las oraciones son guardadas en un archivo</w:t>
      </w:r>
      <w:r w:rsidR="006878B7">
        <w:rPr>
          <w:rFonts w:ascii="Times New Roman" w:hAnsi="Times New Roman" w:cs="Times New Roman"/>
          <w:sz w:val="24"/>
          <w:lang w:val="es-CL"/>
        </w:rPr>
        <w:t xml:space="preserve"> </w:t>
      </w:r>
      <w:r w:rsidR="00320CDC">
        <w:rPr>
          <w:rFonts w:ascii="Times New Roman" w:hAnsi="Times New Roman" w:cs="Times New Roman"/>
          <w:sz w:val="24"/>
          <w:lang w:val="es-CL"/>
        </w:rPr>
        <w:t>de texto en formato TSV, conservando su estructura, es decir, en la primera columna se encuentra la oración y en la segunda columna su etiqueta</w:t>
      </w:r>
      <w:r>
        <w:rPr>
          <w:rFonts w:ascii="Times New Roman" w:hAnsi="Times New Roman" w:cs="Times New Roman"/>
          <w:sz w:val="24"/>
          <w:lang w:val="es-CL"/>
        </w:rPr>
        <w:t>.</w:t>
      </w:r>
      <w:r w:rsidR="00320CDC">
        <w:rPr>
          <w:rFonts w:ascii="Times New Roman" w:hAnsi="Times New Roman" w:cs="Times New Roman"/>
          <w:sz w:val="24"/>
          <w:lang w:val="es-CL"/>
        </w:rPr>
        <w:t xml:space="preserve"> </w:t>
      </w:r>
      <w:r w:rsidR="00F52A28">
        <w:rPr>
          <w:rFonts w:ascii="Times New Roman" w:hAnsi="Times New Roman" w:cs="Times New Roman"/>
          <w:sz w:val="24"/>
          <w:lang w:val="es-CL"/>
        </w:rPr>
        <w:t>En este punto se obtienen dos archivos con oraciones pre procesadas y etiquetadas en formato TSV.</w:t>
      </w:r>
    </w:p>
    <w:p w14:paraId="2D78F909" w14:textId="6B90E905" w:rsidR="00CA572D" w:rsidRDefault="00320CDC" w:rsidP="000D0FF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A modo de ejemplo, en la </w:t>
      </w:r>
      <w:r w:rsidR="00855D97" w:rsidRPr="00855D97">
        <w:rPr>
          <w:rFonts w:ascii="Times New Roman" w:hAnsi="Times New Roman" w:cs="Times New Roman"/>
          <w:sz w:val="24"/>
          <w:lang w:val="es-CL"/>
        </w:rPr>
        <w:fldChar w:fldCharType="begin"/>
      </w:r>
      <w:r w:rsidR="00855D97" w:rsidRPr="00855D97">
        <w:rPr>
          <w:rFonts w:ascii="Times New Roman" w:hAnsi="Times New Roman" w:cs="Times New Roman"/>
          <w:sz w:val="24"/>
          <w:lang w:val="es-CL"/>
        </w:rPr>
        <w:instrText xml:space="preserve"> REF _Ref510381098  \* MERGEFORMAT </w:instrText>
      </w:r>
      <w:r w:rsidR="00855D97" w:rsidRPr="00855D97">
        <w:rPr>
          <w:rFonts w:ascii="Times New Roman" w:hAnsi="Times New Roman" w:cs="Times New Roman"/>
          <w:sz w:val="24"/>
          <w:lang w:val="es-CL"/>
        </w:rPr>
        <w:fldChar w:fldCharType="separate"/>
      </w:r>
      <w:r w:rsidR="00855D97" w:rsidRPr="00855D97">
        <w:rPr>
          <w:rFonts w:ascii="Times New Roman" w:hAnsi="Times New Roman" w:cs="Times New Roman"/>
          <w:sz w:val="24"/>
        </w:rPr>
        <w:t xml:space="preserve">Tabla </w:t>
      </w:r>
      <w:r w:rsidR="00855D97" w:rsidRPr="00855D97">
        <w:rPr>
          <w:rFonts w:ascii="Times New Roman" w:hAnsi="Times New Roman" w:cs="Times New Roman"/>
          <w:noProof/>
          <w:sz w:val="24"/>
        </w:rPr>
        <w:t>5</w:t>
      </w:r>
      <w:r w:rsidR="00855D97" w:rsidRPr="00855D97">
        <w:rPr>
          <w:rFonts w:ascii="Times New Roman" w:hAnsi="Times New Roman" w:cs="Times New Roman"/>
          <w:sz w:val="24"/>
          <w:lang w:val="es-CL"/>
        </w:rPr>
        <w:fldChar w:fldCharType="end"/>
      </w:r>
      <w:r w:rsidR="00855D97">
        <w:rPr>
          <w:rFonts w:ascii="Times New Roman" w:hAnsi="Times New Roman" w:cs="Times New Roman"/>
          <w:sz w:val="24"/>
          <w:lang w:val="es-CL"/>
        </w:rPr>
        <w:t xml:space="preserve"> </w:t>
      </w:r>
      <w:r>
        <w:rPr>
          <w:rFonts w:ascii="Times New Roman" w:hAnsi="Times New Roman" w:cs="Times New Roman"/>
          <w:sz w:val="24"/>
          <w:lang w:val="es-CL"/>
        </w:rPr>
        <w:t>se presentan oraciones y su respectiva transformación después de aplicar todos los métodos</w:t>
      </w:r>
      <w:r w:rsidR="00EC6EF2">
        <w:rPr>
          <w:rFonts w:ascii="Times New Roman" w:hAnsi="Times New Roman" w:cs="Times New Roman"/>
          <w:sz w:val="24"/>
          <w:lang w:val="es-CL"/>
        </w:rPr>
        <w:t xml:space="preserve"> anteriormente mencionados</w:t>
      </w:r>
      <w:r>
        <w:rPr>
          <w:rFonts w:ascii="Times New Roman" w:hAnsi="Times New Roman" w:cs="Times New Roman"/>
          <w:sz w:val="24"/>
          <w:lang w:val="es-CL"/>
        </w:rPr>
        <w:t>.</w:t>
      </w:r>
      <w:r w:rsidR="00F52A28">
        <w:rPr>
          <w:rFonts w:ascii="Times New Roman" w:hAnsi="Times New Roman" w:cs="Times New Roman"/>
          <w:sz w:val="24"/>
          <w:lang w:val="es-CL"/>
        </w:rPr>
        <w:t xml:space="preserve"> </w:t>
      </w:r>
    </w:p>
    <w:p w14:paraId="4F38D997" w14:textId="77777777" w:rsidR="00EB1820" w:rsidRDefault="00EB1820" w:rsidP="000D0FF2">
      <w:pPr>
        <w:spacing w:line="360" w:lineRule="auto"/>
        <w:rPr>
          <w:rFonts w:ascii="Times New Roman" w:hAnsi="Times New Roman" w:cs="Times New Roman"/>
          <w:sz w:val="24"/>
          <w:lang w:val="es-CL"/>
        </w:rPr>
      </w:pPr>
    </w:p>
    <w:p w14:paraId="530064C0" w14:textId="77777777" w:rsidR="00EB1820" w:rsidRDefault="00EB1820" w:rsidP="000D0FF2">
      <w:pPr>
        <w:spacing w:line="360" w:lineRule="auto"/>
        <w:rPr>
          <w:rFonts w:ascii="Times New Roman" w:hAnsi="Times New Roman" w:cs="Times New Roman"/>
          <w:sz w:val="24"/>
          <w:lang w:val="es-CL"/>
        </w:rPr>
      </w:pPr>
    </w:p>
    <w:p w14:paraId="19F83442" w14:textId="77777777" w:rsidR="000E003C" w:rsidRDefault="000E003C" w:rsidP="000D0FF2">
      <w:pPr>
        <w:spacing w:line="360" w:lineRule="auto"/>
        <w:rPr>
          <w:rFonts w:ascii="Times New Roman" w:hAnsi="Times New Roman" w:cs="Times New Roman"/>
          <w:sz w:val="24"/>
          <w:lang w:val="es-CL"/>
        </w:rPr>
      </w:pPr>
    </w:p>
    <w:p w14:paraId="497263B5" w14:textId="77777777" w:rsidR="00EB1820" w:rsidRDefault="00EB1820" w:rsidP="000D0FF2">
      <w:pPr>
        <w:spacing w:line="360" w:lineRule="auto"/>
        <w:rPr>
          <w:rFonts w:ascii="Times New Roman" w:hAnsi="Times New Roman" w:cs="Times New Roman"/>
          <w:sz w:val="24"/>
          <w:lang w:val="es-CL"/>
        </w:rPr>
      </w:pPr>
    </w:p>
    <w:tbl>
      <w:tblPr>
        <w:tblStyle w:val="Tablaconcuadrcula"/>
        <w:tblW w:w="0" w:type="auto"/>
        <w:tblLook w:val="04A0" w:firstRow="1" w:lastRow="0" w:firstColumn="1" w:lastColumn="0" w:noHBand="0" w:noVBand="1"/>
      </w:tblPr>
      <w:tblGrid>
        <w:gridCol w:w="4489"/>
        <w:gridCol w:w="4489"/>
      </w:tblGrid>
      <w:tr w:rsidR="006878B7" w14:paraId="05955F41" w14:textId="77777777" w:rsidTr="006878B7">
        <w:tc>
          <w:tcPr>
            <w:tcW w:w="4489" w:type="dxa"/>
          </w:tcPr>
          <w:p w14:paraId="6B8D92BE" w14:textId="213EB259" w:rsidR="006878B7" w:rsidRPr="00EB1820" w:rsidRDefault="006878B7" w:rsidP="007B3F93">
            <w:pPr>
              <w:spacing w:line="360" w:lineRule="auto"/>
              <w:jc w:val="center"/>
              <w:rPr>
                <w:rFonts w:ascii="Times New Roman" w:hAnsi="Times New Roman" w:cs="Times New Roman"/>
                <w:b/>
                <w:sz w:val="24"/>
                <w:lang w:val="es-CL"/>
              </w:rPr>
            </w:pPr>
            <w:r w:rsidRPr="00EB1820">
              <w:rPr>
                <w:rFonts w:ascii="Times New Roman" w:hAnsi="Times New Roman" w:cs="Times New Roman"/>
                <w:b/>
                <w:sz w:val="24"/>
                <w:lang w:val="es-CL"/>
              </w:rPr>
              <w:lastRenderedPageBreak/>
              <w:t>Oración</w:t>
            </w:r>
          </w:p>
        </w:tc>
        <w:tc>
          <w:tcPr>
            <w:tcW w:w="4489" w:type="dxa"/>
          </w:tcPr>
          <w:p w14:paraId="31438014" w14:textId="74BBA52C" w:rsidR="006878B7" w:rsidRPr="00EB1820" w:rsidRDefault="006878B7" w:rsidP="007B3F93">
            <w:pPr>
              <w:spacing w:line="360" w:lineRule="auto"/>
              <w:jc w:val="center"/>
              <w:rPr>
                <w:rFonts w:ascii="Times New Roman" w:hAnsi="Times New Roman" w:cs="Times New Roman"/>
                <w:b/>
                <w:sz w:val="24"/>
                <w:lang w:val="es-CL"/>
              </w:rPr>
            </w:pPr>
            <w:r w:rsidRPr="00EB1820">
              <w:rPr>
                <w:rFonts w:ascii="Times New Roman" w:hAnsi="Times New Roman" w:cs="Times New Roman"/>
                <w:b/>
                <w:sz w:val="24"/>
                <w:lang w:val="es-CL"/>
              </w:rPr>
              <w:t>Transformación</w:t>
            </w:r>
          </w:p>
        </w:tc>
      </w:tr>
      <w:tr w:rsidR="006878B7" w14:paraId="6367C1C1" w14:textId="77777777" w:rsidTr="007B3F93">
        <w:trPr>
          <w:trHeight w:val="936"/>
        </w:trPr>
        <w:tc>
          <w:tcPr>
            <w:tcW w:w="4489" w:type="dxa"/>
          </w:tcPr>
          <w:p w14:paraId="4E73E7E0" w14:textId="70622CF7" w:rsidR="006878B7" w:rsidRDefault="00356AFE" w:rsidP="000D0FF2">
            <w:pPr>
              <w:spacing w:line="360" w:lineRule="auto"/>
              <w:rPr>
                <w:rFonts w:ascii="Times New Roman" w:hAnsi="Times New Roman" w:cs="Times New Roman"/>
                <w:sz w:val="24"/>
                <w:lang w:val="es-CL"/>
              </w:rPr>
            </w:pPr>
            <w:r>
              <w:rPr>
                <w:rFonts w:ascii="Times New Roman" w:hAnsi="Times New Roman" w:cs="Times New Roman"/>
                <w:sz w:val="24"/>
                <w:lang w:val="es-CL"/>
              </w:rPr>
              <w:t>“</w:t>
            </w:r>
            <w:r w:rsidR="006878B7" w:rsidRPr="006878B7">
              <w:rPr>
                <w:rFonts w:ascii="Times New Roman" w:hAnsi="Times New Roman" w:cs="Times New Roman"/>
                <w:sz w:val="24"/>
                <w:lang w:val="es-CL"/>
              </w:rPr>
              <w:t>A destacar el servicio, muy agradables y pendientes de los detalles.</w:t>
            </w:r>
            <w:r>
              <w:rPr>
                <w:rFonts w:ascii="Times New Roman" w:hAnsi="Times New Roman" w:cs="Times New Roman"/>
                <w:sz w:val="24"/>
                <w:lang w:val="es-CL"/>
              </w:rPr>
              <w:t>”</w:t>
            </w:r>
          </w:p>
        </w:tc>
        <w:tc>
          <w:tcPr>
            <w:tcW w:w="4489" w:type="dxa"/>
          </w:tcPr>
          <w:p w14:paraId="4F935D1B" w14:textId="35642FEA" w:rsidR="006878B7" w:rsidRDefault="00356AFE" w:rsidP="000D0FF2">
            <w:pPr>
              <w:spacing w:line="360" w:lineRule="auto"/>
              <w:rPr>
                <w:rFonts w:ascii="Times New Roman" w:hAnsi="Times New Roman" w:cs="Times New Roman"/>
                <w:sz w:val="24"/>
                <w:lang w:val="es-CL"/>
              </w:rPr>
            </w:pPr>
            <w:r>
              <w:rPr>
                <w:rFonts w:ascii="Times New Roman" w:hAnsi="Times New Roman" w:cs="Times New Roman"/>
                <w:sz w:val="24"/>
                <w:lang w:val="es-CL"/>
              </w:rPr>
              <w:t>“</w:t>
            </w:r>
            <w:r w:rsidR="006878B7" w:rsidRPr="006878B7">
              <w:rPr>
                <w:rFonts w:ascii="Times New Roman" w:hAnsi="Times New Roman" w:cs="Times New Roman"/>
                <w:sz w:val="24"/>
                <w:lang w:val="es-CL"/>
              </w:rPr>
              <w:t>destacar servicio agradables pendientes detalles</w:t>
            </w:r>
            <w:r>
              <w:rPr>
                <w:rFonts w:ascii="Times New Roman" w:hAnsi="Times New Roman" w:cs="Times New Roman"/>
                <w:sz w:val="24"/>
                <w:lang w:val="es-CL"/>
              </w:rPr>
              <w:t>”</w:t>
            </w:r>
          </w:p>
        </w:tc>
      </w:tr>
      <w:tr w:rsidR="006878B7" w14:paraId="4B7B388C" w14:textId="77777777" w:rsidTr="007B3F93">
        <w:trPr>
          <w:trHeight w:val="977"/>
        </w:trPr>
        <w:tc>
          <w:tcPr>
            <w:tcW w:w="4489" w:type="dxa"/>
          </w:tcPr>
          <w:p w14:paraId="1E80E700" w14:textId="5850634A" w:rsidR="006878B7" w:rsidRDefault="00356AFE" w:rsidP="000D0FF2">
            <w:pPr>
              <w:spacing w:line="360" w:lineRule="auto"/>
              <w:rPr>
                <w:rFonts w:ascii="Times New Roman" w:hAnsi="Times New Roman" w:cs="Times New Roman"/>
                <w:sz w:val="24"/>
                <w:lang w:val="es-CL"/>
              </w:rPr>
            </w:pPr>
            <w:r>
              <w:rPr>
                <w:rFonts w:ascii="Times New Roman" w:hAnsi="Times New Roman" w:cs="Times New Roman"/>
                <w:sz w:val="24"/>
                <w:lang w:val="es-CL"/>
              </w:rPr>
              <w:t>“</w:t>
            </w:r>
            <w:r w:rsidR="006878B7" w:rsidRPr="006878B7">
              <w:rPr>
                <w:rFonts w:ascii="Times New Roman" w:hAnsi="Times New Roman" w:cs="Times New Roman"/>
                <w:sz w:val="24"/>
                <w:lang w:val="es-CL"/>
              </w:rPr>
              <w:t>Platos deliciosos, con una mezcla de sabores apasionante y un ambiente único.</w:t>
            </w:r>
            <w:r>
              <w:rPr>
                <w:rFonts w:ascii="Times New Roman" w:hAnsi="Times New Roman" w:cs="Times New Roman"/>
                <w:sz w:val="24"/>
                <w:lang w:val="es-CL"/>
              </w:rPr>
              <w:t>”</w:t>
            </w:r>
          </w:p>
        </w:tc>
        <w:tc>
          <w:tcPr>
            <w:tcW w:w="4489" w:type="dxa"/>
          </w:tcPr>
          <w:p w14:paraId="522AB554" w14:textId="4D900817" w:rsidR="006878B7" w:rsidRDefault="00356AFE" w:rsidP="000D0FF2">
            <w:pPr>
              <w:spacing w:line="360" w:lineRule="auto"/>
              <w:rPr>
                <w:rFonts w:ascii="Times New Roman" w:hAnsi="Times New Roman" w:cs="Times New Roman"/>
                <w:sz w:val="24"/>
                <w:lang w:val="es-CL"/>
              </w:rPr>
            </w:pPr>
            <w:r>
              <w:rPr>
                <w:rFonts w:ascii="Times New Roman" w:hAnsi="Times New Roman" w:cs="Times New Roman"/>
                <w:sz w:val="24"/>
                <w:lang w:val="es-CL"/>
              </w:rPr>
              <w:t>“</w:t>
            </w:r>
            <w:r w:rsidR="00EB1820" w:rsidRPr="00EB1820">
              <w:rPr>
                <w:rFonts w:ascii="Times New Roman" w:hAnsi="Times New Roman" w:cs="Times New Roman"/>
                <w:sz w:val="24"/>
                <w:lang w:val="es-CL"/>
              </w:rPr>
              <w:t xml:space="preserve">platos deliciosos mezcla sabores apasionante ambiente </w:t>
            </w:r>
            <w:proofErr w:type="spellStart"/>
            <w:r w:rsidR="00731757">
              <w:rPr>
                <w:rFonts w:ascii="Times New Roman" w:hAnsi="Times New Roman" w:cs="Times New Roman"/>
                <w:sz w:val="24"/>
                <w:lang w:val="es-CL"/>
              </w:rPr>
              <w:t>u</w:t>
            </w:r>
            <w:r>
              <w:rPr>
                <w:rFonts w:ascii="Times New Roman" w:hAnsi="Times New Roman" w:cs="Times New Roman"/>
                <w:sz w:val="24"/>
                <w:lang w:val="es-CL"/>
              </w:rPr>
              <w:t>nico</w:t>
            </w:r>
            <w:proofErr w:type="spellEnd"/>
            <w:r>
              <w:rPr>
                <w:rFonts w:ascii="Times New Roman" w:hAnsi="Times New Roman" w:cs="Times New Roman"/>
                <w:sz w:val="24"/>
                <w:lang w:val="es-CL"/>
              </w:rPr>
              <w:t>”</w:t>
            </w:r>
          </w:p>
        </w:tc>
      </w:tr>
      <w:tr w:rsidR="006878B7" w14:paraId="3CC35DD8" w14:textId="77777777" w:rsidTr="006878B7">
        <w:tc>
          <w:tcPr>
            <w:tcW w:w="4489" w:type="dxa"/>
          </w:tcPr>
          <w:p w14:paraId="51353550" w14:textId="7E58FC2E" w:rsidR="006878B7" w:rsidRDefault="00356AFE" w:rsidP="000D0FF2">
            <w:pPr>
              <w:spacing w:line="360" w:lineRule="auto"/>
              <w:rPr>
                <w:rFonts w:ascii="Times New Roman" w:hAnsi="Times New Roman" w:cs="Times New Roman"/>
                <w:sz w:val="24"/>
                <w:lang w:val="es-CL"/>
              </w:rPr>
            </w:pPr>
            <w:r>
              <w:rPr>
                <w:rFonts w:ascii="Times New Roman" w:hAnsi="Times New Roman" w:cs="Times New Roman"/>
                <w:sz w:val="24"/>
                <w:lang w:val="es-CL"/>
              </w:rPr>
              <w:t>“</w:t>
            </w:r>
            <w:r w:rsidR="00EB1820" w:rsidRPr="00EB1820">
              <w:rPr>
                <w:rFonts w:ascii="Times New Roman" w:hAnsi="Times New Roman" w:cs="Times New Roman"/>
                <w:sz w:val="24"/>
                <w:lang w:val="es-CL"/>
              </w:rPr>
              <w:t>Además el servicio fue excelente, nos atendieron varios camarero</w:t>
            </w:r>
            <w:r w:rsidR="00EB1820">
              <w:rPr>
                <w:rFonts w:ascii="Times New Roman" w:hAnsi="Times New Roman" w:cs="Times New Roman"/>
                <w:sz w:val="24"/>
                <w:lang w:val="es-CL"/>
              </w:rPr>
              <w:t xml:space="preserve">s y todos fueron </w:t>
            </w:r>
            <w:proofErr w:type="spellStart"/>
            <w:r w:rsidR="00EB1820">
              <w:rPr>
                <w:rFonts w:ascii="Times New Roman" w:hAnsi="Times New Roman" w:cs="Times New Roman"/>
                <w:sz w:val="24"/>
                <w:lang w:val="es-CL"/>
              </w:rPr>
              <w:t>super</w:t>
            </w:r>
            <w:proofErr w:type="spellEnd"/>
            <w:r w:rsidR="00EB1820">
              <w:rPr>
                <w:rFonts w:ascii="Times New Roman" w:hAnsi="Times New Roman" w:cs="Times New Roman"/>
                <w:sz w:val="24"/>
                <w:lang w:val="es-CL"/>
              </w:rPr>
              <w:t xml:space="preserve"> atentos.</w:t>
            </w:r>
            <w:r>
              <w:rPr>
                <w:rFonts w:ascii="Times New Roman" w:hAnsi="Times New Roman" w:cs="Times New Roman"/>
                <w:sz w:val="24"/>
                <w:lang w:val="es-CL"/>
              </w:rPr>
              <w:t>”</w:t>
            </w:r>
          </w:p>
        </w:tc>
        <w:tc>
          <w:tcPr>
            <w:tcW w:w="4489" w:type="dxa"/>
          </w:tcPr>
          <w:p w14:paraId="014B31D5" w14:textId="03D786CD" w:rsidR="006878B7" w:rsidRDefault="00356AFE" w:rsidP="00EB1820">
            <w:pPr>
              <w:keepNext/>
              <w:spacing w:line="360" w:lineRule="auto"/>
              <w:rPr>
                <w:rFonts w:ascii="Times New Roman" w:hAnsi="Times New Roman" w:cs="Times New Roman"/>
                <w:sz w:val="24"/>
                <w:lang w:val="es-CL"/>
              </w:rPr>
            </w:pPr>
            <w:r>
              <w:rPr>
                <w:rFonts w:ascii="Times New Roman" w:hAnsi="Times New Roman" w:cs="Times New Roman"/>
                <w:sz w:val="24"/>
                <w:lang w:val="es-CL"/>
              </w:rPr>
              <w:t>“</w:t>
            </w:r>
            <w:r w:rsidR="00EB1820" w:rsidRPr="00EB1820">
              <w:rPr>
                <w:rFonts w:ascii="Times New Roman" w:hAnsi="Times New Roman" w:cs="Times New Roman"/>
                <w:sz w:val="24"/>
                <w:lang w:val="es-CL"/>
              </w:rPr>
              <w:t xml:space="preserve">servicio excelente atendieron camareros </w:t>
            </w:r>
            <w:proofErr w:type="spellStart"/>
            <w:r w:rsidR="00EB1820" w:rsidRPr="00EB1820">
              <w:rPr>
                <w:rFonts w:ascii="Times New Roman" w:hAnsi="Times New Roman" w:cs="Times New Roman"/>
                <w:sz w:val="24"/>
                <w:lang w:val="es-CL"/>
              </w:rPr>
              <w:t>super</w:t>
            </w:r>
            <w:proofErr w:type="spellEnd"/>
            <w:r w:rsidR="00EB1820" w:rsidRPr="00EB1820">
              <w:rPr>
                <w:rFonts w:ascii="Times New Roman" w:hAnsi="Times New Roman" w:cs="Times New Roman"/>
                <w:sz w:val="24"/>
                <w:lang w:val="es-CL"/>
              </w:rPr>
              <w:t xml:space="preserve"> atentos</w:t>
            </w:r>
            <w:r>
              <w:rPr>
                <w:rFonts w:ascii="Times New Roman" w:hAnsi="Times New Roman" w:cs="Times New Roman"/>
                <w:sz w:val="24"/>
                <w:lang w:val="es-CL"/>
              </w:rPr>
              <w:t>”</w:t>
            </w:r>
          </w:p>
        </w:tc>
      </w:tr>
    </w:tbl>
    <w:p w14:paraId="08BE9D0E" w14:textId="794BBC3E" w:rsidR="006878B7" w:rsidRPr="00EB1820" w:rsidRDefault="00EB1820" w:rsidP="00EB1820">
      <w:pPr>
        <w:pStyle w:val="Epgrafe"/>
        <w:jc w:val="center"/>
        <w:rPr>
          <w:rFonts w:ascii="Times New Roman" w:hAnsi="Times New Roman" w:cs="Times New Roman"/>
          <w:b w:val="0"/>
          <w:color w:val="auto"/>
          <w:sz w:val="36"/>
          <w:lang w:val="es-CL"/>
        </w:rPr>
      </w:pPr>
      <w:bookmarkStart w:id="94" w:name="_Ref510381098"/>
      <w:r w:rsidRPr="00EB1820">
        <w:rPr>
          <w:rFonts w:ascii="Times New Roman" w:hAnsi="Times New Roman" w:cs="Times New Roman"/>
          <w:b w:val="0"/>
          <w:color w:val="auto"/>
          <w:sz w:val="24"/>
        </w:rPr>
        <w:t xml:space="preserve">Tabla </w:t>
      </w:r>
      <w:r w:rsidRPr="00EB1820">
        <w:rPr>
          <w:rFonts w:ascii="Times New Roman" w:hAnsi="Times New Roman" w:cs="Times New Roman"/>
          <w:b w:val="0"/>
          <w:color w:val="auto"/>
          <w:sz w:val="24"/>
        </w:rPr>
        <w:fldChar w:fldCharType="begin"/>
      </w:r>
      <w:r w:rsidRPr="00EB1820">
        <w:rPr>
          <w:rFonts w:ascii="Times New Roman" w:hAnsi="Times New Roman" w:cs="Times New Roman"/>
          <w:b w:val="0"/>
          <w:color w:val="auto"/>
          <w:sz w:val="24"/>
        </w:rPr>
        <w:instrText xml:space="preserve"> SEQ Tabla \* ARABIC </w:instrText>
      </w:r>
      <w:r w:rsidRPr="00EB1820">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9</w:t>
      </w:r>
      <w:r w:rsidRPr="00EB1820">
        <w:rPr>
          <w:rFonts w:ascii="Times New Roman" w:hAnsi="Times New Roman" w:cs="Times New Roman"/>
          <w:b w:val="0"/>
          <w:color w:val="auto"/>
          <w:sz w:val="24"/>
        </w:rPr>
        <w:fldChar w:fldCharType="end"/>
      </w:r>
      <w:bookmarkEnd w:id="94"/>
      <w:r w:rsidRPr="00EB1820">
        <w:rPr>
          <w:rFonts w:ascii="Times New Roman" w:hAnsi="Times New Roman" w:cs="Times New Roman"/>
          <w:b w:val="0"/>
          <w:color w:val="auto"/>
          <w:sz w:val="24"/>
        </w:rPr>
        <w:t>: Transformación de oraciones.</w:t>
      </w:r>
    </w:p>
    <w:p w14:paraId="14F68DE3" w14:textId="77777777" w:rsidR="00CA572D" w:rsidRDefault="00CA572D" w:rsidP="000D0FF2">
      <w:pPr>
        <w:spacing w:line="360" w:lineRule="auto"/>
        <w:rPr>
          <w:rFonts w:ascii="Times New Roman" w:hAnsi="Times New Roman" w:cs="Times New Roman"/>
          <w:sz w:val="24"/>
          <w:lang w:val="es-CL"/>
        </w:rPr>
      </w:pPr>
    </w:p>
    <w:p w14:paraId="51ADF91B" w14:textId="1CD7BF9C" w:rsidR="00CA572D" w:rsidRDefault="00E41022" w:rsidP="004B2344">
      <w:pPr>
        <w:pStyle w:val="Ttulo2"/>
      </w:pPr>
      <w:bookmarkStart w:id="95" w:name="_Toc511668895"/>
      <w:r>
        <w:t>Aplicación de Algoritmo C</w:t>
      </w:r>
      <w:r w:rsidR="00320CDC">
        <w:t>lasificador</w:t>
      </w:r>
      <w:bookmarkEnd w:id="95"/>
    </w:p>
    <w:p w14:paraId="3116AF33" w14:textId="67D1FA34" w:rsidR="00673AF0" w:rsidRPr="00673AF0" w:rsidRDefault="00673AF0" w:rsidP="004B2344">
      <w:pPr>
        <w:spacing w:line="360" w:lineRule="auto"/>
        <w:rPr>
          <w:rFonts w:ascii="Times New Roman" w:hAnsi="Times New Roman" w:cs="Times New Roman"/>
          <w:sz w:val="24"/>
          <w:lang w:val="es-CL"/>
        </w:rPr>
      </w:pPr>
      <w:r>
        <w:rPr>
          <w:rFonts w:ascii="Times New Roman" w:hAnsi="Times New Roman" w:cs="Times New Roman"/>
          <w:sz w:val="24"/>
          <w:lang w:val="es-CL"/>
        </w:rPr>
        <w:t xml:space="preserve">La aplicación del algoritmo clasificador se realizó con la </w:t>
      </w:r>
      <w:r w:rsidR="0012426D">
        <w:rPr>
          <w:rFonts w:ascii="Times New Roman" w:hAnsi="Times New Roman" w:cs="Times New Roman"/>
          <w:sz w:val="24"/>
          <w:lang w:val="es-CL"/>
        </w:rPr>
        <w:t xml:space="preserve">ayuda de la </w:t>
      </w:r>
      <w:r>
        <w:rPr>
          <w:rFonts w:ascii="Times New Roman" w:hAnsi="Times New Roman" w:cs="Times New Roman"/>
          <w:sz w:val="24"/>
          <w:lang w:val="es-CL"/>
        </w:rPr>
        <w:t xml:space="preserve">herramienta </w:t>
      </w:r>
      <w:proofErr w:type="spellStart"/>
      <w:r>
        <w:rPr>
          <w:rFonts w:ascii="Times New Roman" w:hAnsi="Times New Roman" w:cs="Times New Roman"/>
          <w:sz w:val="24"/>
          <w:lang w:val="es-CL"/>
        </w:rPr>
        <w:t>Weka</w:t>
      </w:r>
      <w:proofErr w:type="spellEnd"/>
      <w:r>
        <w:rPr>
          <w:rFonts w:ascii="Times New Roman" w:hAnsi="Times New Roman" w:cs="Times New Roman"/>
          <w:sz w:val="24"/>
          <w:lang w:val="es-CL"/>
        </w:rPr>
        <w:t xml:space="preserve">. Como se explicó en la sección 3.3, esta herramienta trabaja con archivos en formato ARFF. Por lo tanto, en primer lugar se procedió a realizar la transformación de </w:t>
      </w:r>
      <w:r w:rsidR="00F52A28">
        <w:rPr>
          <w:rFonts w:ascii="Times New Roman" w:hAnsi="Times New Roman" w:cs="Times New Roman"/>
          <w:sz w:val="24"/>
          <w:lang w:val="es-CL"/>
        </w:rPr>
        <w:t xml:space="preserve">los archivos en formato TSV a ARFF. </w:t>
      </w:r>
      <w:r w:rsidR="00992116">
        <w:rPr>
          <w:rFonts w:ascii="Times New Roman" w:hAnsi="Times New Roman" w:cs="Times New Roman"/>
          <w:sz w:val="24"/>
          <w:lang w:val="es-CL"/>
        </w:rPr>
        <w:t xml:space="preserve">En la </w:t>
      </w:r>
      <w:r w:rsidR="007E14B6" w:rsidRPr="007E14B6">
        <w:rPr>
          <w:rFonts w:ascii="Times New Roman" w:hAnsi="Times New Roman" w:cs="Times New Roman"/>
          <w:sz w:val="24"/>
          <w:lang w:val="es-CL"/>
        </w:rPr>
        <w:fldChar w:fldCharType="begin"/>
      </w:r>
      <w:r w:rsidR="007E14B6" w:rsidRPr="007E14B6">
        <w:rPr>
          <w:rFonts w:ascii="Times New Roman" w:hAnsi="Times New Roman" w:cs="Times New Roman"/>
          <w:sz w:val="24"/>
          <w:lang w:val="es-CL"/>
        </w:rPr>
        <w:instrText xml:space="preserve"> REF _Ref510379099  \* MERGEFORMAT </w:instrText>
      </w:r>
      <w:r w:rsidR="007E14B6" w:rsidRPr="007E14B6">
        <w:rPr>
          <w:rFonts w:ascii="Times New Roman" w:hAnsi="Times New Roman" w:cs="Times New Roman"/>
          <w:sz w:val="24"/>
          <w:lang w:val="es-CL"/>
        </w:rPr>
        <w:fldChar w:fldCharType="separate"/>
      </w:r>
      <w:r w:rsidR="007E14B6" w:rsidRPr="007E14B6">
        <w:rPr>
          <w:rFonts w:ascii="Times New Roman" w:hAnsi="Times New Roman" w:cs="Times New Roman"/>
          <w:sz w:val="24"/>
        </w:rPr>
        <w:t xml:space="preserve">Figura </w:t>
      </w:r>
      <w:r w:rsidR="007E14B6" w:rsidRPr="007E14B6">
        <w:rPr>
          <w:rFonts w:ascii="Times New Roman" w:hAnsi="Times New Roman" w:cs="Times New Roman"/>
          <w:noProof/>
          <w:sz w:val="24"/>
        </w:rPr>
        <w:t>9</w:t>
      </w:r>
      <w:r w:rsidR="007E14B6" w:rsidRPr="007E14B6">
        <w:rPr>
          <w:rFonts w:ascii="Times New Roman" w:hAnsi="Times New Roman" w:cs="Times New Roman"/>
          <w:sz w:val="24"/>
          <w:lang w:val="es-CL"/>
        </w:rPr>
        <w:fldChar w:fldCharType="end"/>
      </w:r>
      <w:r w:rsidR="000C5A49">
        <w:rPr>
          <w:rFonts w:ascii="Times New Roman" w:hAnsi="Times New Roman" w:cs="Times New Roman"/>
          <w:sz w:val="24"/>
          <w:lang w:val="es-CL"/>
        </w:rPr>
        <w:t xml:space="preserve"> se presenta el método creado para la transformación </w:t>
      </w:r>
      <w:r w:rsidR="006531A9">
        <w:rPr>
          <w:rFonts w:ascii="Times New Roman" w:hAnsi="Times New Roman" w:cs="Times New Roman"/>
          <w:sz w:val="24"/>
          <w:lang w:val="es-CL"/>
        </w:rPr>
        <w:t>de los archivos</w:t>
      </w:r>
      <w:r w:rsidR="000C5A49">
        <w:rPr>
          <w:rFonts w:ascii="Times New Roman" w:hAnsi="Times New Roman" w:cs="Times New Roman"/>
          <w:sz w:val="24"/>
          <w:lang w:val="es-CL"/>
        </w:rPr>
        <w:t>.</w:t>
      </w:r>
      <w:r w:rsidR="006531A9">
        <w:rPr>
          <w:rFonts w:ascii="Times New Roman" w:hAnsi="Times New Roman" w:cs="Times New Roman"/>
          <w:sz w:val="24"/>
          <w:lang w:val="es-CL"/>
        </w:rPr>
        <w:t xml:space="preserve"> </w:t>
      </w:r>
    </w:p>
    <w:p w14:paraId="54D87110" w14:textId="77777777" w:rsidR="00760D43" w:rsidRDefault="00673AF0" w:rsidP="00760D43">
      <w:pPr>
        <w:keepNext/>
        <w:spacing w:line="360" w:lineRule="auto"/>
        <w:jc w:val="center"/>
      </w:pPr>
      <w:r>
        <w:rPr>
          <w:rFonts w:ascii="Times New Roman" w:hAnsi="Times New Roman" w:cs="Times New Roman"/>
          <w:noProof/>
          <w:sz w:val="24"/>
          <w:lang w:val="es-CL" w:eastAsia="es-CL"/>
        </w:rPr>
        <w:drawing>
          <wp:inline distT="0" distB="0" distL="0" distR="0" wp14:anchorId="33E4E5D0" wp14:editId="529ECC76">
            <wp:extent cx="3933825" cy="2476500"/>
            <wp:effectExtent l="19050" t="19050" r="28575" b="1905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2ARFF.JPG"/>
                    <pic:cNvPicPr/>
                  </pic:nvPicPr>
                  <pic:blipFill>
                    <a:blip r:embed="rId26">
                      <a:extLst>
                        <a:ext uri="{28A0092B-C50C-407E-A947-70E740481C1C}">
                          <a14:useLocalDpi xmlns:a14="http://schemas.microsoft.com/office/drawing/2010/main" val="0"/>
                        </a:ext>
                      </a:extLst>
                    </a:blip>
                    <a:stretch>
                      <a:fillRect/>
                    </a:stretch>
                  </pic:blipFill>
                  <pic:spPr>
                    <a:xfrm>
                      <a:off x="0" y="0"/>
                      <a:ext cx="3933825" cy="2476500"/>
                    </a:xfrm>
                    <a:prstGeom prst="rect">
                      <a:avLst/>
                    </a:prstGeom>
                    <a:ln w="3175">
                      <a:solidFill>
                        <a:schemeClr val="tx1"/>
                      </a:solidFill>
                    </a:ln>
                  </pic:spPr>
                </pic:pic>
              </a:graphicData>
            </a:graphic>
          </wp:inline>
        </w:drawing>
      </w:r>
    </w:p>
    <w:p w14:paraId="1A3A7121" w14:textId="50EA3722" w:rsidR="00CA572D" w:rsidRPr="00760D43" w:rsidRDefault="00760D43" w:rsidP="00760D43">
      <w:pPr>
        <w:pStyle w:val="Epgrafe"/>
        <w:jc w:val="center"/>
        <w:rPr>
          <w:rFonts w:ascii="Times New Roman" w:hAnsi="Times New Roman" w:cs="Times New Roman"/>
          <w:b w:val="0"/>
          <w:color w:val="auto"/>
          <w:sz w:val="36"/>
          <w:lang w:val="es-CL"/>
        </w:rPr>
      </w:pPr>
      <w:bookmarkStart w:id="96" w:name="_Ref510379099"/>
      <w:r w:rsidRPr="00760D43">
        <w:rPr>
          <w:rFonts w:ascii="Times New Roman" w:hAnsi="Times New Roman" w:cs="Times New Roman"/>
          <w:b w:val="0"/>
          <w:color w:val="auto"/>
          <w:sz w:val="24"/>
        </w:rPr>
        <w:t xml:space="preserve">Figura </w:t>
      </w:r>
      <w:r w:rsidRPr="00760D43">
        <w:rPr>
          <w:rFonts w:ascii="Times New Roman" w:hAnsi="Times New Roman" w:cs="Times New Roman"/>
          <w:b w:val="0"/>
          <w:color w:val="auto"/>
          <w:sz w:val="24"/>
        </w:rPr>
        <w:fldChar w:fldCharType="begin"/>
      </w:r>
      <w:r w:rsidRPr="00760D43">
        <w:rPr>
          <w:rFonts w:ascii="Times New Roman" w:hAnsi="Times New Roman" w:cs="Times New Roman"/>
          <w:b w:val="0"/>
          <w:color w:val="auto"/>
          <w:sz w:val="24"/>
        </w:rPr>
        <w:instrText xml:space="preserve"> SEQ Figura \* ARABIC </w:instrText>
      </w:r>
      <w:r w:rsidRPr="00760D43">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18</w:t>
      </w:r>
      <w:r w:rsidRPr="00760D43">
        <w:rPr>
          <w:rFonts w:ascii="Times New Roman" w:hAnsi="Times New Roman" w:cs="Times New Roman"/>
          <w:b w:val="0"/>
          <w:color w:val="auto"/>
          <w:sz w:val="24"/>
        </w:rPr>
        <w:fldChar w:fldCharType="end"/>
      </w:r>
      <w:bookmarkEnd w:id="96"/>
      <w:r w:rsidRPr="00760D43">
        <w:rPr>
          <w:rFonts w:ascii="Times New Roman" w:hAnsi="Times New Roman" w:cs="Times New Roman"/>
          <w:b w:val="0"/>
          <w:color w:val="auto"/>
          <w:sz w:val="24"/>
        </w:rPr>
        <w:t>: Método para transformar archivos TSV a ARFF.</w:t>
      </w:r>
    </w:p>
    <w:p w14:paraId="065469C0" w14:textId="77777777" w:rsidR="00707FAD" w:rsidRDefault="00707FAD" w:rsidP="000D0FF2">
      <w:pPr>
        <w:spacing w:line="360" w:lineRule="auto"/>
        <w:rPr>
          <w:rFonts w:ascii="Times New Roman" w:hAnsi="Times New Roman" w:cs="Times New Roman"/>
          <w:sz w:val="24"/>
          <w:lang w:val="es-CL"/>
        </w:rPr>
      </w:pPr>
    </w:p>
    <w:p w14:paraId="0AF760FE" w14:textId="77777777" w:rsidR="005D1000" w:rsidRDefault="00707FAD" w:rsidP="000D0FF2">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 xml:space="preserve">Este método recibe como parámetro dos </w:t>
      </w:r>
      <w:proofErr w:type="spellStart"/>
      <w:r>
        <w:rPr>
          <w:rFonts w:ascii="Times New Roman" w:hAnsi="Times New Roman" w:cs="Times New Roman"/>
          <w:sz w:val="24"/>
          <w:lang w:val="es-CL"/>
        </w:rPr>
        <w:t>string</w:t>
      </w:r>
      <w:proofErr w:type="spellEnd"/>
      <w:r>
        <w:rPr>
          <w:rFonts w:ascii="Times New Roman" w:hAnsi="Times New Roman" w:cs="Times New Roman"/>
          <w:sz w:val="24"/>
          <w:lang w:val="es-CL"/>
        </w:rPr>
        <w:t xml:space="preserve"> de texto. El primer parámetro representa el nombre del archivo TSV a convertir y el segundo parámetro representa el nombre del archivo ARFF a crear. El método fue desarrollado utilizando las clases de </w:t>
      </w:r>
      <w:proofErr w:type="spellStart"/>
      <w:r>
        <w:rPr>
          <w:rFonts w:ascii="Times New Roman" w:hAnsi="Times New Roman" w:cs="Times New Roman"/>
          <w:sz w:val="24"/>
          <w:lang w:val="es-CL"/>
        </w:rPr>
        <w:t>CSVLoader</w:t>
      </w:r>
      <w:proofErr w:type="spellEnd"/>
      <w:r>
        <w:rPr>
          <w:rFonts w:ascii="Times New Roman" w:hAnsi="Times New Roman" w:cs="Times New Roman"/>
          <w:sz w:val="24"/>
          <w:lang w:val="es-CL"/>
        </w:rPr>
        <w:t xml:space="preserve"> y </w:t>
      </w:r>
      <w:proofErr w:type="spellStart"/>
      <w:r>
        <w:rPr>
          <w:rFonts w:ascii="Times New Roman" w:hAnsi="Times New Roman" w:cs="Times New Roman"/>
          <w:sz w:val="24"/>
          <w:lang w:val="es-CL"/>
        </w:rPr>
        <w:t>ArffSaver</w:t>
      </w:r>
      <w:proofErr w:type="spellEnd"/>
      <w:r>
        <w:rPr>
          <w:rFonts w:ascii="Times New Roman" w:hAnsi="Times New Roman" w:cs="Times New Roman"/>
          <w:sz w:val="24"/>
          <w:lang w:val="es-CL"/>
        </w:rPr>
        <w:t xml:space="preserve"> proporcionadas por </w:t>
      </w:r>
      <w:proofErr w:type="spellStart"/>
      <w:r>
        <w:rPr>
          <w:rFonts w:ascii="Times New Roman" w:hAnsi="Times New Roman" w:cs="Times New Roman"/>
          <w:sz w:val="24"/>
          <w:lang w:val="es-CL"/>
        </w:rPr>
        <w:t>Weka</w:t>
      </w:r>
      <w:proofErr w:type="spellEnd"/>
      <w:r>
        <w:rPr>
          <w:rFonts w:ascii="Times New Roman" w:hAnsi="Times New Roman" w:cs="Times New Roman"/>
          <w:sz w:val="24"/>
          <w:lang w:val="es-CL"/>
        </w:rPr>
        <w:t xml:space="preserve">. </w:t>
      </w:r>
      <w:proofErr w:type="spellStart"/>
      <w:r>
        <w:rPr>
          <w:rFonts w:ascii="Times New Roman" w:hAnsi="Times New Roman" w:cs="Times New Roman"/>
          <w:sz w:val="24"/>
          <w:lang w:val="es-CL"/>
        </w:rPr>
        <w:t>CSVLoader</w:t>
      </w:r>
      <w:proofErr w:type="spellEnd"/>
      <w:r>
        <w:rPr>
          <w:rFonts w:ascii="Times New Roman" w:hAnsi="Times New Roman" w:cs="Times New Roman"/>
          <w:sz w:val="24"/>
          <w:lang w:val="es-CL"/>
        </w:rPr>
        <w:t xml:space="preserve"> es una clase que permite la lectura de archivos en formato de valores separados por comas (</w:t>
      </w:r>
      <w:proofErr w:type="spellStart"/>
      <w:r>
        <w:rPr>
          <w:rFonts w:ascii="Times New Roman" w:hAnsi="Times New Roman" w:cs="Times New Roman"/>
          <w:sz w:val="24"/>
          <w:lang w:val="es-CL"/>
        </w:rPr>
        <w:t>comma</w:t>
      </w:r>
      <w:proofErr w:type="spellEnd"/>
      <w:r>
        <w:rPr>
          <w:rFonts w:ascii="Times New Roman" w:hAnsi="Times New Roman" w:cs="Times New Roman"/>
          <w:sz w:val="24"/>
          <w:lang w:val="es-CL"/>
        </w:rPr>
        <w:t xml:space="preserve"> </w:t>
      </w:r>
      <w:proofErr w:type="spellStart"/>
      <w:r>
        <w:rPr>
          <w:rFonts w:ascii="Times New Roman" w:hAnsi="Times New Roman" w:cs="Times New Roman"/>
          <w:sz w:val="24"/>
          <w:lang w:val="es-CL"/>
        </w:rPr>
        <w:t>separated</w:t>
      </w:r>
      <w:proofErr w:type="spellEnd"/>
      <w:r>
        <w:rPr>
          <w:rFonts w:ascii="Times New Roman" w:hAnsi="Times New Roman" w:cs="Times New Roman"/>
          <w:sz w:val="24"/>
          <w:lang w:val="es-CL"/>
        </w:rPr>
        <w:t xml:space="preserve"> </w:t>
      </w:r>
      <w:proofErr w:type="spellStart"/>
      <w:r>
        <w:rPr>
          <w:rFonts w:ascii="Times New Roman" w:hAnsi="Times New Roman" w:cs="Times New Roman"/>
          <w:sz w:val="24"/>
          <w:lang w:val="es-CL"/>
        </w:rPr>
        <w:t>values</w:t>
      </w:r>
      <w:proofErr w:type="spellEnd"/>
      <w:r>
        <w:rPr>
          <w:rFonts w:ascii="Times New Roman" w:hAnsi="Times New Roman" w:cs="Times New Roman"/>
          <w:sz w:val="24"/>
          <w:lang w:val="es-CL"/>
        </w:rPr>
        <w:t xml:space="preserve"> o CSV en inglés), pero el separador de columnas puede ser cambiado</w:t>
      </w:r>
      <w:r w:rsidR="00E131B2">
        <w:rPr>
          <w:rFonts w:ascii="Times New Roman" w:hAnsi="Times New Roman" w:cs="Times New Roman"/>
          <w:sz w:val="24"/>
          <w:lang w:val="es-CL"/>
        </w:rPr>
        <w:t xml:space="preserve"> para trabajar con otros formatos</w:t>
      </w:r>
      <w:r>
        <w:rPr>
          <w:rFonts w:ascii="Times New Roman" w:hAnsi="Times New Roman" w:cs="Times New Roman"/>
          <w:sz w:val="24"/>
          <w:lang w:val="es-CL"/>
        </w:rPr>
        <w:t xml:space="preserve">. </w:t>
      </w:r>
      <w:proofErr w:type="spellStart"/>
      <w:r>
        <w:rPr>
          <w:rFonts w:ascii="Times New Roman" w:hAnsi="Times New Roman" w:cs="Times New Roman"/>
          <w:sz w:val="24"/>
          <w:lang w:val="es-CL"/>
        </w:rPr>
        <w:t>ArffSaver</w:t>
      </w:r>
      <w:proofErr w:type="spellEnd"/>
      <w:r>
        <w:rPr>
          <w:rFonts w:ascii="Times New Roman" w:hAnsi="Times New Roman" w:cs="Times New Roman"/>
          <w:sz w:val="24"/>
          <w:lang w:val="es-CL"/>
        </w:rPr>
        <w:t xml:space="preserve"> es una clase que escribe datos en un archivo en formato ARFF.</w:t>
      </w:r>
      <w:r w:rsidR="00E131B2">
        <w:rPr>
          <w:rFonts w:ascii="Times New Roman" w:hAnsi="Times New Roman" w:cs="Times New Roman"/>
          <w:sz w:val="24"/>
          <w:lang w:val="es-CL"/>
        </w:rPr>
        <w:t xml:space="preserve"> Una vez transformados ambos archivos en formato ARFF, se </w:t>
      </w:r>
      <w:r w:rsidR="00724791">
        <w:rPr>
          <w:rFonts w:ascii="Times New Roman" w:hAnsi="Times New Roman" w:cs="Times New Roman"/>
          <w:sz w:val="24"/>
          <w:lang w:val="es-CL"/>
        </w:rPr>
        <w:t>procede a</w:t>
      </w:r>
      <w:r w:rsidR="00E131B2">
        <w:rPr>
          <w:rFonts w:ascii="Times New Roman" w:hAnsi="Times New Roman" w:cs="Times New Roman"/>
          <w:sz w:val="24"/>
          <w:lang w:val="es-CL"/>
        </w:rPr>
        <w:t xml:space="preserve"> aplicar un algoritmo clasificador.</w:t>
      </w:r>
      <w:r w:rsidR="007F1688">
        <w:rPr>
          <w:rFonts w:ascii="Times New Roman" w:hAnsi="Times New Roman" w:cs="Times New Roman"/>
          <w:sz w:val="24"/>
          <w:lang w:val="es-CL"/>
        </w:rPr>
        <w:t xml:space="preserve"> </w:t>
      </w:r>
    </w:p>
    <w:p w14:paraId="0792A022" w14:textId="0A24F7A3" w:rsidR="009A04AF" w:rsidRDefault="007F1688" w:rsidP="000D0FF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Para </w:t>
      </w:r>
      <w:r w:rsidR="005D1000">
        <w:rPr>
          <w:rFonts w:ascii="Times New Roman" w:hAnsi="Times New Roman" w:cs="Times New Roman"/>
          <w:sz w:val="24"/>
          <w:lang w:val="es-CL"/>
        </w:rPr>
        <w:t>aplicar el algoritmo clasificador se desarrolló</w:t>
      </w:r>
      <w:r>
        <w:rPr>
          <w:rFonts w:ascii="Times New Roman" w:hAnsi="Times New Roman" w:cs="Times New Roman"/>
          <w:sz w:val="24"/>
          <w:lang w:val="es-CL"/>
        </w:rPr>
        <w:t xml:space="preserve"> el método presentado en la </w:t>
      </w:r>
      <w:r w:rsidRPr="007F1688">
        <w:rPr>
          <w:rFonts w:ascii="Times New Roman" w:hAnsi="Times New Roman" w:cs="Times New Roman"/>
          <w:sz w:val="24"/>
          <w:lang w:val="es-CL"/>
        </w:rPr>
        <w:fldChar w:fldCharType="begin"/>
      </w:r>
      <w:r w:rsidRPr="007F1688">
        <w:rPr>
          <w:rFonts w:ascii="Times New Roman" w:hAnsi="Times New Roman" w:cs="Times New Roman"/>
          <w:sz w:val="24"/>
          <w:lang w:val="es-CL"/>
        </w:rPr>
        <w:instrText xml:space="preserve"> REF _Ref510388136  \* MERGEFORMAT </w:instrText>
      </w:r>
      <w:r w:rsidRPr="007F1688">
        <w:rPr>
          <w:rFonts w:ascii="Times New Roman" w:hAnsi="Times New Roman" w:cs="Times New Roman"/>
          <w:sz w:val="24"/>
          <w:lang w:val="es-CL"/>
        </w:rPr>
        <w:fldChar w:fldCharType="separate"/>
      </w:r>
      <w:r w:rsidRPr="007F1688">
        <w:rPr>
          <w:rFonts w:ascii="Times New Roman" w:hAnsi="Times New Roman" w:cs="Times New Roman"/>
          <w:sz w:val="24"/>
        </w:rPr>
        <w:t xml:space="preserve">Figura </w:t>
      </w:r>
      <w:r w:rsidRPr="007F1688">
        <w:rPr>
          <w:rFonts w:ascii="Times New Roman" w:hAnsi="Times New Roman" w:cs="Times New Roman"/>
          <w:noProof/>
          <w:sz w:val="24"/>
        </w:rPr>
        <w:t>10</w:t>
      </w:r>
      <w:r w:rsidRPr="007F1688">
        <w:rPr>
          <w:rFonts w:ascii="Times New Roman" w:hAnsi="Times New Roman" w:cs="Times New Roman"/>
          <w:sz w:val="24"/>
          <w:lang w:val="es-CL"/>
        </w:rPr>
        <w:fldChar w:fldCharType="end"/>
      </w:r>
      <w:r w:rsidR="005D1000">
        <w:rPr>
          <w:rFonts w:ascii="Times New Roman" w:hAnsi="Times New Roman" w:cs="Times New Roman"/>
          <w:sz w:val="24"/>
          <w:lang w:val="es-CL"/>
        </w:rPr>
        <w:t xml:space="preserve"> con la API de </w:t>
      </w:r>
      <w:proofErr w:type="spellStart"/>
      <w:r w:rsidR="005D1000">
        <w:rPr>
          <w:rFonts w:ascii="Times New Roman" w:hAnsi="Times New Roman" w:cs="Times New Roman"/>
          <w:sz w:val="24"/>
          <w:lang w:val="es-CL"/>
        </w:rPr>
        <w:t>Weka</w:t>
      </w:r>
      <w:proofErr w:type="spellEnd"/>
      <w:r>
        <w:rPr>
          <w:rFonts w:ascii="Times New Roman" w:hAnsi="Times New Roman" w:cs="Times New Roman"/>
          <w:sz w:val="24"/>
          <w:lang w:val="es-CL"/>
        </w:rPr>
        <w:t>.</w:t>
      </w:r>
      <w:r w:rsidR="00167519">
        <w:rPr>
          <w:rFonts w:ascii="Times New Roman" w:hAnsi="Times New Roman" w:cs="Times New Roman"/>
          <w:sz w:val="24"/>
          <w:lang w:val="es-CL"/>
        </w:rPr>
        <w:t xml:space="preserve"> </w:t>
      </w:r>
      <w:r w:rsidR="00086041">
        <w:rPr>
          <w:rFonts w:ascii="Times New Roman" w:hAnsi="Times New Roman" w:cs="Times New Roman"/>
          <w:sz w:val="24"/>
          <w:lang w:val="es-CL"/>
        </w:rPr>
        <w:t>En primer lugar e</w:t>
      </w:r>
      <w:r w:rsidR="00167519">
        <w:rPr>
          <w:rFonts w:ascii="Times New Roman" w:hAnsi="Times New Roman" w:cs="Times New Roman"/>
          <w:sz w:val="24"/>
          <w:lang w:val="es-CL"/>
        </w:rPr>
        <w:t xml:space="preserve">ste método lee un archivo </w:t>
      </w:r>
      <w:r w:rsidR="00086041">
        <w:rPr>
          <w:rFonts w:ascii="Times New Roman" w:hAnsi="Times New Roman" w:cs="Times New Roman"/>
          <w:sz w:val="24"/>
          <w:lang w:val="es-CL"/>
        </w:rPr>
        <w:t>que</w:t>
      </w:r>
      <w:r w:rsidR="00167519">
        <w:rPr>
          <w:rFonts w:ascii="Times New Roman" w:hAnsi="Times New Roman" w:cs="Times New Roman"/>
          <w:sz w:val="24"/>
          <w:lang w:val="es-CL"/>
        </w:rPr>
        <w:t xml:space="preserve"> es recibido como parámetro. </w:t>
      </w:r>
      <w:r w:rsidR="00086041">
        <w:rPr>
          <w:rFonts w:ascii="Times New Roman" w:hAnsi="Times New Roman" w:cs="Times New Roman"/>
          <w:sz w:val="24"/>
          <w:lang w:val="es-CL"/>
        </w:rPr>
        <w:t xml:space="preserve">Luego se crea la clase </w:t>
      </w:r>
      <w:proofErr w:type="spellStart"/>
      <w:r w:rsidR="00086041">
        <w:rPr>
          <w:rFonts w:ascii="Times New Roman" w:hAnsi="Times New Roman" w:cs="Times New Roman"/>
          <w:sz w:val="24"/>
          <w:lang w:val="es-CL"/>
        </w:rPr>
        <w:t>Instances</w:t>
      </w:r>
      <w:proofErr w:type="spellEnd"/>
      <w:r w:rsidR="00086041">
        <w:rPr>
          <w:rFonts w:ascii="Times New Roman" w:hAnsi="Times New Roman" w:cs="Times New Roman"/>
          <w:sz w:val="24"/>
          <w:lang w:val="es-CL"/>
        </w:rPr>
        <w:t xml:space="preserve"> la cual permite la manipulación de los datos contenidos en el archivo. </w:t>
      </w:r>
    </w:p>
    <w:p w14:paraId="473CCD87" w14:textId="77777777" w:rsidR="00086041" w:rsidRDefault="00086041" w:rsidP="000D0FF2">
      <w:pPr>
        <w:spacing w:line="360" w:lineRule="auto"/>
        <w:rPr>
          <w:rFonts w:ascii="Times New Roman" w:hAnsi="Times New Roman" w:cs="Times New Roman"/>
          <w:sz w:val="24"/>
          <w:lang w:val="es-CL"/>
        </w:rPr>
      </w:pPr>
    </w:p>
    <w:p w14:paraId="5AF65B41" w14:textId="35CD58FD" w:rsidR="00707FAD" w:rsidRDefault="00167519" w:rsidP="00167519">
      <w:pPr>
        <w:keepNext/>
        <w:spacing w:line="360" w:lineRule="auto"/>
        <w:jc w:val="center"/>
      </w:pPr>
      <w:r>
        <w:rPr>
          <w:noProof/>
          <w:lang w:val="es-CL" w:eastAsia="es-CL"/>
        </w:rPr>
        <w:drawing>
          <wp:inline distT="0" distB="0" distL="0" distR="0" wp14:anchorId="21DBB934" wp14:editId="061846AA">
            <wp:extent cx="5612130" cy="3406775"/>
            <wp:effectExtent l="19050" t="19050" r="26670" b="2222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3406775"/>
                    </a:xfrm>
                    <a:prstGeom prst="rect">
                      <a:avLst/>
                    </a:prstGeom>
                    <a:ln w="3175">
                      <a:solidFill>
                        <a:schemeClr val="tx1"/>
                      </a:solidFill>
                    </a:ln>
                  </pic:spPr>
                </pic:pic>
              </a:graphicData>
            </a:graphic>
          </wp:inline>
        </w:drawing>
      </w:r>
    </w:p>
    <w:p w14:paraId="4FD9C307" w14:textId="05433FE4" w:rsidR="00CD410A" w:rsidRPr="00707FAD" w:rsidRDefault="00707FAD" w:rsidP="00707FAD">
      <w:pPr>
        <w:pStyle w:val="Epgrafe"/>
        <w:jc w:val="center"/>
        <w:rPr>
          <w:rFonts w:ascii="Times New Roman" w:hAnsi="Times New Roman" w:cs="Times New Roman"/>
          <w:b w:val="0"/>
          <w:color w:val="auto"/>
          <w:sz w:val="36"/>
          <w:lang w:val="es-CL"/>
        </w:rPr>
      </w:pPr>
      <w:bookmarkStart w:id="97" w:name="_Ref510388136"/>
      <w:r w:rsidRPr="00707FAD">
        <w:rPr>
          <w:rFonts w:ascii="Times New Roman" w:hAnsi="Times New Roman" w:cs="Times New Roman"/>
          <w:b w:val="0"/>
          <w:color w:val="auto"/>
          <w:sz w:val="24"/>
        </w:rPr>
        <w:t xml:space="preserve">Figura </w:t>
      </w:r>
      <w:r w:rsidRPr="00707FAD">
        <w:rPr>
          <w:rFonts w:ascii="Times New Roman" w:hAnsi="Times New Roman" w:cs="Times New Roman"/>
          <w:b w:val="0"/>
          <w:color w:val="auto"/>
          <w:sz w:val="24"/>
        </w:rPr>
        <w:fldChar w:fldCharType="begin"/>
      </w:r>
      <w:r w:rsidRPr="00707FAD">
        <w:rPr>
          <w:rFonts w:ascii="Times New Roman" w:hAnsi="Times New Roman" w:cs="Times New Roman"/>
          <w:b w:val="0"/>
          <w:color w:val="auto"/>
          <w:sz w:val="24"/>
        </w:rPr>
        <w:instrText xml:space="preserve"> SEQ Figura \* ARABIC </w:instrText>
      </w:r>
      <w:r w:rsidRPr="00707FAD">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19</w:t>
      </w:r>
      <w:r w:rsidRPr="00707FAD">
        <w:rPr>
          <w:rFonts w:ascii="Times New Roman" w:hAnsi="Times New Roman" w:cs="Times New Roman"/>
          <w:b w:val="0"/>
          <w:color w:val="auto"/>
          <w:sz w:val="24"/>
        </w:rPr>
        <w:fldChar w:fldCharType="end"/>
      </w:r>
      <w:bookmarkEnd w:id="97"/>
      <w:r w:rsidRPr="00707FAD">
        <w:rPr>
          <w:rFonts w:ascii="Times New Roman" w:hAnsi="Times New Roman" w:cs="Times New Roman"/>
          <w:b w:val="0"/>
          <w:color w:val="auto"/>
          <w:sz w:val="24"/>
        </w:rPr>
        <w:t>: Método para entrenar modelo.</w:t>
      </w:r>
    </w:p>
    <w:p w14:paraId="701BCF96" w14:textId="77777777" w:rsidR="00CD410A" w:rsidRDefault="00CD410A" w:rsidP="000D0FF2">
      <w:pPr>
        <w:spacing w:line="360" w:lineRule="auto"/>
        <w:rPr>
          <w:rFonts w:ascii="Times New Roman" w:hAnsi="Times New Roman" w:cs="Times New Roman"/>
          <w:sz w:val="24"/>
          <w:lang w:val="es-CL"/>
        </w:rPr>
      </w:pPr>
    </w:p>
    <w:p w14:paraId="75F7AAD8" w14:textId="27ABFB58" w:rsidR="00CD410A" w:rsidRDefault="00086041" w:rsidP="00B13FB5">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 xml:space="preserve">Seguido de esto, se crea la clase </w:t>
      </w:r>
      <w:proofErr w:type="spellStart"/>
      <w:r>
        <w:rPr>
          <w:rFonts w:ascii="Times New Roman" w:hAnsi="Times New Roman" w:cs="Times New Roman"/>
          <w:sz w:val="24"/>
          <w:lang w:val="es-CL"/>
        </w:rPr>
        <w:t>FilteredClassifier</w:t>
      </w:r>
      <w:proofErr w:type="spellEnd"/>
      <w:r>
        <w:rPr>
          <w:rFonts w:ascii="Times New Roman" w:hAnsi="Times New Roman" w:cs="Times New Roman"/>
          <w:sz w:val="24"/>
          <w:lang w:val="es-CL"/>
        </w:rPr>
        <w:t xml:space="preserve"> que permite la </w:t>
      </w:r>
      <w:r w:rsidR="003D346F">
        <w:rPr>
          <w:rFonts w:ascii="Times New Roman" w:hAnsi="Times New Roman" w:cs="Times New Roman"/>
          <w:sz w:val="24"/>
          <w:lang w:val="es-CL"/>
        </w:rPr>
        <w:t>configuración de</w:t>
      </w:r>
      <w:r>
        <w:rPr>
          <w:rFonts w:ascii="Times New Roman" w:hAnsi="Times New Roman" w:cs="Times New Roman"/>
          <w:sz w:val="24"/>
          <w:lang w:val="es-CL"/>
        </w:rPr>
        <w:t xml:space="preserve"> diferentes filtros antes de aplicar el algoritmo clasificador y se crea el filtro </w:t>
      </w:r>
      <w:proofErr w:type="spellStart"/>
      <w:r>
        <w:rPr>
          <w:rFonts w:ascii="Times New Roman" w:hAnsi="Times New Roman" w:cs="Times New Roman"/>
          <w:sz w:val="24"/>
          <w:lang w:val="es-CL"/>
        </w:rPr>
        <w:t>StringToWordVector</w:t>
      </w:r>
      <w:proofErr w:type="spellEnd"/>
      <w:r>
        <w:rPr>
          <w:rFonts w:ascii="Times New Roman" w:hAnsi="Times New Roman" w:cs="Times New Roman"/>
          <w:sz w:val="24"/>
          <w:lang w:val="es-CL"/>
        </w:rPr>
        <w:t xml:space="preserve"> para la representación </w:t>
      </w:r>
      <w:r w:rsidR="00BA693C">
        <w:rPr>
          <w:rFonts w:ascii="Times New Roman" w:hAnsi="Times New Roman" w:cs="Times New Roman"/>
          <w:sz w:val="24"/>
          <w:lang w:val="es-CL"/>
        </w:rPr>
        <w:t>de las oraciones como</w:t>
      </w:r>
      <w:r>
        <w:rPr>
          <w:rFonts w:ascii="Times New Roman" w:hAnsi="Times New Roman" w:cs="Times New Roman"/>
          <w:sz w:val="24"/>
          <w:lang w:val="es-CL"/>
        </w:rPr>
        <w:t xml:space="preserve"> bolsa de palabras.</w:t>
      </w:r>
      <w:r w:rsidR="00396411">
        <w:rPr>
          <w:rFonts w:ascii="Times New Roman" w:hAnsi="Times New Roman" w:cs="Times New Roman"/>
          <w:sz w:val="24"/>
          <w:lang w:val="es-CL"/>
        </w:rPr>
        <w:t xml:space="preserve"> El método finaliza </w:t>
      </w:r>
      <w:r w:rsidR="00E94829">
        <w:rPr>
          <w:rFonts w:ascii="Times New Roman" w:hAnsi="Times New Roman" w:cs="Times New Roman"/>
          <w:sz w:val="24"/>
          <w:lang w:val="es-CL"/>
        </w:rPr>
        <w:t>realizando una validación cruzada para la evaluación del modelo y guarda</w:t>
      </w:r>
      <w:r w:rsidR="00396411">
        <w:rPr>
          <w:rFonts w:ascii="Times New Roman" w:hAnsi="Times New Roman" w:cs="Times New Roman"/>
          <w:sz w:val="24"/>
          <w:lang w:val="es-CL"/>
        </w:rPr>
        <w:t xml:space="preserve"> el modelo creado con el nombre que recibe como segundo parámetro.</w:t>
      </w:r>
      <w:r w:rsidR="00BA693C">
        <w:rPr>
          <w:rFonts w:ascii="Times New Roman" w:hAnsi="Times New Roman" w:cs="Times New Roman"/>
          <w:sz w:val="24"/>
          <w:lang w:val="es-CL"/>
        </w:rPr>
        <w:t xml:space="preserve"> </w:t>
      </w:r>
      <w:r w:rsidR="00641C5D">
        <w:rPr>
          <w:rFonts w:ascii="Times New Roman" w:hAnsi="Times New Roman" w:cs="Times New Roman"/>
          <w:sz w:val="24"/>
          <w:lang w:val="es-CL"/>
        </w:rPr>
        <w:t>El algoritm</w:t>
      </w:r>
      <w:r w:rsidR="008C08EE">
        <w:rPr>
          <w:rFonts w:ascii="Times New Roman" w:hAnsi="Times New Roman" w:cs="Times New Roman"/>
          <w:sz w:val="24"/>
          <w:lang w:val="es-CL"/>
        </w:rPr>
        <w:t xml:space="preserve">o clasificador seleccionado fue </w:t>
      </w:r>
      <w:proofErr w:type="spellStart"/>
      <w:r w:rsidR="00F43303" w:rsidRPr="007449A9">
        <w:rPr>
          <w:rFonts w:ascii="Times New Roman" w:hAnsi="Times New Roman" w:cs="Times New Roman"/>
          <w:i/>
          <w:sz w:val="24"/>
          <w:lang w:val="es-CL"/>
        </w:rPr>
        <w:t>support</w:t>
      </w:r>
      <w:proofErr w:type="spellEnd"/>
      <w:r w:rsidR="00F43303" w:rsidRPr="007449A9">
        <w:rPr>
          <w:rFonts w:ascii="Times New Roman" w:hAnsi="Times New Roman" w:cs="Times New Roman"/>
          <w:i/>
          <w:sz w:val="24"/>
          <w:lang w:val="es-CL"/>
        </w:rPr>
        <w:t xml:space="preserve"> vector machines</w:t>
      </w:r>
      <w:r w:rsidR="001F1D09">
        <w:rPr>
          <w:rFonts w:ascii="Times New Roman" w:hAnsi="Times New Roman" w:cs="Times New Roman"/>
          <w:sz w:val="24"/>
          <w:lang w:val="es-CL"/>
        </w:rPr>
        <w:t xml:space="preserve"> dado que</w:t>
      </w:r>
      <w:r w:rsidR="008C08EE">
        <w:rPr>
          <w:rFonts w:ascii="Times New Roman" w:hAnsi="Times New Roman" w:cs="Times New Roman"/>
          <w:sz w:val="24"/>
          <w:lang w:val="es-CL"/>
        </w:rPr>
        <w:t xml:space="preserve"> obtuvo el mej</w:t>
      </w:r>
      <w:r w:rsidR="00CD5C39">
        <w:rPr>
          <w:rFonts w:ascii="Times New Roman" w:hAnsi="Times New Roman" w:cs="Times New Roman"/>
          <w:sz w:val="24"/>
          <w:lang w:val="es-CL"/>
        </w:rPr>
        <w:t xml:space="preserve">or rendimiento en el trabajo de </w:t>
      </w:r>
      <w:proofErr w:type="spellStart"/>
      <w:r w:rsidR="00CD5C39">
        <w:rPr>
          <w:rFonts w:ascii="Times New Roman" w:hAnsi="Times New Roman" w:cs="Times New Roman"/>
          <w:sz w:val="24"/>
          <w:lang w:val="es-CL"/>
        </w:rPr>
        <w:t>Elgueta</w:t>
      </w:r>
      <w:proofErr w:type="spellEnd"/>
      <w:r w:rsidR="00CD5C39">
        <w:rPr>
          <w:rFonts w:ascii="Times New Roman" w:hAnsi="Times New Roman" w:cs="Times New Roman"/>
          <w:sz w:val="24"/>
          <w:lang w:val="es-CL"/>
        </w:rPr>
        <w:t xml:space="preserve"> </w:t>
      </w:r>
      <w:r w:rsidR="008C08EE">
        <w:rPr>
          <w:rFonts w:ascii="Times New Roman" w:hAnsi="Times New Roman" w:cs="Times New Roman"/>
          <w:sz w:val="24"/>
          <w:lang w:val="es-CL"/>
        </w:rPr>
        <w:fldChar w:fldCharType="begin" w:fldLock="1"/>
      </w:r>
      <w:r w:rsidR="001F1D09">
        <w:rPr>
          <w:rFonts w:ascii="Times New Roman" w:hAnsi="Times New Roman" w:cs="Times New Roman"/>
          <w:sz w:val="24"/>
          <w:lang w:val="es-CL"/>
        </w:rPr>
        <w:instrText>ADDIN CSL_CITATION { "citationItems" : [ { "id" : "ITEM-1", "itemData" : { "author" : [ { "dropping-particle" : "", "family" : "Elgueta", "given" : "Jorge", "non-dropping-particle" : "", "parse-names" : false, "suffix" : "" } ], "id" : "ITEM-1", "issued" : { "date-parts" : [ [ "2017" ] ] }, "publisher" : "Universidad del B\u00edo-B\u00edo, Chile", "title" : "Comparaci\u00f3n de rendimiento de t\u00e9cnicas de aprendizaje autom\u00e1tico para an\u00e1lisis de afecto sobre textos en espa\u00f1ol", "type" : "thesis" }, "uris" : [ "http://www.mendeley.com/documents/?uuid=30c088e3-f2aa-42cc-980f-f8b08cb87889" ] } ], "mendeley" : { "formattedCitation" : "(Elgueta, 2017)", "plainTextFormattedCitation" : "(Elgueta, 2017)", "previouslyFormattedCitation" : "(Elgueta, 2017)" }, "properties" : { "noteIndex" : 0 }, "schema" : "https://github.com/citation-style-language/schema/raw/master/csl-citation.json" }</w:instrText>
      </w:r>
      <w:r w:rsidR="008C08EE">
        <w:rPr>
          <w:rFonts w:ascii="Times New Roman" w:hAnsi="Times New Roman" w:cs="Times New Roman"/>
          <w:sz w:val="24"/>
          <w:lang w:val="es-CL"/>
        </w:rPr>
        <w:fldChar w:fldCharType="separate"/>
      </w:r>
      <w:r w:rsidR="008C08EE" w:rsidRPr="008C08EE">
        <w:rPr>
          <w:rFonts w:ascii="Times New Roman" w:hAnsi="Times New Roman" w:cs="Times New Roman"/>
          <w:noProof/>
          <w:sz w:val="24"/>
          <w:lang w:val="es-CL"/>
        </w:rPr>
        <w:t>(Elgueta, 2017)</w:t>
      </w:r>
      <w:r w:rsidR="008C08EE">
        <w:rPr>
          <w:rFonts w:ascii="Times New Roman" w:hAnsi="Times New Roman" w:cs="Times New Roman"/>
          <w:sz w:val="24"/>
          <w:lang w:val="es-CL"/>
        </w:rPr>
        <w:fldChar w:fldCharType="end"/>
      </w:r>
      <w:r w:rsidR="001F1D09">
        <w:rPr>
          <w:rFonts w:ascii="Times New Roman" w:hAnsi="Times New Roman" w:cs="Times New Roman"/>
          <w:sz w:val="24"/>
          <w:lang w:val="es-CL"/>
        </w:rPr>
        <w:t xml:space="preserve"> y está disponible en </w:t>
      </w:r>
      <w:proofErr w:type="spellStart"/>
      <w:r w:rsidR="001F1D09">
        <w:rPr>
          <w:rFonts w:ascii="Times New Roman" w:hAnsi="Times New Roman" w:cs="Times New Roman"/>
          <w:sz w:val="24"/>
          <w:lang w:val="es-CL"/>
        </w:rPr>
        <w:t>Weka</w:t>
      </w:r>
      <w:proofErr w:type="spellEnd"/>
      <w:r w:rsidR="008C08EE">
        <w:rPr>
          <w:rFonts w:ascii="Times New Roman" w:hAnsi="Times New Roman" w:cs="Times New Roman"/>
          <w:sz w:val="24"/>
          <w:lang w:val="es-CL"/>
        </w:rPr>
        <w:t>.</w:t>
      </w:r>
      <w:r w:rsidR="00396411">
        <w:rPr>
          <w:rFonts w:ascii="Times New Roman" w:hAnsi="Times New Roman" w:cs="Times New Roman"/>
          <w:sz w:val="24"/>
          <w:lang w:val="es-CL"/>
        </w:rPr>
        <w:t xml:space="preserve"> </w:t>
      </w:r>
      <w:r w:rsidR="006A1163">
        <w:rPr>
          <w:rFonts w:ascii="Times New Roman" w:hAnsi="Times New Roman" w:cs="Times New Roman"/>
          <w:sz w:val="24"/>
          <w:lang w:val="es-CL"/>
        </w:rPr>
        <w:t>Cabe destacar que se generaron dos modelos a partir de los conjuntos de entrenamiento creados anteriormente.</w:t>
      </w:r>
      <w:r w:rsidR="00E84BE2">
        <w:rPr>
          <w:rFonts w:ascii="Times New Roman" w:hAnsi="Times New Roman" w:cs="Times New Roman"/>
          <w:sz w:val="24"/>
          <w:lang w:val="es-CL"/>
        </w:rPr>
        <w:t xml:space="preserve"> </w:t>
      </w:r>
    </w:p>
    <w:p w14:paraId="39621C53" w14:textId="159FF68B" w:rsidR="00CD410A" w:rsidRDefault="00396411" w:rsidP="00B13FB5">
      <w:pPr>
        <w:pStyle w:val="Ttulo2"/>
      </w:pPr>
      <w:bookmarkStart w:id="98" w:name="_Toc511668896"/>
      <w:r>
        <w:t>Evaluación de Algoritmo Clasificador</w:t>
      </w:r>
      <w:bookmarkEnd w:id="98"/>
    </w:p>
    <w:p w14:paraId="3CEAF784" w14:textId="6B4317D5" w:rsidR="006A1163" w:rsidRDefault="006A1163" w:rsidP="00B13FB5">
      <w:pPr>
        <w:spacing w:line="360" w:lineRule="auto"/>
        <w:rPr>
          <w:rFonts w:ascii="Times New Roman" w:hAnsi="Times New Roman" w:cs="Times New Roman"/>
          <w:sz w:val="24"/>
          <w:lang w:val="es-CL"/>
        </w:rPr>
      </w:pPr>
      <w:r>
        <w:rPr>
          <w:rFonts w:ascii="Times New Roman" w:hAnsi="Times New Roman" w:cs="Times New Roman"/>
          <w:sz w:val="24"/>
          <w:lang w:val="es-CL"/>
        </w:rPr>
        <w:t>Respecto a la evaluación de los modelos</w:t>
      </w:r>
      <w:r w:rsidR="006A1576">
        <w:rPr>
          <w:rFonts w:ascii="Times New Roman" w:hAnsi="Times New Roman" w:cs="Times New Roman"/>
          <w:sz w:val="24"/>
          <w:lang w:val="es-CL"/>
        </w:rPr>
        <w:t xml:space="preserve"> creados</w:t>
      </w:r>
      <w:r>
        <w:rPr>
          <w:rFonts w:ascii="Times New Roman" w:hAnsi="Times New Roman" w:cs="Times New Roman"/>
          <w:sz w:val="24"/>
          <w:lang w:val="es-CL"/>
        </w:rPr>
        <w:t xml:space="preserve">, se obtuvieron </w:t>
      </w:r>
      <w:r w:rsidR="00EB77E2">
        <w:rPr>
          <w:rFonts w:ascii="Times New Roman" w:hAnsi="Times New Roman" w:cs="Times New Roman"/>
          <w:sz w:val="24"/>
          <w:lang w:val="es-CL"/>
        </w:rPr>
        <w:t xml:space="preserve">los </w:t>
      </w:r>
      <w:r w:rsidR="004F502B">
        <w:rPr>
          <w:rFonts w:ascii="Times New Roman" w:hAnsi="Times New Roman" w:cs="Times New Roman"/>
          <w:sz w:val="24"/>
          <w:lang w:val="es-CL"/>
        </w:rPr>
        <w:t>resultados presentados a continuación</w:t>
      </w:r>
      <w:r w:rsidR="00B13FB5">
        <w:rPr>
          <w:rFonts w:ascii="Times New Roman" w:hAnsi="Times New Roman" w:cs="Times New Roman"/>
          <w:sz w:val="24"/>
          <w:lang w:val="es-CL"/>
        </w:rPr>
        <w:t xml:space="preserve">. En la </w:t>
      </w:r>
      <w:r w:rsidR="00B13FB5" w:rsidRPr="00DB13FB">
        <w:rPr>
          <w:rFonts w:ascii="Times New Roman" w:hAnsi="Times New Roman" w:cs="Times New Roman"/>
          <w:sz w:val="24"/>
          <w:lang w:val="es-CL"/>
        </w:rPr>
        <w:fldChar w:fldCharType="begin"/>
      </w:r>
      <w:r w:rsidR="00B13FB5" w:rsidRPr="00DB13FB">
        <w:rPr>
          <w:rFonts w:ascii="Times New Roman" w:hAnsi="Times New Roman" w:cs="Times New Roman"/>
          <w:sz w:val="24"/>
          <w:lang w:val="es-CL"/>
        </w:rPr>
        <w:instrText xml:space="preserve"> REF _Ref510443064 \h  \* MERGEFORMAT </w:instrText>
      </w:r>
      <w:r w:rsidR="00B13FB5" w:rsidRPr="00DB13FB">
        <w:rPr>
          <w:rFonts w:ascii="Times New Roman" w:hAnsi="Times New Roman" w:cs="Times New Roman"/>
          <w:sz w:val="24"/>
          <w:lang w:val="es-CL"/>
        </w:rPr>
      </w:r>
      <w:r w:rsidR="00B13FB5" w:rsidRPr="00DB13FB">
        <w:rPr>
          <w:rFonts w:ascii="Times New Roman" w:hAnsi="Times New Roman" w:cs="Times New Roman"/>
          <w:sz w:val="24"/>
          <w:lang w:val="es-CL"/>
        </w:rPr>
        <w:fldChar w:fldCharType="separate"/>
      </w:r>
      <w:r w:rsidR="00B13FB5" w:rsidRPr="00DB13FB">
        <w:rPr>
          <w:rFonts w:ascii="Times New Roman" w:hAnsi="Times New Roman" w:cs="Times New Roman"/>
          <w:sz w:val="24"/>
        </w:rPr>
        <w:t xml:space="preserve">Tabla </w:t>
      </w:r>
      <w:r w:rsidR="00B13FB5" w:rsidRPr="00DB13FB">
        <w:rPr>
          <w:rFonts w:ascii="Times New Roman" w:hAnsi="Times New Roman" w:cs="Times New Roman"/>
          <w:noProof/>
          <w:sz w:val="24"/>
        </w:rPr>
        <w:t>7</w:t>
      </w:r>
      <w:r w:rsidR="00B13FB5" w:rsidRPr="00DB13FB">
        <w:rPr>
          <w:rFonts w:ascii="Times New Roman" w:hAnsi="Times New Roman" w:cs="Times New Roman"/>
          <w:sz w:val="24"/>
          <w:lang w:val="es-CL"/>
        </w:rPr>
        <w:fldChar w:fldCharType="end"/>
      </w:r>
      <w:r w:rsidR="00B13FB5">
        <w:rPr>
          <w:rFonts w:ascii="Times New Roman" w:hAnsi="Times New Roman" w:cs="Times New Roman"/>
          <w:sz w:val="24"/>
          <w:lang w:val="es-CL"/>
        </w:rPr>
        <w:t xml:space="preserve"> se presenta la matriz de confusión del modelo de polaridad.</w:t>
      </w:r>
    </w:p>
    <w:p w14:paraId="41EC83A3" w14:textId="77777777" w:rsidR="00B13FB5" w:rsidRDefault="00B13FB5" w:rsidP="00B13FB5">
      <w:pPr>
        <w:spacing w:line="360" w:lineRule="auto"/>
        <w:rPr>
          <w:rFonts w:ascii="Times New Roman" w:hAnsi="Times New Roman" w:cs="Times New Roman"/>
          <w:sz w:val="24"/>
          <w:lang w:val="es-CL"/>
        </w:rPr>
      </w:pPr>
    </w:p>
    <w:tbl>
      <w:tblPr>
        <w:tblStyle w:val="Tablaconcuadrcula"/>
        <w:tblW w:w="0" w:type="auto"/>
        <w:tblLook w:val="04A0" w:firstRow="1" w:lastRow="0" w:firstColumn="1" w:lastColumn="0" w:noHBand="0" w:noVBand="1"/>
      </w:tblPr>
      <w:tblGrid>
        <w:gridCol w:w="2244"/>
        <w:gridCol w:w="2244"/>
        <w:gridCol w:w="2245"/>
        <w:gridCol w:w="2245"/>
      </w:tblGrid>
      <w:tr w:rsidR="00DB13FB" w14:paraId="36CDB65C" w14:textId="77777777" w:rsidTr="00DB13FB">
        <w:tc>
          <w:tcPr>
            <w:tcW w:w="2244" w:type="dxa"/>
            <w:tcBorders>
              <w:top w:val="nil"/>
              <w:left w:val="nil"/>
              <w:bottom w:val="single" w:sz="4" w:space="0" w:color="auto"/>
              <w:right w:val="single" w:sz="4" w:space="0" w:color="auto"/>
            </w:tcBorders>
          </w:tcPr>
          <w:p w14:paraId="5F3FF070" w14:textId="77777777" w:rsidR="00DB13FB" w:rsidRDefault="00DB13FB" w:rsidP="000D0FF2">
            <w:pPr>
              <w:spacing w:line="360" w:lineRule="auto"/>
              <w:rPr>
                <w:rFonts w:ascii="Times New Roman" w:hAnsi="Times New Roman" w:cs="Times New Roman"/>
                <w:sz w:val="24"/>
                <w:lang w:val="es-CL"/>
              </w:rPr>
            </w:pPr>
          </w:p>
        </w:tc>
        <w:tc>
          <w:tcPr>
            <w:tcW w:w="2244" w:type="dxa"/>
            <w:tcBorders>
              <w:left w:val="single" w:sz="4" w:space="0" w:color="auto"/>
            </w:tcBorders>
          </w:tcPr>
          <w:p w14:paraId="32F7E09D" w14:textId="0841189D" w:rsidR="00DB13FB" w:rsidRPr="00DB13FB" w:rsidRDefault="00DB13FB" w:rsidP="00DB13FB">
            <w:pPr>
              <w:spacing w:line="360" w:lineRule="auto"/>
              <w:jc w:val="center"/>
              <w:rPr>
                <w:rFonts w:ascii="Times New Roman" w:hAnsi="Times New Roman" w:cs="Times New Roman"/>
                <w:b/>
                <w:sz w:val="24"/>
                <w:lang w:val="es-CL"/>
              </w:rPr>
            </w:pPr>
            <w:r w:rsidRPr="00DB13FB">
              <w:rPr>
                <w:rFonts w:ascii="Times New Roman" w:hAnsi="Times New Roman" w:cs="Times New Roman"/>
                <w:b/>
                <w:sz w:val="24"/>
                <w:lang w:val="es-CL"/>
              </w:rPr>
              <w:t>Positivo</w:t>
            </w:r>
          </w:p>
        </w:tc>
        <w:tc>
          <w:tcPr>
            <w:tcW w:w="2245" w:type="dxa"/>
          </w:tcPr>
          <w:p w14:paraId="6A70BE66" w14:textId="4459E3FA" w:rsidR="00DB13FB" w:rsidRPr="00DB13FB" w:rsidRDefault="00DB13FB" w:rsidP="00DB13FB">
            <w:pPr>
              <w:spacing w:line="360" w:lineRule="auto"/>
              <w:jc w:val="center"/>
              <w:rPr>
                <w:rFonts w:ascii="Times New Roman" w:hAnsi="Times New Roman" w:cs="Times New Roman"/>
                <w:b/>
                <w:sz w:val="24"/>
                <w:lang w:val="es-CL"/>
              </w:rPr>
            </w:pPr>
            <w:r w:rsidRPr="00DB13FB">
              <w:rPr>
                <w:rFonts w:ascii="Times New Roman" w:hAnsi="Times New Roman" w:cs="Times New Roman"/>
                <w:b/>
                <w:sz w:val="24"/>
                <w:lang w:val="es-CL"/>
              </w:rPr>
              <w:t>Negativo</w:t>
            </w:r>
          </w:p>
        </w:tc>
        <w:tc>
          <w:tcPr>
            <w:tcW w:w="2245" w:type="dxa"/>
          </w:tcPr>
          <w:p w14:paraId="02454752" w14:textId="478BB65A" w:rsidR="00DB13FB" w:rsidRPr="00DB13FB" w:rsidRDefault="00DB13FB" w:rsidP="00DB13FB">
            <w:pPr>
              <w:spacing w:line="360" w:lineRule="auto"/>
              <w:jc w:val="center"/>
              <w:rPr>
                <w:rFonts w:ascii="Times New Roman" w:hAnsi="Times New Roman" w:cs="Times New Roman"/>
                <w:b/>
                <w:sz w:val="24"/>
                <w:lang w:val="es-CL"/>
              </w:rPr>
            </w:pPr>
            <w:r w:rsidRPr="00DB13FB">
              <w:rPr>
                <w:rFonts w:ascii="Times New Roman" w:hAnsi="Times New Roman" w:cs="Times New Roman"/>
                <w:b/>
                <w:sz w:val="24"/>
                <w:lang w:val="es-CL"/>
              </w:rPr>
              <w:t>Neutral</w:t>
            </w:r>
          </w:p>
        </w:tc>
      </w:tr>
      <w:tr w:rsidR="00DB13FB" w14:paraId="78340391" w14:textId="77777777" w:rsidTr="00DB13FB">
        <w:tc>
          <w:tcPr>
            <w:tcW w:w="2244" w:type="dxa"/>
            <w:tcBorders>
              <w:top w:val="single" w:sz="4" w:space="0" w:color="auto"/>
            </w:tcBorders>
          </w:tcPr>
          <w:p w14:paraId="0CD9A94A" w14:textId="310ABD4C" w:rsidR="00DB13FB" w:rsidRPr="00DB13FB" w:rsidRDefault="00DB13FB" w:rsidP="000D0FF2">
            <w:pPr>
              <w:spacing w:line="360" w:lineRule="auto"/>
              <w:rPr>
                <w:rFonts w:ascii="Times New Roman" w:hAnsi="Times New Roman" w:cs="Times New Roman"/>
                <w:b/>
                <w:sz w:val="24"/>
                <w:lang w:val="es-CL"/>
              </w:rPr>
            </w:pPr>
            <w:r w:rsidRPr="00DB13FB">
              <w:rPr>
                <w:rFonts w:ascii="Times New Roman" w:hAnsi="Times New Roman" w:cs="Times New Roman"/>
                <w:b/>
                <w:sz w:val="24"/>
                <w:lang w:val="es-CL"/>
              </w:rPr>
              <w:t>Positivo</w:t>
            </w:r>
          </w:p>
        </w:tc>
        <w:tc>
          <w:tcPr>
            <w:tcW w:w="2244" w:type="dxa"/>
          </w:tcPr>
          <w:p w14:paraId="15403967" w14:textId="416DDC7C" w:rsidR="00DB13FB" w:rsidRDefault="00DB13FB" w:rsidP="00DB13FB">
            <w:pPr>
              <w:spacing w:line="360" w:lineRule="auto"/>
              <w:jc w:val="center"/>
              <w:rPr>
                <w:rFonts w:ascii="Times New Roman" w:hAnsi="Times New Roman" w:cs="Times New Roman"/>
                <w:sz w:val="24"/>
                <w:lang w:val="es-CL"/>
              </w:rPr>
            </w:pPr>
            <w:r>
              <w:rPr>
                <w:rFonts w:ascii="Times New Roman" w:hAnsi="Times New Roman" w:cs="Times New Roman"/>
                <w:sz w:val="24"/>
                <w:lang w:val="es-CL"/>
              </w:rPr>
              <w:t>691</w:t>
            </w:r>
          </w:p>
        </w:tc>
        <w:tc>
          <w:tcPr>
            <w:tcW w:w="2245" w:type="dxa"/>
          </w:tcPr>
          <w:p w14:paraId="5BE6DCC3" w14:textId="25BE1D2C" w:rsidR="00DB13FB" w:rsidRDefault="00DB13FB" w:rsidP="00DB13FB">
            <w:pPr>
              <w:spacing w:line="360" w:lineRule="auto"/>
              <w:jc w:val="center"/>
              <w:rPr>
                <w:rFonts w:ascii="Times New Roman" w:hAnsi="Times New Roman" w:cs="Times New Roman"/>
                <w:sz w:val="24"/>
                <w:lang w:val="es-CL"/>
              </w:rPr>
            </w:pPr>
            <w:r>
              <w:rPr>
                <w:rFonts w:ascii="Times New Roman" w:hAnsi="Times New Roman" w:cs="Times New Roman"/>
                <w:sz w:val="24"/>
                <w:lang w:val="es-CL"/>
              </w:rPr>
              <w:t>6</w:t>
            </w:r>
          </w:p>
        </w:tc>
        <w:tc>
          <w:tcPr>
            <w:tcW w:w="2245" w:type="dxa"/>
          </w:tcPr>
          <w:p w14:paraId="42B01575" w14:textId="0971DFB4" w:rsidR="00DB13FB" w:rsidRDefault="00DB13FB" w:rsidP="00DB13FB">
            <w:pPr>
              <w:spacing w:line="360" w:lineRule="auto"/>
              <w:jc w:val="center"/>
              <w:rPr>
                <w:rFonts w:ascii="Times New Roman" w:hAnsi="Times New Roman" w:cs="Times New Roman"/>
                <w:sz w:val="24"/>
                <w:lang w:val="es-CL"/>
              </w:rPr>
            </w:pPr>
            <w:r>
              <w:rPr>
                <w:rFonts w:ascii="Times New Roman" w:hAnsi="Times New Roman" w:cs="Times New Roman"/>
                <w:sz w:val="24"/>
                <w:lang w:val="es-CL"/>
              </w:rPr>
              <w:t>41</w:t>
            </w:r>
          </w:p>
        </w:tc>
      </w:tr>
      <w:tr w:rsidR="00DB13FB" w14:paraId="408D3049" w14:textId="77777777" w:rsidTr="00DB13FB">
        <w:tc>
          <w:tcPr>
            <w:tcW w:w="2244" w:type="dxa"/>
          </w:tcPr>
          <w:p w14:paraId="7E79B840" w14:textId="040CCEDA" w:rsidR="00DB13FB" w:rsidRPr="00DB13FB" w:rsidRDefault="00DB13FB" w:rsidP="000D0FF2">
            <w:pPr>
              <w:spacing w:line="360" w:lineRule="auto"/>
              <w:rPr>
                <w:rFonts w:ascii="Times New Roman" w:hAnsi="Times New Roman" w:cs="Times New Roman"/>
                <w:b/>
                <w:sz w:val="24"/>
                <w:lang w:val="es-CL"/>
              </w:rPr>
            </w:pPr>
            <w:r w:rsidRPr="00DB13FB">
              <w:rPr>
                <w:rFonts w:ascii="Times New Roman" w:hAnsi="Times New Roman" w:cs="Times New Roman"/>
                <w:b/>
                <w:sz w:val="24"/>
                <w:lang w:val="es-CL"/>
              </w:rPr>
              <w:t>Negativo</w:t>
            </w:r>
          </w:p>
        </w:tc>
        <w:tc>
          <w:tcPr>
            <w:tcW w:w="2244" w:type="dxa"/>
          </w:tcPr>
          <w:p w14:paraId="1E9E62B8" w14:textId="734ABBBF" w:rsidR="00DB13FB" w:rsidRDefault="00DB13FB" w:rsidP="00DB13FB">
            <w:pPr>
              <w:spacing w:line="360" w:lineRule="auto"/>
              <w:jc w:val="center"/>
              <w:rPr>
                <w:rFonts w:ascii="Times New Roman" w:hAnsi="Times New Roman" w:cs="Times New Roman"/>
                <w:sz w:val="24"/>
                <w:lang w:val="es-CL"/>
              </w:rPr>
            </w:pPr>
            <w:r>
              <w:rPr>
                <w:rFonts w:ascii="Times New Roman" w:hAnsi="Times New Roman" w:cs="Times New Roman"/>
                <w:sz w:val="24"/>
                <w:lang w:val="es-CL"/>
              </w:rPr>
              <w:t>46</w:t>
            </w:r>
          </w:p>
        </w:tc>
        <w:tc>
          <w:tcPr>
            <w:tcW w:w="2245" w:type="dxa"/>
          </w:tcPr>
          <w:p w14:paraId="3D3DDCE0" w14:textId="15FF097B" w:rsidR="00DB13FB" w:rsidRDefault="00DB13FB" w:rsidP="00DB13FB">
            <w:pPr>
              <w:spacing w:line="360" w:lineRule="auto"/>
              <w:jc w:val="center"/>
              <w:rPr>
                <w:rFonts w:ascii="Times New Roman" w:hAnsi="Times New Roman" w:cs="Times New Roman"/>
                <w:sz w:val="24"/>
                <w:lang w:val="es-CL"/>
              </w:rPr>
            </w:pPr>
            <w:r>
              <w:rPr>
                <w:rFonts w:ascii="Times New Roman" w:hAnsi="Times New Roman" w:cs="Times New Roman"/>
                <w:sz w:val="24"/>
                <w:lang w:val="es-CL"/>
              </w:rPr>
              <w:t>29</w:t>
            </w:r>
          </w:p>
        </w:tc>
        <w:tc>
          <w:tcPr>
            <w:tcW w:w="2245" w:type="dxa"/>
          </w:tcPr>
          <w:p w14:paraId="094F416A" w14:textId="3772336B" w:rsidR="00DB13FB" w:rsidRDefault="00DB13FB" w:rsidP="00DB13FB">
            <w:pPr>
              <w:spacing w:line="360" w:lineRule="auto"/>
              <w:jc w:val="center"/>
              <w:rPr>
                <w:rFonts w:ascii="Times New Roman" w:hAnsi="Times New Roman" w:cs="Times New Roman"/>
                <w:sz w:val="24"/>
                <w:lang w:val="es-CL"/>
              </w:rPr>
            </w:pPr>
            <w:r>
              <w:rPr>
                <w:rFonts w:ascii="Times New Roman" w:hAnsi="Times New Roman" w:cs="Times New Roman"/>
                <w:sz w:val="24"/>
                <w:lang w:val="es-CL"/>
              </w:rPr>
              <w:t>13</w:t>
            </w:r>
          </w:p>
        </w:tc>
      </w:tr>
      <w:tr w:rsidR="00DB13FB" w14:paraId="466BCFAB" w14:textId="77777777" w:rsidTr="00DB13FB">
        <w:tc>
          <w:tcPr>
            <w:tcW w:w="2244" w:type="dxa"/>
          </w:tcPr>
          <w:p w14:paraId="038243E1" w14:textId="7A68242F" w:rsidR="00DB13FB" w:rsidRPr="00DB13FB" w:rsidRDefault="00DB13FB" w:rsidP="000D0FF2">
            <w:pPr>
              <w:spacing w:line="360" w:lineRule="auto"/>
              <w:rPr>
                <w:rFonts w:ascii="Times New Roman" w:hAnsi="Times New Roman" w:cs="Times New Roman"/>
                <w:b/>
                <w:sz w:val="24"/>
                <w:lang w:val="es-CL"/>
              </w:rPr>
            </w:pPr>
            <w:r w:rsidRPr="00DB13FB">
              <w:rPr>
                <w:rFonts w:ascii="Times New Roman" w:hAnsi="Times New Roman" w:cs="Times New Roman"/>
                <w:b/>
                <w:sz w:val="24"/>
                <w:lang w:val="es-CL"/>
              </w:rPr>
              <w:t>Neutral</w:t>
            </w:r>
          </w:p>
        </w:tc>
        <w:tc>
          <w:tcPr>
            <w:tcW w:w="2244" w:type="dxa"/>
          </w:tcPr>
          <w:p w14:paraId="3772BCAC" w14:textId="3A8B23E0" w:rsidR="00DB13FB" w:rsidRDefault="00DB13FB" w:rsidP="00DB13FB">
            <w:pPr>
              <w:spacing w:line="360" w:lineRule="auto"/>
              <w:jc w:val="center"/>
              <w:rPr>
                <w:rFonts w:ascii="Times New Roman" w:hAnsi="Times New Roman" w:cs="Times New Roman"/>
                <w:sz w:val="24"/>
                <w:lang w:val="es-CL"/>
              </w:rPr>
            </w:pPr>
            <w:r>
              <w:rPr>
                <w:rFonts w:ascii="Times New Roman" w:hAnsi="Times New Roman" w:cs="Times New Roman"/>
                <w:sz w:val="24"/>
                <w:lang w:val="es-CL"/>
              </w:rPr>
              <w:t>115</w:t>
            </w:r>
          </w:p>
        </w:tc>
        <w:tc>
          <w:tcPr>
            <w:tcW w:w="2245" w:type="dxa"/>
          </w:tcPr>
          <w:p w14:paraId="47BCD339" w14:textId="5EBF4E41" w:rsidR="00DB13FB" w:rsidRDefault="00DB13FB" w:rsidP="00DB13FB">
            <w:pPr>
              <w:spacing w:line="360" w:lineRule="auto"/>
              <w:ind w:firstLine="708"/>
              <w:rPr>
                <w:rFonts w:ascii="Times New Roman" w:hAnsi="Times New Roman" w:cs="Times New Roman"/>
                <w:sz w:val="24"/>
                <w:lang w:val="es-CL"/>
              </w:rPr>
            </w:pPr>
            <w:r>
              <w:rPr>
                <w:rFonts w:ascii="Times New Roman" w:hAnsi="Times New Roman" w:cs="Times New Roman"/>
                <w:sz w:val="24"/>
                <w:lang w:val="es-CL"/>
              </w:rPr>
              <w:t xml:space="preserve">    6</w:t>
            </w:r>
          </w:p>
        </w:tc>
        <w:tc>
          <w:tcPr>
            <w:tcW w:w="2245" w:type="dxa"/>
          </w:tcPr>
          <w:p w14:paraId="32000926" w14:textId="76F545FE" w:rsidR="00DB13FB" w:rsidRDefault="00DB13FB" w:rsidP="00DB13FB">
            <w:pPr>
              <w:keepNext/>
              <w:spacing w:line="360" w:lineRule="auto"/>
              <w:jc w:val="center"/>
              <w:rPr>
                <w:rFonts w:ascii="Times New Roman" w:hAnsi="Times New Roman" w:cs="Times New Roman"/>
                <w:sz w:val="24"/>
                <w:lang w:val="es-CL"/>
              </w:rPr>
            </w:pPr>
            <w:r>
              <w:rPr>
                <w:rFonts w:ascii="Times New Roman" w:hAnsi="Times New Roman" w:cs="Times New Roman"/>
                <w:sz w:val="24"/>
                <w:lang w:val="es-CL"/>
              </w:rPr>
              <w:t>31</w:t>
            </w:r>
          </w:p>
        </w:tc>
      </w:tr>
    </w:tbl>
    <w:p w14:paraId="6272588C" w14:textId="0BD62A33" w:rsidR="006A1163" w:rsidRDefault="00DB13FB" w:rsidP="00DB13FB">
      <w:pPr>
        <w:pStyle w:val="Epgrafe"/>
        <w:jc w:val="center"/>
        <w:rPr>
          <w:rFonts w:ascii="Times New Roman" w:hAnsi="Times New Roman" w:cs="Times New Roman"/>
          <w:b w:val="0"/>
          <w:color w:val="auto"/>
          <w:sz w:val="24"/>
        </w:rPr>
      </w:pPr>
      <w:bookmarkStart w:id="99" w:name="_Ref510443064"/>
      <w:r w:rsidRPr="00DB13FB">
        <w:rPr>
          <w:rFonts w:ascii="Times New Roman" w:hAnsi="Times New Roman" w:cs="Times New Roman"/>
          <w:b w:val="0"/>
          <w:color w:val="auto"/>
          <w:sz w:val="24"/>
        </w:rPr>
        <w:t xml:space="preserve">Tabla </w:t>
      </w:r>
      <w:r w:rsidRPr="00DB13FB">
        <w:rPr>
          <w:rFonts w:ascii="Times New Roman" w:hAnsi="Times New Roman" w:cs="Times New Roman"/>
          <w:b w:val="0"/>
          <w:color w:val="auto"/>
          <w:sz w:val="24"/>
        </w:rPr>
        <w:fldChar w:fldCharType="begin"/>
      </w:r>
      <w:r w:rsidRPr="00DB13FB">
        <w:rPr>
          <w:rFonts w:ascii="Times New Roman" w:hAnsi="Times New Roman" w:cs="Times New Roman"/>
          <w:b w:val="0"/>
          <w:color w:val="auto"/>
          <w:sz w:val="24"/>
        </w:rPr>
        <w:instrText xml:space="preserve"> SEQ Tabla \* ARABIC </w:instrText>
      </w:r>
      <w:r w:rsidRPr="00DB13FB">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10</w:t>
      </w:r>
      <w:r w:rsidRPr="00DB13FB">
        <w:rPr>
          <w:rFonts w:ascii="Times New Roman" w:hAnsi="Times New Roman" w:cs="Times New Roman"/>
          <w:b w:val="0"/>
          <w:color w:val="auto"/>
          <w:sz w:val="24"/>
        </w:rPr>
        <w:fldChar w:fldCharType="end"/>
      </w:r>
      <w:bookmarkEnd w:id="99"/>
      <w:r w:rsidRPr="00DB13FB">
        <w:rPr>
          <w:rFonts w:ascii="Times New Roman" w:hAnsi="Times New Roman" w:cs="Times New Roman"/>
          <w:b w:val="0"/>
          <w:color w:val="auto"/>
          <w:sz w:val="24"/>
        </w:rPr>
        <w:t>: Matriz de confusión de polaridad.</w:t>
      </w:r>
    </w:p>
    <w:p w14:paraId="583C8D7D" w14:textId="77777777" w:rsidR="00DB13FB" w:rsidRPr="00DB13FB" w:rsidRDefault="00DB13FB" w:rsidP="00DB13FB"/>
    <w:p w14:paraId="57BBE20D" w14:textId="321DA817" w:rsidR="006A1163" w:rsidRDefault="00DB13FB" w:rsidP="000D0FF2">
      <w:pPr>
        <w:spacing w:line="360" w:lineRule="auto"/>
        <w:rPr>
          <w:rFonts w:ascii="Times New Roman" w:hAnsi="Times New Roman" w:cs="Times New Roman"/>
          <w:sz w:val="24"/>
          <w:lang w:val="es-CL"/>
        </w:rPr>
      </w:pPr>
      <w:r>
        <w:rPr>
          <w:rFonts w:ascii="Times New Roman" w:hAnsi="Times New Roman" w:cs="Times New Roman"/>
          <w:sz w:val="24"/>
          <w:lang w:val="es-CL"/>
        </w:rPr>
        <w:t>A partir</w:t>
      </w:r>
      <w:r w:rsidR="00B13FB5">
        <w:rPr>
          <w:rFonts w:ascii="Times New Roman" w:hAnsi="Times New Roman" w:cs="Times New Roman"/>
          <w:sz w:val="24"/>
          <w:lang w:val="es-CL"/>
        </w:rPr>
        <w:t xml:space="preserve"> de la matriz de confusión presentada</w:t>
      </w:r>
      <w:r w:rsidR="007740E5">
        <w:rPr>
          <w:rFonts w:ascii="Times New Roman" w:hAnsi="Times New Roman" w:cs="Times New Roman"/>
          <w:sz w:val="24"/>
          <w:lang w:val="es-CL"/>
        </w:rPr>
        <w:t xml:space="preserve">, se </w:t>
      </w:r>
      <w:r w:rsidR="00431702">
        <w:rPr>
          <w:rFonts w:ascii="Times New Roman" w:hAnsi="Times New Roman" w:cs="Times New Roman"/>
          <w:sz w:val="24"/>
          <w:lang w:val="es-CL"/>
        </w:rPr>
        <w:t>obtuvo</w:t>
      </w:r>
      <w:r w:rsidR="007740E5">
        <w:rPr>
          <w:rFonts w:ascii="Times New Roman" w:hAnsi="Times New Roman" w:cs="Times New Roman"/>
          <w:sz w:val="24"/>
          <w:lang w:val="es-CL"/>
        </w:rPr>
        <w:t xml:space="preserve"> </w:t>
      </w:r>
      <w:r w:rsidR="00F43303">
        <w:rPr>
          <w:rFonts w:ascii="Times New Roman" w:hAnsi="Times New Roman" w:cs="Times New Roman"/>
          <w:sz w:val="24"/>
          <w:lang w:val="es-CL"/>
        </w:rPr>
        <w:t xml:space="preserve">el </w:t>
      </w:r>
      <w:proofErr w:type="spellStart"/>
      <w:r w:rsidR="00F43303" w:rsidRPr="00165307">
        <w:rPr>
          <w:rFonts w:ascii="Times New Roman" w:hAnsi="Times New Roman" w:cs="Times New Roman"/>
          <w:i/>
          <w:sz w:val="24"/>
          <w:lang w:val="es-CL"/>
        </w:rPr>
        <w:t>accuracy</w:t>
      </w:r>
      <w:proofErr w:type="spellEnd"/>
      <w:r w:rsidR="007740E5">
        <w:rPr>
          <w:rFonts w:ascii="Times New Roman" w:hAnsi="Times New Roman" w:cs="Times New Roman"/>
          <w:sz w:val="24"/>
          <w:lang w:val="es-CL"/>
        </w:rPr>
        <w:t xml:space="preserve"> del modelo</w:t>
      </w:r>
      <w:r>
        <w:rPr>
          <w:rFonts w:ascii="Times New Roman" w:hAnsi="Times New Roman" w:cs="Times New Roman"/>
          <w:sz w:val="24"/>
          <w:lang w:val="es-CL"/>
        </w:rPr>
        <w:t>:</w:t>
      </w:r>
    </w:p>
    <w:p w14:paraId="37F67D2C" w14:textId="36C651B9" w:rsidR="00DB13FB" w:rsidRDefault="00F43303" w:rsidP="00DB13FB">
      <w:pPr>
        <w:pStyle w:val="Prrafodelista"/>
        <w:numPr>
          <w:ilvl w:val="0"/>
          <w:numId w:val="25"/>
        </w:numPr>
        <w:spacing w:line="360" w:lineRule="auto"/>
        <w:rPr>
          <w:rFonts w:ascii="Times New Roman" w:hAnsi="Times New Roman" w:cs="Times New Roman"/>
          <w:b/>
          <w:sz w:val="24"/>
          <w:lang w:val="es-CL"/>
        </w:rPr>
      </w:pPr>
      <w:proofErr w:type="spellStart"/>
      <w:r>
        <w:rPr>
          <w:rFonts w:ascii="Times New Roman" w:hAnsi="Times New Roman" w:cs="Times New Roman"/>
          <w:b/>
          <w:sz w:val="24"/>
          <w:lang w:val="es-CL"/>
        </w:rPr>
        <w:t>Accuracy</w:t>
      </w:r>
      <w:proofErr w:type="spellEnd"/>
      <w:r w:rsidR="00DB13FB">
        <w:rPr>
          <w:rFonts w:ascii="Times New Roman" w:hAnsi="Times New Roman" w:cs="Times New Roman"/>
          <w:b/>
          <w:sz w:val="24"/>
          <w:lang w:val="es-CL"/>
        </w:rPr>
        <w:t>:</w:t>
      </w:r>
    </w:p>
    <w:p w14:paraId="76728B6F" w14:textId="77777777" w:rsidR="00431702" w:rsidRDefault="00431702" w:rsidP="00431702">
      <w:pPr>
        <w:pStyle w:val="Prrafodelista"/>
        <w:spacing w:line="360" w:lineRule="auto"/>
        <w:rPr>
          <w:rFonts w:ascii="Times New Roman" w:hAnsi="Times New Roman" w:cs="Times New Roman"/>
          <w:b/>
          <w:sz w:val="24"/>
          <w:lang w:val="es-CL"/>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4"/>
      </w:tblGrid>
      <w:tr w:rsidR="00431702" w14:paraId="1FE1AB00" w14:textId="77777777" w:rsidTr="00431702">
        <w:tc>
          <w:tcPr>
            <w:tcW w:w="8978" w:type="dxa"/>
          </w:tcPr>
          <w:p w14:paraId="1097854E" w14:textId="7139F81A" w:rsidR="00431702" w:rsidRDefault="00431702" w:rsidP="00431702">
            <w:pPr>
              <w:pStyle w:val="Prrafodelista"/>
              <w:keepNext/>
              <w:spacing w:line="360" w:lineRule="auto"/>
              <w:ind w:left="0"/>
              <w:rPr>
                <w:rFonts w:ascii="Times New Roman" w:hAnsi="Times New Roman" w:cs="Times New Roman"/>
                <w:b/>
                <w:sz w:val="24"/>
                <w:lang w:val="es-CL"/>
              </w:rPr>
            </w:pPr>
            <m:oMathPara>
              <m:oMath>
                <m:r>
                  <w:rPr>
                    <w:rFonts w:ascii="Cambria Math" w:hAnsi="Cambria Math" w:cs="Times New Roman"/>
                    <w:sz w:val="28"/>
                    <w:lang w:val="es-CL"/>
                  </w:rPr>
                  <m:t xml:space="preserve">Accuracy= </m:t>
                </m:r>
                <m:f>
                  <m:fPr>
                    <m:ctrlPr>
                      <w:rPr>
                        <w:rFonts w:ascii="Cambria Math" w:hAnsi="Cambria Math" w:cs="Times New Roman"/>
                        <w:i/>
                        <w:sz w:val="28"/>
                        <w:lang w:val="es-CL"/>
                      </w:rPr>
                    </m:ctrlPr>
                  </m:fPr>
                  <m:num>
                    <m:r>
                      <w:rPr>
                        <w:rFonts w:ascii="Cambria Math" w:hAnsi="Cambria Math" w:cs="Times New Roman"/>
                        <w:sz w:val="28"/>
                        <w:lang w:val="es-CL"/>
                      </w:rPr>
                      <m:t>691+29+31</m:t>
                    </m:r>
                  </m:num>
                  <m:den>
                    <m:r>
                      <w:rPr>
                        <w:rFonts w:ascii="Cambria Math" w:hAnsi="Cambria Math" w:cs="Times New Roman"/>
                        <w:sz w:val="28"/>
                        <w:lang w:val="es-CL"/>
                      </w:rPr>
                      <m:t>978</m:t>
                    </m:r>
                  </m:den>
                </m:f>
                <m:r>
                  <w:rPr>
                    <w:rFonts w:ascii="Cambria Math" w:eastAsiaTheme="minorEastAsia" w:hAnsi="Cambria Math" w:cs="Times New Roman"/>
                    <w:sz w:val="28"/>
                    <w:lang w:val="es-CL"/>
                  </w:rPr>
                  <m:t>=0,76789366 x 100= 76,789 %</m:t>
                </m:r>
              </m:oMath>
            </m:oMathPara>
          </w:p>
        </w:tc>
      </w:tr>
    </w:tbl>
    <w:p w14:paraId="5F57654D" w14:textId="57EFEBBD" w:rsidR="00431702" w:rsidRPr="00431702" w:rsidRDefault="00431702" w:rsidP="00431702">
      <w:pPr>
        <w:pStyle w:val="Epgrafe"/>
        <w:jc w:val="center"/>
        <w:rPr>
          <w:rFonts w:ascii="Times New Roman" w:hAnsi="Times New Roman" w:cs="Times New Roman"/>
          <w:b w:val="0"/>
          <w:color w:val="auto"/>
          <w:sz w:val="36"/>
          <w:lang w:val="es-CL"/>
        </w:rPr>
      </w:pPr>
      <w:r w:rsidRPr="00431702">
        <w:rPr>
          <w:rFonts w:ascii="Times New Roman" w:hAnsi="Times New Roman" w:cs="Times New Roman"/>
          <w:b w:val="0"/>
          <w:color w:val="auto"/>
          <w:sz w:val="24"/>
        </w:rPr>
        <w:t xml:space="preserve">Formula </w:t>
      </w:r>
      <w:r w:rsidRPr="00431702">
        <w:rPr>
          <w:rFonts w:ascii="Times New Roman" w:hAnsi="Times New Roman" w:cs="Times New Roman"/>
          <w:b w:val="0"/>
          <w:color w:val="auto"/>
          <w:sz w:val="24"/>
        </w:rPr>
        <w:fldChar w:fldCharType="begin"/>
      </w:r>
      <w:r w:rsidRPr="00431702">
        <w:rPr>
          <w:rFonts w:ascii="Times New Roman" w:hAnsi="Times New Roman" w:cs="Times New Roman"/>
          <w:b w:val="0"/>
          <w:color w:val="auto"/>
          <w:sz w:val="24"/>
        </w:rPr>
        <w:instrText xml:space="preserve"> SEQ ( \* ARABIC </w:instrText>
      </w:r>
      <w:r w:rsidRPr="00431702">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14</w:t>
      </w:r>
      <w:r w:rsidRPr="00431702">
        <w:rPr>
          <w:rFonts w:ascii="Times New Roman" w:hAnsi="Times New Roman" w:cs="Times New Roman"/>
          <w:b w:val="0"/>
          <w:color w:val="auto"/>
          <w:sz w:val="24"/>
        </w:rPr>
        <w:fldChar w:fldCharType="end"/>
      </w:r>
      <w:r w:rsidRPr="00431702">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Valor </w:t>
      </w:r>
      <w:r w:rsidRPr="00431702">
        <w:rPr>
          <w:rFonts w:ascii="Times New Roman" w:hAnsi="Times New Roman" w:cs="Times New Roman"/>
          <w:b w:val="0"/>
          <w:color w:val="auto"/>
          <w:sz w:val="24"/>
        </w:rPr>
        <w:t xml:space="preserve">de </w:t>
      </w:r>
      <w:proofErr w:type="spellStart"/>
      <w:r w:rsidR="00F43303">
        <w:rPr>
          <w:rFonts w:ascii="Times New Roman" w:hAnsi="Times New Roman" w:cs="Times New Roman"/>
          <w:b w:val="0"/>
          <w:color w:val="auto"/>
          <w:sz w:val="24"/>
        </w:rPr>
        <w:t>accuracy</w:t>
      </w:r>
      <w:proofErr w:type="spellEnd"/>
      <w:r w:rsidR="00F43303" w:rsidRPr="00431702">
        <w:rPr>
          <w:rFonts w:ascii="Times New Roman" w:hAnsi="Times New Roman" w:cs="Times New Roman"/>
          <w:b w:val="0"/>
          <w:color w:val="auto"/>
          <w:sz w:val="24"/>
        </w:rPr>
        <w:t xml:space="preserve"> </w:t>
      </w:r>
      <w:r w:rsidRPr="00431702">
        <w:rPr>
          <w:rFonts w:ascii="Times New Roman" w:hAnsi="Times New Roman" w:cs="Times New Roman"/>
          <w:b w:val="0"/>
          <w:color w:val="auto"/>
          <w:sz w:val="24"/>
        </w:rPr>
        <w:t>de modelo de polaridad.</w:t>
      </w:r>
    </w:p>
    <w:p w14:paraId="723838D1" w14:textId="09B0E483" w:rsidR="00DB13FB" w:rsidRPr="006A1576" w:rsidRDefault="00DB13FB" w:rsidP="00DB13FB">
      <w:pPr>
        <w:pStyle w:val="Prrafodelista"/>
        <w:spacing w:line="360" w:lineRule="auto"/>
        <w:rPr>
          <w:rFonts w:ascii="Times New Roman" w:hAnsi="Times New Roman" w:cs="Times New Roman"/>
          <w:sz w:val="28"/>
          <w:lang w:val="es-CL"/>
        </w:rPr>
      </w:pPr>
    </w:p>
    <w:p w14:paraId="02F0C6E7" w14:textId="77777777" w:rsidR="00DB13FB" w:rsidRDefault="00DB13FB" w:rsidP="00DB13FB">
      <w:pPr>
        <w:pStyle w:val="Prrafodelista"/>
        <w:spacing w:line="360" w:lineRule="auto"/>
        <w:rPr>
          <w:rFonts w:ascii="Times New Roman" w:hAnsi="Times New Roman" w:cs="Times New Roman"/>
          <w:b/>
          <w:sz w:val="24"/>
          <w:lang w:val="es-CL"/>
        </w:rPr>
      </w:pPr>
    </w:p>
    <w:p w14:paraId="4E980922" w14:textId="77777777" w:rsidR="00431702" w:rsidRPr="00B13FB5" w:rsidRDefault="00431702" w:rsidP="00B13FB5">
      <w:pPr>
        <w:spacing w:line="360" w:lineRule="auto"/>
        <w:rPr>
          <w:rFonts w:ascii="Times New Roman" w:hAnsi="Times New Roman" w:cs="Times New Roman"/>
          <w:b/>
          <w:sz w:val="24"/>
          <w:lang w:val="es-CL"/>
        </w:rPr>
      </w:pPr>
    </w:p>
    <w:p w14:paraId="442FA5DB" w14:textId="785E7D6D" w:rsidR="007740E5" w:rsidRDefault="007740E5" w:rsidP="007740E5">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 xml:space="preserve">Respecto al modelo de aspecto, en la </w:t>
      </w:r>
      <w:r w:rsidR="00716BE5" w:rsidRPr="00716BE5">
        <w:rPr>
          <w:rFonts w:ascii="Times New Roman" w:hAnsi="Times New Roman" w:cs="Times New Roman"/>
          <w:sz w:val="24"/>
          <w:lang w:val="es-CL"/>
        </w:rPr>
        <w:fldChar w:fldCharType="begin"/>
      </w:r>
      <w:r w:rsidR="00716BE5" w:rsidRPr="00716BE5">
        <w:rPr>
          <w:rFonts w:ascii="Times New Roman" w:hAnsi="Times New Roman" w:cs="Times New Roman"/>
          <w:sz w:val="24"/>
          <w:lang w:val="es-CL"/>
        </w:rPr>
        <w:instrText xml:space="preserve"> REF _Ref510444479 \h  \* MERGEFORMAT </w:instrText>
      </w:r>
      <w:r w:rsidR="00716BE5" w:rsidRPr="00716BE5">
        <w:rPr>
          <w:rFonts w:ascii="Times New Roman" w:hAnsi="Times New Roman" w:cs="Times New Roman"/>
          <w:sz w:val="24"/>
          <w:lang w:val="es-CL"/>
        </w:rPr>
      </w:r>
      <w:r w:rsidR="00716BE5" w:rsidRPr="00716BE5">
        <w:rPr>
          <w:rFonts w:ascii="Times New Roman" w:hAnsi="Times New Roman" w:cs="Times New Roman"/>
          <w:sz w:val="24"/>
          <w:lang w:val="es-CL"/>
        </w:rPr>
        <w:fldChar w:fldCharType="separate"/>
      </w:r>
      <w:r w:rsidR="00716BE5" w:rsidRPr="00716BE5">
        <w:rPr>
          <w:rFonts w:ascii="Times New Roman" w:hAnsi="Times New Roman" w:cs="Times New Roman"/>
          <w:sz w:val="24"/>
        </w:rPr>
        <w:t xml:space="preserve">Tabla </w:t>
      </w:r>
      <w:r w:rsidR="00716BE5" w:rsidRPr="00716BE5">
        <w:rPr>
          <w:rFonts w:ascii="Times New Roman" w:hAnsi="Times New Roman" w:cs="Times New Roman"/>
          <w:noProof/>
          <w:sz w:val="24"/>
        </w:rPr>
        <w:t>8</w:t>
      </w:r>
      <w:r w:rsidR="00716BE5" w:rsidRPr="00716BE5">
        <w:rPr>
          <w:rFonts w:ascii="Times New Roman" w:hAnsi="Times New Roman" w:cs="Times New Roman"/>
          <w:sz w:val="24"/>
          <w:lang w:val="es-CL"/>
        </w:rPr>
        <w:fldChar w:fldCharType="end"/>
      </w:r>
      <w:r w:rsidR="00716BE5">
        <w:rPr>
          <w:rFonts w:ascii="Times New Roman" w:hAnsi="Times New Roman" w:cs="Times New Roman"/>
          <w:sz w:val="24"/>
          <w:lang w:val="es-CL"/>
        </w:rPr>
        <w:t xml:space="preserve"> </w:t>
      </w:r>
      <w:r w:rsidR="00B13FB5">
        <w:rPr>
          <w:rFonts w:ascii="Times New Roman" w:hAnsi="Times New Roman" w:cs="Times New Roman"/>
          <w:sz w:val="24"/>
          <w:lang w:val="es-CL"/>
        </w:rPr>
        <w:t>se presenta su</w:t>
      </w:r>
      <w:r>
        <w:rPr>
          <w:rFonts w:ascii="Times New Roman" w:hAnsi="Times New Roman" w:cs="Times New Roman"/>
          <w:sz w:val="24"/>
          <w:lang w:val="es-CL"/>
        </w:rPr>
        <w:t xml:space="preserve"> matriz de confusi</w:t>
      </w:r>
      <w:r w:rsidR="00431702">
        <w:rPr>
          <w:rFonts w:ascii="Times New Roman" w:hAnsi="Times New Roman" w:cs="Times New Roman"/>
          <w:sz w:val="24"/>
          <w:lang w:val="es-CL"/>
        </w:rPr>
        <w:t>ón.</w:t>
      </w:r>
    </w:p>
    <w:p w14:paraId="5AB63A65" w14:textId="77777777" w:rsidR="00431702" w:rsidRDefault="00431702" w:rsidP="007740E5">
      <w:pPr>
        <w:spacing w:line="360" w:lineRule="auto"/>
        <w:rPr>
          <w:rFonts w:ascii="Times New Roman" w:hAnsi="Times New Roman" w:cs="Times New Roman"/>
          <w:sz w:val="24"/>
          <w:lang w:val="es-CL"/>
        </w:rPr>
      </w:pPr>
    </w:p>
    <w:tbl>
      <w:tblPr>
        <w:tblStyle w:val="Tablaconcuadrcula"/>
        <w:tblW w:w="0" w:type="auto"/>
        <w:tblLook w:val="04A0" w:firstRow="1" w:lastRow="0" w:firstColumn="1" w:lastColumn="0" w:noHBand="0" w:noVBand="1"/>
      </w:tblPr>
      <w:tblGrid>
        <w:gridCol w:w="1795"/>
        <w:gridCol w:w="1795"/>
        <w:gridCol w:w="1796"/>
        <w:gridCol w:w="1796"/>
        <w:gridCol w:w="1796"/>
      </w:tblGrid>
      <w:tr w:rsidR="007740E5" w14:paraId="67C48567" w14:textId="77777777" w:rsidTr="007740E5">
        <w:tc>
          <w:tcPr>
            <w:tcW w:w="1795" w:type="dxa"/>
            <w:tcBorders>
              <w:top w:val="nil"/>
              <w:left w:val="nil"/>
            </w:tcBorders>
          </w:tcPr>
          <w:p w14:paraId="770D862E" w14:textId="77777777" w:rsidR="007740E5" w:rsidRDefault="007740E5" w:rsidP="007740E5">
            <w:pPr>
              <w:spacing w:line="360" w:lineRule="auto"/>
              <w:rPr>
                <w:rFonts w:ascii="Times New Roman" w:hAnsi="Times New Roman" w:cs="Times New Roman"/>
                <w:sz w:val="24"/>
                <w:lang w:val="es-CL"/>
              </w:rPr>
            </w:pPr>
          </w:p>
        </w:tc>
        <w:tc>
          <w:tcPr>
            <w:tcW w:w="1795" w:type="dxa"/>
          </w:tcPr>
          <w:p w14:paraId="5CE182CD" w14:textId="295E67D3" w:rsidR="007740E5" w:rsidRPr="007740E5" w:rsidRDefault="007740E5" w:rsidP="007740E5">
            <w:pPr>
              <w:spacing w:line="360" w:lineRule="auto"/>
              <w:jc w:val="center"/>
              <w:rPr>
                <w:rFonts w:ascii="Times New Roman" w:hAnsi="Times New Roman" w:cs="Times New Roman"/>
                <w:b/>
                <w:sz w:val="24"/>
                <w:lang w:val="es-CL"/>
              </w:rPr>
            </w:pPr>
            <w:r w:rsidRPr="007740E5">
              <w:rPr>
                <w:rFonts w:ascii="Times New Roman" w:hAnsi="Times New Roman" w:cs="Times New Roman"/>
                <w:b/>
                <w:sz w:val="24"/>
                <w:lang w:val="es-CL"/>
              </w:rPr>
              <w:t>Precio</w:t>
            </w:r>
          </w:p>
        </w:tc>
        <w:tc>
          <w:tcPr>
            <w:tcW w:w="1796" w:type="dxa"/>
          </w:tcPr>
          <w:p w14:paraId="5263E87C" w14:textId="25C1CD8A" w:rsidR="007740E5" w:rsidRPr="007740E5" w:rsidRDefault="007740E5" w:rsidP="007740E5">
            <w:pPr>
              <w:spacing w:line="360" w:lineRule="auto"/>
              <w:jc w:val="center"/>
              <w:rPr>
                <w:rFonts w:ascii="Times New Roman" w:hAnsi="Times New Roman" w:cs="Times New Roman"/>
                <w:b/>
                <w:sz w:val="24"/>
                <w:lang w:val="es-CL"/>
              </w:rPr>
            </w:pPr>
            <w:r w:rsidRPr="007740E5">
              <w:rPr>
                <w:rFonts w:ascii="Times New Roman" w:hAnsi="Times New Roman" w:cs="Times New Roman"/>
                <w:b/>
                <w:sz w:val="24"/>
                <w:lang w:val="es-CL"/>
              </w:rPr>
              <w:t>Comida</w:t>
            </w:r>
          </w:p>
        </w:tc>
        <w:tc>
          <w:tcPr>
            <w:tcW w:w="1796" w:type="dxa"/>
          </w:tcPr>
          <w:p w14:paraId="5DDABA1B" w14:textId="16F6F057" w:rsidR="007740E5" w:rsidRPr="007740E5" w:rsidRDefault="007740E5" w:rsidP="007740E5">
            <w:pPr>
              <w:spacing w:line="360" w:lineRule="auto"/>
              <w:jc w:val="center"/>
              <w:rPr>
                <w:rFonts w:ascii="Times New Roman" w:hAnsi="Times New Roman" w:cs="Times New Roman"/>
                <w:b/>
                <w:sz w:val="24"/>
                <w:lang w:val="es-CL"/>
              </w:rPr>
            </w:pPr>
            <w:r w:rsidRPr="007740E5">
              <w:rPr>
                <w:rFonts w:ascii="Times New Roman" w:hAnsi="Times New Roman" w:cs="Times New Roman"/>
                <w:b/>
                <w:sz w:val="24"/>
                <w:lang w:val="es-CL"/>
              </w:rPr>
              <w:t>Servicio</w:t>
            </w:r>
          </w:p>
        </w:tc>
        <w:tc>
          <w:tcPr>
            <w:tcW w:w="1796" w:type="dxa"/>
          </w:tcPr>
          <w:p w14:paraId="2B228E94" w14:textId="1A6EFED8" w:rsidR="007740E5" w:rsidRPr="007740E5" w:rsidRDefault="007740E5" w:rsidP="007740E5">
            <w:pPr>
              <w:spacing w:line="360" w:lineRule="auto"/>
              <w:jc w:val="center"/>
              <w:rPr>
                <w:rFonts w:ascii="Times New Roman" w:hAnsi="Times New Roman" w:cs="Times New Roman"/>
                <w:b/>
                <w:sz w:val="24"/>
                <w:lang w:val="es-CL"/>
              </w:rPr>
            </w:pPr>
            <w:r w:rsidRPr="007740E5">
              <w:rPr>
                <w:rFonts w:ascii="Times New Roman" w:hAnsi="Times New Roman" w:cs="Times New Roman"/>
                <w:b/>
                <w:sz w:val="24"/>
                <w:lang w:val="es-CL"/>
              </w:rPr>
              <w:t>Ambiente</w:t>
            </w:r>
          </w:p>
        </w:tc>
      </w:tr>
      <w:tr w:rsidR="007740E5" w14:paraId="16B63442" w14:textId="77777777" w:rsidTr="007740E5">
        <w:tc>
          <w:tcPr>
            <w:tcW w:w="1795" w:type="dxa"/>
          </w:tcPr>
          <w:p w14:paraId="793E9EC0" w14:textId="009D8F74" w:rsidR="007740E5" w:rsidRPr="007740E5" w:rsidRDefault="007740E5" w:rsidP="007740E5">
            <w:pPr>
              <w:spacing w:line="360" w:lineRule="auto"/>
              <w:rPr>
                <w:rFonts w:ascii="Times New Roman" w:hAnsi="Times New Roman" w:cs="Times New Roman"/>
                <w:b/>
                <w:sz w:val="24"/>
                <w:lang w:val="es-CL"/>
              </w:rPr>
            </w:pPr>
            <w:r w:rsidRPr="007740E5">
              <w:rPr>
                <w:rFonts w:ascii="Times New Roman" w:hAnsi="Times New Roman" w:cs="Times New Roman"/>
                <w:b/>
                <w:sz w:val="24"/>
                <w:lang w:val="es-CL"/>
              </w:rPr>
              <w:t>Precio</w:t>
            </w:r>
          </w:p>
        </w:tc>
        <w:tc>
          <w:tcPr>
            <w:tcW w:w="1795" w:type="dxa"/>
          </w:tcPr>
          <w:p w14:paraId="725D1FE3" w14:textId="3D21E7E1"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70</w:t>
            </w:r>
          </w:p>
        </w:tc>
        <w:tc>
          <w:tcPr>
            <w:tcW w:w="1796" w:type="dxa"/>
          </w:tcPr>
          <w:p w14:paraId="799D3621" w14:textId="58C96B6B"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14</w:t>
            </w:r>
          </w:p>
        </w:tc>
        <w:tc>
          <w:tcPr>
            <w:tcW w:w="1796" w:type="dxa"/>
          </w:tcPr>
          <w:p w14:paraId="1F329B22" w14:textId="422AC90E"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2</w:t>
            </w:r>
          </w:p>
        </w:tc>
        <w:tc>
          <w:tcPr>
            <w:tcW w:w="1796" w:type="dxa"/>
          </w:tcPr>
          <w:p w14:paraId="737626AA" w14:textId="7E6FE81D"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0</w:t>
            </w:r>
          </w:p>
        </w:tc>
      </w:tr>
      <w:tr w:rsidR="007740E5" w14:paraId="64DAF089" w14:textId="77777777" w:rsidTr="007740E5">
        <w:tc>
          <w:tcPr>
            <w:tcW w:w="1795" w:type="dxa"/>
          </w:tcPr>
          <w:p w14:paraId="66FF7C0D" w14:textId="3795047F" w:rsidR="007740E5" w:rsidRPr="007740E5" w:rsidRDefault="007740E5" w:rsidP="007740E5">
            <w:pPr>
              <w:spacing w:line="360" w:lineRule="auto"/>
              <w:rPr>
                <w:rFonts w:ascii="Times New Roman" w:hAnsi="Times New Roman" w:cs="Times New Roman"/>
                <w:b/>
                <w:sz w:val="24"/>
                <w:lang w:val="es-CL"/>
              </w:rPr>
            </w:pPr>
            <w:r w:rsidRPr="007740E5">
              <w:rPr>
                <w:rFonts w:ascii="Times New Roman" w:hAnsi="Times New Roman" w:cs="Times New Roman"/>
                <w:b/>
                <w:sz w:val="24"/>
                <w:lang w:val="es-CL"/>
              </w:rPr>
              <w:t>Comida</w:t>
            </w:r>
          </w:p>
        </w:tc>
        <w:tc>
          <w:tcPr>
            <w:tcW w:w="1795" w:type="dxa"/>
          </w:tcPr>
          <w:p w14:paraId="7246E1C6" w14:textId="26288C0F"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15</w:t>
            </w:r>
          </w:p>
        </w:tc>
        <w:tc>
          <w:tcPr>
            <w:tcW w:w="1796" w:type="dxa"/>
          </w:tcPr>
          <w:p w14:paraId="24506E14" w14:textId="7C91E819"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325</w:t>
            </w:r>
          </w:p>
        </w:tc>
        <w:tc>
          <w:tcPr>
            <w:tcW w:w="1796" w:type="dxa"/>
          </w:tcPr>
          <w:p w14:paraId="3C9BC690" w14:textId="04820052"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25</w:t>
            </w:r>
          </w:p>
        </w:tc>
        <w:tc>
          <w:tcPr>
            <w:tcW w:w="1796" w:type="dxa"/>
          </w:tcPr>
          <w:p w14:paraId="3F1D5F39" w14:textId="0A52F939"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20</w:t>
            </w:r>
          </w:p>
        </w:tc>
      </w:tr>
      <w:tr w:rsidR="007740E5" w14:paraId="6ECB7773" w14:textId="77777777" w:rsidTr="007740E5">
        <w:tc>
          <w:tcPr>
            <w:tcW w:w="1795" w:type="dxa"/>
          </w:tcPr>
          <w:p w14:paraId="3E4AA803" w14:textId="6ADA4E2F" w:rsidR="007740E5" w:rsidRPr="007740E5" w:rsidRDefault="007740E5" w:rsidP="007740E5">
            <w:pPr>
              <w:spacing w:line="360" w:lineRule="auto"/>
              <w:rPr>
                <w:rFonts w:ascii="Times New Roman" w:hAnsi="Times New Roman" w:cs="Times New Roman"/>
                <w:b/>
                <w:sz w:val="24"/>
                <w:lang w:val="es-CL"/>
              </w:rPr>
            </w:pPr>
            <w:r w:rsidRPr="007740E5">
              <w:rPr>
                <w:rFonts w:ascii="Times New Roman" w:hAnsi="Times New Roman" w:cs="Times New Roman"/>
                <w:b/>
                <w:sz w:val="24"/>
                <w:lang w:val="es-CL"/>
              </w:rPr>
              <w:t>Servicio</w:t>
            </w:r>
          </w:p>
        </w:tc>
        <w:tc>
          <w:tcPr>
            <w:tcW w:w="1795" w:type="dxa"/>
          </w:tcPr>
          <w:p w14:paraId="511C58AD" w14:textId="2C2FB25C"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4</w:t>
            </w:r>
          </w:p>
        </w:tc>
        <w:tc>
          <w:tcPr>
            <w:tcW w:w="1796" w:type="dxa"/>
          </w:tcPr>
          <w:p w14:paraId="4782B9AB" w14:textId="3CDA452B"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34</w:t>
            </w:r>
          </w:p>
        </w:tc>
        <w:tc>
          <w:tcPr>
            <w:tcW w:w="1796" w:type="dxa"/>
          </w:tcPr>
          <w:p w14:paraId="7D19A045" w14:textId="1C9C62FB"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198</w:t>
            </w:r>
          </w:p>
        </w:tc>
        <w:tc>
          <w:tcPr>
            <w:tcW w:w="1796" w:type="dxa"/>
          </w:tcPr>
          <w:p w14:paraId="5B267E63" w14:textId="368E014A"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10</w:t>
            </w:r>
          </w:p>
        </w:tc>
      </w:tr>
      <w:tr w:rsidR="007740E5" w14:paraId="3D3A4CB5" w14:textId="77777777" w:rsidTr="007740E5">
        <w:tc>
          <w:tcPr>
            <w:tcW w:w="1795" w:type="dxa"/>
          </w:tcPr>
          <w:p w14:paraId="0EB26EAA" w14:textId="53F64268" w:rsidR="007740E5" w:rsidRPr="007740E5" w:rsidRDefault="007740E5" w:rsidP="007740E5">
            <w:pPr>
              <w:spacing w:line="360" w:lineRule="auto"/>
              <w:rPr>
                <w:rFonts w:ascii="Times New Roman" w:hAnsi="Times New Roman" w:cs="Times New Roman"/>
                <w:b/>
                <w:sz w:val="24"/>
                <w:lang w:val="es-CL"/>
              </w:rPr>
            </w:pPr>
            <w:r w:rsidRPr="007740E5">
              <w:rPr>
                <w:rFonts w:ascii="Times New Roman" w:hAnsi="Times New Roman" w:cs="Times New Roman"/>
                <w:b/>
                <w:sz w:val="24"/>
                <w:lang w:val="es-CL"/>
              </w:rPr>
              <w:t>Ambiente</w:t>
            </w:r>
          </w:p>
        </w:tc>
        <w:tc>
          <w:tcPr>
            <w:tcW w:w="1795" w:type="dxa"/>
          </w:tcPr>
          <w:p w14:paraId="6E4C3B35" w14:textId="00D44004"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1</w:t>
            </w:r>
          </w:p>
        </w:tc>
        <w:tc>
          <w:tcPr>
            <w:tcW w:w="1796" w:type="dxa"/>
          </w:tcPr>
          <w:p w14:paraId="7D885D15" w14:textId="69A87B8B"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34</w:t>
            </w:r>
          </w:p>
        </w:tc>
        <w:tc>
          <w:tcPr>
            <w:tcW w:w="1796" w:type="dxa"/>
          </w:tcPr>
          <w:p w14:paraId="7367DFFE" w14:textId="7F987622" w:rsidR="007740E5" w:rsidRDefault="00431702" w:rsidP="00431702">
            <w:pPr>
              <w:spacing w:line="360" w:lineRule="auto"/>
              <w:jc w:val="center"/>
              <w:rPr>
                <w:rFonts w:ascii="Times New Roman" w:hAnsi="Times New Roman" w:cs="Times New Roman"/>
                <w:sz w:val="24"/>
                <w:lang w:val="es-CL"/>
              </w:rPr>
            </w:pPr>
            <w:r>
              <w:rPr>
                <w:rFonts w:ascii="Times New Roman" w:hAnsi="Times New Roman" w:cs="Times New Roman"/>
                <w:sz w:val="24"/>
                <w:lang w:val="es-CL"/>
              </w:rPr>
              <w:t>15</w:t>
            </w:r>
          </w:p>
        </w:tc>
        <w:tc>
          <w:tcPr>
            <w:tcW w:w="1796" w:type="dxa"/>
          </w:tcPr>
          <w:p w14:paraId="73090CBB" w14:textId="16F8FE93" w:rsidR="007740E5" w:rsidRDefault="00431702" w:rsidP="00431702">
            <w:pPr>
              <w:keepNext/>
              <w:spacing w:line="360" w:lineRule="auto"/>
              <w:jc w:val="center"/>
              <w:rPr>
                <w:rFonts w:ascii="Times New Roman" w:hAnsi="Times New Roman" w:cs="Times New Roman"/>
                <w:sz w:val="24"/>
                <w:lang w:val="es-CL"/>
              </w:rPr>
            </w:pPr>
            <w:r>
              <w:rPr>
                <w:rFonts w:ascii="Times New Roman" w:hAnsi="Times New Roman" w:cs="Times New Roman"/>
                <w:sz w:val="24"/>
                <w:lang w:val="es-CL"/>
              </w:rPr>
              <w:t>137</w:t>
            </w:r>
          </w:p>
        </w:tc>
      </w:tr>
    </w:tbl>
    <w:p w14:paraId="72FAA7C9" w14:textId="2A3399E3" w:rsidR="007740E5" w:rsidRDefault="00716BE5" w:rsidP="00716BE5">
      <w:pPr>
        <w:pStyle w:val="Epgrafe"/>
        <w:jc w:val="center"/>
        <w:rPr>
          <w:rFonts w:ascii="Times New Roman" w:hAnsi="Times New Roman" w:cs="Times New Roman"/>
          <w:b w:val="0"/>
          <w:color w:val="auto"/>
          <w:sz w:val="24"/>
        </w:rPr>
      </w:pPr>
      <w:bookmarkStart w:id="100" w:name="_Ref510444479"/>
      <w:r w:rsidRPr="00716BE5">
        <w:rPr>
          <w:rFonts w:ascii="Times New Roman" w:hAnsi="Times New Roman" w:cs="Times New Roman"/>
          <w:b w:val="0"/>
          <w:color w:val="auto"/>
          <w:sz w:val="24"/>
        </w:rPr>
        <w:t xml:space="preserve">Tabla </w:t>
      </w:r>
      <w:r w:rsidRPr="00716BE5">
        <w:rPr>
          <w:rFonts w:ascii="Times New Roman" w:hAnsi="Times New Roman" w:cs="Times New Roman"/>
          <w:b w:val="0"/>
          <w:color w:val="auto"/>
          <w:sz w:val="24"/>
        </w:rPr>
        <w:fldChar w:fldCharType="begin"/>
      </w:r>
      <w:r w:rsidRPr="00716BE5">
        <w:rPr>
          <w:rFonts w:ascii="Times New Roman" w:hAnsi="Times New Roman" w:cs="Times New Roman"/>
          <w:b w:val="0"/>
          <w:color w:val="auto"/>
          <w:sz w:val="24"/>
        </w:rPr>
        <w:instrText xml:space="preserve"> SEQ Tabla \* ARABIC </w:instrText>
      </w:r>
      <w:r w:rsidRPr="00716BE5">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11</w:t>
      </w:r>
      <w:r w:rsidRPr="00716BE5">
        <w:rPr>
          <w:rFonts w:ascii="Times New Roman" w:hAnsi="Times New Roman" w:cs="Times New Roman"/>
          <w:b w:val="0"/>
          <w:color w:val="auto"/>
          <w:sz w:val="24"/>
        </w:rPr>
        <w:fldChar w:fldCharType="end"/>
      </w:r>
      <w:bookmarkEnd w:id="100"/>
      <w:r w:rsidRPr="00716BE5">
        <w:rPr>
          <w:rFonts w:ascii="Times New Roman" w:hAnsi="Times New Roman" w:cs="Times New Roman"/>
          <w:b w:val="0"/>
          <w:color w:val="auto"/>
          <w:sz w:val="24"/>
        </w:rPr>
        <w:t>: Matriz de confusión de aspecto.</w:t>
      </w:r>
    </w:p>
    <w:p w14:paraId="79B19B84" w14:textId="77777777" w:rsidR="00431702" w:rsidRPr="00431702" w:rsidRDefault="00431702" w:rsidP="00431702"/>
    <w:p w14:paraId="694B096B" w14:textId="18A36658" w:rsidR="00431702" w:rsidRDefault="007F1367" w:rsidP="00431702">
      <w:pPr>
        <w:rPr>
          <w:rFonts w:ascii="Times New Roman" w:hAnsi="Times New Roman" w:cs="Times New Roman"/>
          <w:sz w:val="24"/>
          <w:lang w:val="es-CL"/>
        </w:rPr>
      </w:pPr>
      <w:r>
        <w:rPr>
          <w:rFonts w:ascii="Times New Roman" w:hAnsi="Times New Roman" w:cs="Times New Roman"/>
          <w:sz w:val="24"/>
          <w:lang w:val="es-CL"/>
        </w:rPr>
        <w:t>Al igual que con el modelo anterior</w:t>
      </w:r>
      <w:r w:rsidR="00431702">
        <w:rPr>
          <w:rFonts w:ascii="Times New Roman" w:hAnsi="Times New Roman" w:cs="Times New Roman"/>
          <w:sz w:val="24"/>
          <w:lang w:val="es-CL"/>
        </w:rPr>
        <w:t xml:space="preserve">, se calculó </w:t>
      </w:r>
      <w:r>
        <w:rPr>
          <w:rFonts w:ascii="Times New Roman" w:hAnsi="Times New Roman" w:cs="Times New Roman"/>
          <w:sz w:val="24"/>
          <w:lang w:val="es-CL"/>
        </w:rPr>
        <w:t xml:space="preserve">su </w:t>
      </w:r>
      <w:proofErr w:type="spellStart"/>
      <w:r w:rsidR="00F43303">
        <w:rPr>
          <w:rFonts w:ascii="Times New Roman" w:hAnsi="Times New Roman" w:cs="Times New Roman"/>
          <w:sz w:val="24"/>
          <w:lang w:val="es-CL"/>
        </w:rPr>
        <w:t>accuracy</w:t>
      </w:r>
      <w:proofErr w:type="spellEnd"/>
      <w:r>
        <w:rPr>
          <w:rFonts w:ascii="Times New Roman" w:hAnsi="Times New Roman" w:cs="Times New Roman"/>
          <w:sz w:val="24"/>
          <w:lang w:val="es-CL"/>
        </w:rPr>
        <w:t>.</w:t>
      </w:r>
    </w:p>
    <w:p w14:paraId="4907F3A3" w14:textId="77777777" w:rsidR="00431702" w:rsidRPr="00431702" w:rsidRDefault="00431702" w:rsidP="00431702">
      <w:pPr>
        <w:rPr>
          <w:rFonts w:ascii="Times New Roman" w:hAnsi="Times New Roman" w:cs="Times New Roman"/>
          <w:sz w:val="24"/>
          <w:lang w:val="es-CL"/>
        </w:rPr>
      </w:pPr>
    </w:p>
    <w:p w14:paraId="3AA103AE" w14:textId="4F99FF61" w:rsidR="00431702" w:rsidRDefault="00F43303" w:rsidP="00DB13FB">
      <w:pPr>
        <w:pStyle w:val="Prrafodelista"/>
        <w:numPr>
          <w:ilvl w:val="0"/>
          <w:numId w:val="25"/>
        </w:numPr>
        <w:spacing w:line="360" w:lineRule="auto"/>
        <w:rPr>
          <w:rFonts w:ascii="Times New Roman" w:hAnsi="Times New Roman" w:cs="Times New Roman"/>
          <w:b/>
          <w:sz w:val="24"/>
          <w:lang w:val="es-CL"/>
        </w:rPr>
      </w:pPr>
      <w:proofErr w:type="spellStart"/>
      <w:r>
        <w:rPr>
          <w:rFonts w:ascii="Times New Roman" w:hAnsi="Times New Roman" w:cs="Times New Roman"/>
          <w:b/>
          <w:sz w:val="24"/>
          <w:lang w:val="es-CL"/>
        </w:rPr>
        <w:t>Accuracy</w:t>
      </w:r>
      <w:proofErr w:type="spellEnd"/>
      <w:r w:rsidR="007740E5">
        <w:rPr>
          <w:rFonts w:ascii="Times New Roman" w:hAnsi="Times New Roman" w:cs="Times New Roman"/>
          <w:b/>
          <w:sz w:val="24"/>
          <w:lang w:val="es-CL"/>
        </w:rPr>
        <w:t>:</w:t>
      </w:r>
      <w:r w:rsidR="00A5193B">
        <w:rPr>
          <w:rFonts w:ascii="Times New Roman" w:hAnsi="Times New Roman" w:cs="Times New Roman"/>
          <w:sz w:val="24"/>
          <w:lang w:val="es-CL"/>
        </w:rPr>
        <w:t xml:space="preserve"> </w:t>
      </w:r>
      <w:r w:rsidR="007C7876">
        <w:rPr>
          <w:rFonts w:ascii="Times New Roman" w:hAnsi="Times New Roman" w:cs="Times New Roman"/>
          <w:sz w:val="24"/>
          <w:lang w:val="es-CL"/>
        </w:rPr>
        <w:t xml:space="preserve"> </w:t>
      </w:r>
    </w:p>
    <w:p w14:paraId="53022B80" w14:textId="77777777" w:rsidR="007F1367" w:rsidRPr="00DB13FB" w:rsidRDefault="007F1367" w:rsidP="007F1367">
      <w:pPr>
        <w:pStyle w:val="Prrafodelista"/>
        <w:spacing w:line="360" w:lineRule="auto"/>
        <w:rPr>
          <w:rFonts w:ascii="Times New Roman" w:hAnsi="Times New Roman" w:cs="Times New Roman"/>
          <w:b/>
          <w:sz w:val="24"/>
          <w:lang w:val="es-CL"/>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8"/>
      </w:tblGrid>
      <w:tr w:rsidR="00431702" w14:paraId="6AB6712F" w14:textId="77777777" w:rsidTr="007F1367">
        <w:tc>
          <w:tcPr>
            <w:tcW w:w="9088" w:type="dxa"/>
          </w:tcPr>
          <w:p w14:paraId="634860CD" w14:textId="61E71C08" w:rsidR="00431702" w:rsidRDefault="00431702" w:rsidP="007F1367">
            <w:pPr>
              <w:pStyle w:val="Prrafodelista"/>
              <w:keepNext/>
              <w:spacing w:line="360" w:lineRule="auto"/>
              <w:ind w:left="0"/>
              <w:rPr>
                <w:rFonts w:ascii="Times New Roman" w:hAnsi="Times New Roman" w:cs="Times New Roman"/>
                <w:b/>
                <w:sz w:val="24"/>
                <w:lang w:val="es-CL"/>
              </w:rPr>
            </w:pPr>
            <m:oMathPara>
              <m:oMath>
                <m:r>
                  <w:rPr>
                    <w:rFonts w:ascii="Cambria Math" w:hAnsi="Cambria Math" w:cs="Times New Roman"/>
                    <w:sz w:val="28"/>
                    <w:lang w:val="es-CL"/>
                  </w:rPr>
                  <m:t xml:space="preserve">Accuracy= </m:t>
                </m:r>
                <m:f>
                  <m:fPr>
                    <m:ctrlPr>
                      <w:rPr>
                        <w:rFonts w:ascii="Cambria Math" w:hAnsi="Cambria Math" w:cs="Times New Roman"/>
                        <w:i/>
                        <w:sz w:val="28"/>
                        <w:lang w:val="es-CL"/>
                      </w:rPr>
                    </m:ctrlPr>
                  </m:fPr>
                  <m:num>
                    <m:r>
                      <w:rPr>
                        <w:rFonts w:ascii="Cambria Math" w:hAnsi="Cambria Math" w:cs="Times New Roman"/>
                        <w:sz w:val="28"/>
                        <w:lang w:val="es-CL"/>
                      </w:rPr>
                      <m:t>70+325+198+137</m:t>
                    </m:r>
                  </m:num>
                  <m:den>
                    <m:r>
                      <w:rPr>
                        <w:rFonts w:ascii="Cambria Math" w:hAnsi="Cambria Math" w:cs="Times New Roman"/>
                        <w:sz w:val="28"/>
                        <w:lang w:val="es-CL"/>
                      </w:rPr>
                      <m:t>904</m:t>
                    </m:r>
                  </m:den>
                </m:f>
                <m:r>
                  <w:rPr>
                    <w:rFonts w:ascii="Cambria Math" w:hAnsi="Cambria Math" w:cs="Times New Roman"/>
                    <w:sz w:val="28"/>
                    <w:lang w:val="es-CL"/>
                  </w:rPr>
                  <m:t>=0,807522 x 100=80,752 %</m:t>
                </m:r>
              </m:oMath>
            </m:oMathPara>
          </w:p>
        </w:tc>
      </w:tr>
    </w:tbl>
    <w:p w14:paraId="1D1B83BE" w14:textId="7A2B390B" w:rsidR="00DB13FB" w:rsidRPr="00431702" w:rsidRDefault="00431702" w:rsidP="00431702">
      <w:pPr>
        <w:pStyle w:val="Epgrafe"/>
        <w:jc w:val="center"/>
        <w:rPr>
          <w:rFonts w:ascii="Times New Roman" w:hAnsi="Times New Roman" w:cs="Times New Roman"/>
          <w:b w:val="0"/>
          <w:color w:val="auto"/>
          <w:sz w:val="36"/>
          <w:lang w:val="es-CL"/>
        </w:rPr>
      </w:pPr>
      <w:r w:rsidRPr="00431702">
        <w:rPr>
          <w:rFonts w:ascii="Times New Roman" w:hAnsi="Times New Roman" w:cs="Times New Roman"/>
          <w:b w:val="0"/>
          <w:color w:val="auto"/>
          <w:sz w:val="24"/>
        </w:rPr>
        <w:t xml:space="preserve">Formula </w:t>
      </w:r>
      <w:r w:rsidRPr="00431702">
        <w:rPr>
          <w:rFonts w:ascii="Times New Roman" w:hAnsi="Times New Roman" w:cs="Times New Roman"/>
          <w:b w:val="0"/>
          <w:color w:val="auto"/>
          <w:sz w:val="24"/>
        </w:rPr>
        <w:fldChar w:fldCharType="begin"/>
      </w:r>
      <w:r w:rsidRPr="00431702">
        <w:rPr>
          <w:rFonts w:ascii="Times New Roman" w:hAnsi="Times New Roman" w:cs="Times New Roman"/>
          <w:b w:val="0"/>
          <w:color w:val="auto"/>
          <w:sz w:val="24"/>
        </w:rPr>
        <w:instrText xml:space="preserve"> SEQ ( \* ARABIC </w:instrText>
      </w:r>
      <w:r w:rsidRPr="00431702">
        <w:rPr>
          <w:rFonts w:ascii="Times New Roman" w:hAnsi="Times New Roman" w:cs="Times New Roman"/>
          <w:b w:val="0"/>
          <w:color w:val="auto"/>
          <w:sz w:val="24"/>
        </w:rPr>
        <w:fldChar w:fldCharType="separate"/>
      </w:r>
      <w:r w:rsidRPr="00431702">
        <w:rPr>
          <w:rFonts w:ascii="Times New Roman" w:hAnsi="Times New Roman" w:cs="Times New Roman"/>
          <w:b w:val="0"/>
          <w:noProof/>
          <w:color w:val="auto"/>
          <w:sz w:val="24"/>
        </w:rPr>
        <w:t>15</w:t>
      </w:r>
      <w:r w:rsidRPr="00431702">
        <w:rPr>
          <w:rFonts w:ascii="Times New Roman" w:hAnsi="Times New Roman" w:cs="Times New Roman"/>
          <w:b w:val="0"/>
          <w:color w:val="auto"/>
          <w:sz w:val="24"/>
        </w:rPr>
        <w:fldChar w:fldCharType="end"/>
      </w:r>
      <w:r w:rsidRPr="00431702">
        <w:rPr>
          <w:rFonts w:ascii="Times New Roman" w:hAnsi="Times New Roman" w:cs="Times New Roman"/>
          <w:b w:val="0"/>
          <w:color w:val="auto"/>
          <w:sz w:val="24"/>
        </w:rPr>
        <w:t xml:space="preserve">: Valor de </w:t>
      </w:r>
      <w:proofErr w:type="spellStart"/>
      <w:r w:rsidR="00F43303">
        <w:rPr>
          <w:rFonts w:ascii="Times New Roman" w:hAnsi="Times New Roman" w:cs="Times New Roman"/>
          <w:b w:val="0"/>
          <w:color w:val="auto"/>
          <w:sz w:val="24"/>
        </w:rPr>
        <w:t>accuracy</w:t>
      </w:r>
      <w:proofErr w:type="spellEnd"/>
      <w:r w:rsidR="00F43303" w:rsidRPr="00431702">
        <w:rPr>
          <w:rFonts w:ascii="Times New Roman" w:hAnsi="Times New Roman" w:cs="Times New Roman"/>
          <w:b w:val="0"/>
          <w:color w:val="auto"/>
          <w:sz w:val="24"/>
        </w:rPr>
        <w:t xml:space="preserve"> </w:t>
      </w:r>
      <w:r w:rsidRPr="00431702">
        <w:rPr>
          <w:rFonts w:ascii="Times New Roman" w:hAnsi="Times New Roman" w:cs="Times New Roman"/>
          <w:b w:val="0"/>
          <w:color w:val="auto"/>
          <w:sz w:val="24"/>
        </w:rPr>
        <w:t>de modelo de aspecto.</w:t>
      </w:r>
    </w:p>
    <w:p w14:paraId="5DDBFBD7" w14:textId="77777777" w:rsidR="006A1163" w:rsidRDefault="006A1163" w:rsidP="000D0FF2">
      <w:pPr>
        <w:spacing w:line="360" w:lineRule="auto"/>
        <w:rPr>
          <w:rFonts w:ascii="Times New Roman" w:hAnsi="Times New Roman" w:cs="Times New Roman"/>
          <w:sz w:val="24"/>
          <w:lang w:val="es-CL"/>
        </w:rPr>
      </w:pPr>
    </w:p>
    <w:p w14:paraId="0C425CE3" w14:textId="409DA29E" w:rsidR="006A1163" w:rsidRDefault="00B13FB5" w:rsidP="000D0FF2">
      <w:pPr>
        <w:spacing w:line="360" w:lineRule="auto"/>
        <w:rPr>
          <w:rFonts w:ascii="Times New Roman" w:hAnsi="Times New Roman" w:cs="Times New Roman"/>
          <w:sz w:val="24"/>
          <w:lang w:val="es-CL"/>
        </w:rPr>
      </w:pPr>
      <w:r>
        <w:rPr>
          <w:rFonts w:ascii="Times New Roman" w:hAnsi="Times New Roman" w:cs="Times New Roman"/>
          <w:sz w:val="24"/>
          <w:lang w:val="es-CL"/>
        </w:rPr>
        <w:t>Como se puede observar, ambos modelos creados poseen una exactitud mayor al 75%</w:t>
      </w:r>
      <w:r w:rsidR="00994B58">
        <w:rPr>
          <w:rFonts w:ascii="Times New Roman" w:hAnsi="Times New Roman" w:cs="Times New Roman"/>
          <w:sz w:val="24"/>
          <w:lang w:val="es-CL"/>
        </w:rPr>
        <w:t xml:space="preserve">, por lo que se procede a </w:t>
      </w:r>
      <w:r w:rsidR="00265840">
        <w:rPr>
          <w:rFonts w:ascii="Times New Roman" w:hAnsi="Times New Roman" w:cs="Times New Roman"/>
          <w:sz w:val="24"/>
          <w:lang w:val="es-CL"/>
        </w:rPr>
        <w:t>utilizar los modelos para identificar el aspecto y polaridad de las opiniones extraídas en el punto 4.</w:t>
      </w:r>
    </w:p>
    <w:p w14:paraId="7A745D6A" w14:textId="73092BD3" w:rsidR="00265840" w:rsidRDefault="008E115C" w:rsidP="00265840">
      <w:pPr>
        <w:pStyle w:val="Ttulo2"/>
      </w:pPr>
      <w:bookmarkStart w:id="101" w:name="_Toc511668897"/>
      <w:r>
        <w:t>Extracción de Aspecto y Análisis de Sentimiento</w:t>
      </w:r>
      <w:bookmarkEnd w:id="101"/>
    </w:p>
    <w:p w14:paraId="537EEB61" w14:textId="647A8E92" w:rsidR="00814C18" w:rsidRPr="0070054F" w:rsidRDefault="008C4F58" w:rsidP="000D0FF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Para realizar el análisis de sentimiento basado en aspecto </w:t>
      </w:r>
      <w:r w:rsidR="0012426D">
        <w:rPr>
          <w:rFonts w:ascii="Times New Roman" w:hAnsi="Times New Roman" w:cs="Times New Roman"/>
          <w:sz w:val="24"/>
          <w:lang w:val="es-CL"/>
        </w:rPr>
        <w:t>se desarrolló el método presentado en la</w:t>
      </w:r>
      <w:r w:rsidR="001A1D81">
        <w:rPr>
          <w:rFonts w:ascii="Times New Roman" w:hAnsi="Times New Roman" w:cs="Times New Roman"/>
          <w:sz w:val="24"/>
          <w:lang w:val="es-CL"/>
        </w:rPr>
        <w:t>s</w:t>
      </w:r>
      <w:r w:rsidR="0012426D">
        <w:rPr>
          <w:rFonts w:ascii="Times New Roman" w:hAnsi="Times New Roman" w:cs="Times New Roman"/>
          <w:sz w:val="24"/>
          <w:lang w:val="es-CL"/>
        </w:rPr>
        <w:t xml:space="preserve"> </w:t>
      </w:r>
      <w:r w:rsidR="0012426D" w:rsidRPr="0012426D">
        <w:rPr>
          <w:rFonts w:ascii="Times New Roman" w:hAnsi="Times New Roman" w:cs="Times New Roman"/>
          <w:sz w:val="24"/>
          <w:lang w:val="es-CL"/>
        </w:rPr>
        <w:fldChar w:fldCharType="begin"/>
      </w:r>
      <w:r w:rsidR="0012426D" w:rsidRPr="0012426D">
        <w:rPr>
          <w:rFonts w:ascii="Times New Roman" w:hAnsi="Times New Roman" w:cs="Times New Roman"/>
          <w:sz w:val="24"/>
          <w:lang w:val="es-CL"/>
        </w:rPr>
        <w:instrText xml:space="preserve"> REF _Ref510465739 \h  \* MERGEFORMAT </w:instrText>
      </w:r>
      <w:r w:rsidR="0012426D" w:rsidRPr="0012426D">
        <w:rPr>
          <w:rFonts w:ascii="Times New Roman" w:hAnsi="Times New Roman" w:cs="Times New Roman"/>
          <w:sz w:val="24"/>
          <w:lang w:val="es-CL"/>
        </w:rPr>
      </w:r>
      <w:r w:rsidR="0012426D" w:rsidRPr="0012426D">
        <w:rPr>
          <w:rFonts w:ascii="Times New Roman" w:hAnsi="Times New Roman" w:cs="Times New Roman"/>
          <w:sz w:val="24"/>
          <w:lang w:val="es-CL"/>
        </w:rPr>
        <w:fldChar w:fldCharType="separate"/>
      </w:r>
      <w:r w:rsidR="0012426D" w:rsidRPr="0012426D">
        <w:rPr>
          <w:rFonts w:ascii="Times New Roman" w:hAnsi="Times New Roman" w:cs="Times New Roman"/>
          <w:sz w:val="24"/>
        </w:rPr>
        <w:t>Figura</w:t>
      </w:r>
      <w:r w:rsidR="001A1D81">
        <w:rPr>
          <w:rFonts w:ascii="Times New Roman" w:hAnsi="Times New Roman" w:cs="Times New Roman"/>
          <w:sz w:val="24"/>
        </w:rPr>
        <w:t>s</w:t>
      </w:r>
      <w:r w:rsidR="0012426D" w:rsidRPr="0012426D">
        <w:rPr>
          <w:rFonts w:ascii="Times New Roman" w:hAnsi="Times New Roman" w:cs="Times New Roman"/>
          <w:sz w:val="24"/>
        </w:rPr>
        <w:t xml:space="preserve"> </w:t>
      </w:r>
      <w:r w:rsidR="0012426D" w:rsidRPr="0012426D">
        <w:rPr>
          <w:rFonts w:ascii="Times New Roman" w:hAnsi="Times New Roman" w:cs="Times New Roman"/>
          <w:noProof/>
          <w:sz w:val="24"/>
        </w:rPr>
        <w:t>11</w:t>
      </w:r>
      <w:r w:rsidR="0012426D" w:rsidRPr="0012426D">
        <w:rPr>
          <w:rFonts w:ascii="Times New Roman" w:hAnsi="Times New Roman" w:cs="Times New Roman"/>
          <w:sz w:val="24"/>
          <w:lang w:val="es-CL"/>
        </w:rPr>
        <w:fldChar w:fldCharType="end"/>
      </w:r>
      <w:r w:rsidR="002158AF">
        <w:rPr>
          <w:rFonts w:ascii="Times New Roman" w:hAnsi="Times New Roman" w:cs="Times New Roman"/>
          <w:sz w:val="24"/>
          <w:lang w:val="es-CL"/>
        </w:rPr>
        <w:t xml:space="preserve"> y </w:t>
      </w:r>
      <w:r w:rsidR="002158AF" w:rsidRPr="002158AF">
        <w:rPr>
          <w:rFonts w:ascii="Times New Roman" w:hAnsi="Times New Roman" w:cs="Times New Roman"/>
          <w:sz w:val="24"/>
          <w:lang w:val="es-CL"/>
        </w:rPr>
        <w:fldChar w:fldCharType="begin"/>
      </w:r>
      <w:r w:rsidR="002158AF" w:rsidRPr="002158AF">
        <w:rPr>
          <w:rFonts w:ascii="Times New Roman" w:hAnsi="Times New Roman" w:cs="Times New Roman"/>
          <w:sz w:val="24"/>
          <w:lang w:val="es-CL"/>
        </w:rPr>
        <w:instrText xml:space="preserve"> REF _Ref510466301 \h  \* MERGEFORMAT </w:instrText>
      </w:r>
      <w:r w:rsidR="002158AF" w:rsidRPr="002158AF">
        <w:rPr>
          <w:rFonts w:ascii="Times New Roman" w:hAnsi="Times New Roman" w:cs="Times New Roman"/>
          <w:sz w:val="24"/>
          <w:lang w:val="es-CL"/>
        </w:rPr>
      </w:r>
      <w:r w:rsidR="002158AF" w:rsidRPr="002158AF">
        <w:rPr>
          <w:rFonts w:ascii="Times New Roman" w:hAnsi="Times New Roman" w:cs="Times New Roman"/>
          <w:sz w:val="24"/>
          <w:lang w:val="es-CL"/>
        </w:rPr>
        <w:fldChar w:fldCharType="separate"/>
      </w:r>
      <w:r w:rsidR="002158AF" w:rsidRPr="002158AF">
        <w:rPr>
          <w:rFonts w:ascii="Times New Roman" w:hAnsi="Times New Roman" w:cs="Times New Roman"/>
          <w:noProof/>
          <w:sz w:val="24"/>
        </w:rPr>
        <w:t>12</w:t>
      </w:r>
      <w:r w:rsidR="002158AF" w:rsidRPr="002158AF">
        <w:rPr>
          <w:rFonts w:ascii="Times New Roman" w:hAnsi="Times New Roman" w:cs="Times New Roman"/>
          <w:sz w:val="24"/>
          <w:lang w:val="es-CL"/>
        </w:rPr>
        <w:fldChar w:fldCharType="end"/>
      </w:r>
      <w:r w:rsidR="0012426D">
        <w:rPr>
          <w:rFonts w:ascii="Times New Roman" w:hAnsi="Times New Roman" w:cs="Times New Roman"/>
          <w:sz w:val="24"/>
          <w:lang w:val="es-CL"/>
        </w:rPr>
        <w:t xml:space="preserve">. </w:t>
      </w:r>
      <w:r w:rsidR="008E43A0">
        <w:rPr>
          <w:rFonts w:ascii="Times New Roman" w:hAnsi="Times New Roman" w:cs="Times New Roman"/>
          <w:sz w:val="24"/>
          <w:lang w:val="es-CL"/>
        </w:rPr>
        <w:t xml:space="preserve">Antes de comenzar a clasificar nuevos documentos, es necesario que el modelo utilizado conozca los atributos y las posibles clases de los documentos. Es por esto que </w:t>
      </w:r>
      <w:r w:rsidR="00BF47A9">
        <w:rPr>
          <w:rFonts w:ascii="Times New Roman" w:hAnsi="Times New Roman" w:cs="Times New Roman"/>
          <w:sz w:val="24"/>
          <w:lang w:val="es-CL"/>
        </w:rPr>
        <w:t xml:space="preserve">en primer lugar </w:t>
      </w:r>
      <w:r w:rsidR="008E43A0">
        <w:rPr>
          <w:rFonts w:ascii="Times New Roman" w:hAnsi="Times New Roman" w:cs="Times New Roman"/>
          <w:sz w:val="24"/>
          <w:lang w:val="es-CL"/>
        </w:rPr>
        <w:t xml:space="preserve">se </w:t>
      </w:r>
      <w:r w:rsidR="00BF47A9">
        <w:rPr>
          <w:rFonts w:ascii="Times New Roman" w:hAnsi="Times New Roman" w:cs="Times New Roman"/>
          <w:sz w:val="24"/>
          <w:lang w:val="es-CL"/>
        </w:rPr>
        <w:t>abren los archivos ARFF creados en el punto 6.3</w:t>
      </w:r>
      <w:r w:rsidR="008E43A0">
        <w:rPr>
          <w:rFonts w:ascii="Times New Roman" w:hAnsi="Times New Roman" w:cs="Times New Roman"/>
          <w:sz w:val="24"/>
          <w:lang w:val="es-CL"/>
        </w:rPr>
        <w:t xml:space="preserve"> y se copia </w:t>
      </w:r>
      <w:r w:rsidR="00BF47A9">
        <w:rPr>
          <w:rFonts w:ascii="Times New Roman" w:hAnsi="Times New Roman" w:cs="Times New Roman"/>
          <w:sz w:val="24"/>
          <w:lang w:val="es-CL"/>
        </w:rPr>
        <w:t xml:space="preserve">su </w:t>
      </w:r>
      <w:r w:rsidR="008E115C">
        <w:rPr>
          <w:rFonts w:ascii="Times New Roman" w:hAnsi="Times New Roman" w:cs="Times New Roman"/>
          <w:sz w:val="24"/>
          <w:lang w:val="es-CL"/>
        </w:rPr>
        <w:t>información</w:t>
      </w:r>
      <w:r w:rsidR="008E43A0">
        <w:rPr>
          <w:rFonts w:ascii="Times New Roman" w:hAnsi="Times New Roman" w:cs="Times New Roman"/>
          <w:sz w:val="24"/>
          <w:lang w:val="es-CL"/>
        </w:rPr>
        <w:t>.</w:t>
      </w:r>
      <w:r w:rsidR="00BF47A9">
        <w:rPr>
          <w:rFonts w:ascii="Times New Roman" w:hAnsi="Times New Roman" w:cs="Times New Roman"/>
          <w:sz w:val="24"/>
          <w:lang w:val="es-CL"/>
        </w:rPr>
        <w:t xml:space="preserve"> </w:t>
      </w:r>
      <w:r w:rsidR="00C250B6">
        <w:rPr>
          <w:rFonts w:ascii="Times New Roman" w:hAnsi="Times New Roman" w:cs="Times New Roman"/>
          <w:sz w:val="24"/>
          <w:lang w:val="es-CL"/>
        </w:rPr>
        <w:t>Para copiar la información se utiliza</w:t>
      </w:r>
      <w:r w:rsidR="00EB386E">
        <w:rPr>
          <w:rFonts w:ascii="Times New Roman" w:hAnsi="Times New Roman" w:cs="Times New Roman"/>
          <w:sz w:val="24"/>
          <w:lang w:val="es-CL"/>
        </w:rPr>
        <w:t xml:space="preserve"> la clase </w:t>
      </w:r>
      <w:proofErr w:type="spellStart"/>
      <w:r w:rsidR="00EB386E" w:rsidRPr="00EB386E">
        <w:rPr>
          <w:rFonts w:ascii="Times New Roman" w:hAnsi="Times New Roman" w:cs="Times New Roman"/>
          <w:i/>
          <w:sz w:val="24"/>
          <w:lang w:val="es-CL"/>
        </w:rPr>
        <w:t>Instance</w:t>
      </w:r>
      <w:proofErr w:type="spellEnd"/>
      <w:r w:rsidR="00EB386E">
        <w:rPr>
          <w:rFonts w:ascii="Times New Roman" w:hAnsi="Times New Roman" w:cs="Times New Roman"/>
          <w:sz w:val="24"/>
          <w:lang w:val="es-CL"/>
        </w:rPr>
        <w:t xml:space="preserve"> de </w:t>
      </w:r>
      <w:proofErr w:type="spellStart"/>
      <w:r w:rsidR="00EB386E">
        <w:rPr>
          <w:rFonts w:ascii="Times New Roman" w:hAnsi="Times New Roman" w:cs="Times New Roman"/>
          <w:sz w:val="24"/>
          <w:lang w:val="es-CL"/>
        </w:rPr>
        <w:t>Weka</w:t>
      </w:r>
      <w:proofErr w:type="spellEnd"/>
      <w:r w:rsidR="00EB386E">
        <w:rPr>
          <w:rFonts w:ascii="Times New Roman" w:hAnsi="Times New Roman" w:cs="Times New Roman"/>
          <w:sz w:val="24"/>
          <w:lang w:val="es-CL"/>
        </w:rPr>
        <w:t xml:space="preserve">, la cual </w:t>
      </w:r>
      <w:r w:rsidR="00101CD0">
        <w:rPr>
          <w:rFonts w:ascii="Times New Roman" w:hAnsi="Times New Roman" w:cs="Times New Roman"/>
          <w:sz w:val="24"/>
          <w:lang w:val="es-CL"/>
        </w:rPr>
        <w:t>representa una instancia del conjunto de datos y además mantiene internamente los atributos y las posibles clases del mismo.</w:t>
      </w:r>
      <w:r w:rsidR="0070054F">
        <w:rPr>
          <w:rFonts w:ascii="Times New Roman" w:hAnsi="Times New Roman" w:cs="Times New Roman"/>
          <w:sz w:val="24"/>
          <w:lang w:val="es-CL"/>
        </w:rPr>
        <w:t xml:space="preserve"> Por lo tanto, se crearon</w:t>
      </w:r>
      <w:r w:rsidR="00101CD0">
        <w:rPr>
          <w:rFonts w:ascii="Times New Roman" w:hAnsi="Times New Roman" w:cs="Times New Roman"/>
          <w:sz w:val="24"/>
          <w:lang w:val="es-CL"/>
        </w:rPr>
        <w:t xml:space="preserve"> </w:t>
      </w:r>
      <w:r w:rsidR="0070054F">
        <w:rPr>
          <w:rFonts w:ascii="Times New Roman" w:hAnsi="Times New Roman" w:cs="Times New Roman"/>
          <w:sz w:val="24"/>
          <w:lang w:val="es-CL"/>
        </w:rPr>
        <w:t>l</w:t>
      </w:r>
      <w:r w:rsidR="00C250B6">
        <w:rPr>
          <w:rFonts w:ascii="Times New Roman" w:hAnsi="Times New Roman" w:cs="Times New Roman"/>
          <w:sz w:val="24"/>
          <w:lang w:val="es-CL"/>
        </w:rPr>
        <w:t xml:space="preserve">os </w:t>
      </w:r>
      <w:r w:rsidR="00C250B6">
        <w:rPr>
          <w:rFonts w:ascii="Times New Roman" w:hAnsi="Times New Roman" w:cs="Times New Roman"/>
          <w:sz w:val="24"/>
          <w:lang w:val="es-CL"/>
        </w:rPr>
        <w:lastRenderedPageBreak/>
        <w:t xml:space="preserve">objetos </w:t>
      </w:r>
      <w:proofErr w:type="spellStart"/>
      <w:r w:rsidR="00C250B6">
        <w:rPr>
          <w:rFonts w:ascii="Times New Roman" w:hAnsi="Times New Roman" w:cs="Times New Roman"/>
          <w:i/>
          <w:sz w:val="24"/>
          <w:lang w:val="es-CL"/>
        </w:rPr>
        <w:t>clsAspecto</w:t>
      </w:r>
      <w:proofErr w:type="spellEnd"/>
      <w:r w:rsidR="00C250B6">
        <w:rPr>
          <w:rFonts w:ascii="Times New Roman" w:hAnsi="Times New Roman" w:cs="Times New Roman"/>
          <w:i/>
          <w:sz w:val="24"/>
          <w:lang w:val="es-CL"/>
        </w:rPr>
        <w:t xml:space="preserve"> </w:t>
      </w:r>
      <w:r w:rsidR="00C250B6">
        <w:rPr>
          <w:rFonts w:ascii="Times New Roman" w:hAnsi="Times New Roman" w:cs="Times New Roman"/>
          <w:sz w:val="24"/>
          <w:lang w:val="es-CL"/>
        </w:rPr>
        <w:t xml:space="preserve">y </w:t>
      </w:r>
      <w:proofErr w:type="spellStart"/>
      <w:r w:rsidR="0070054F">
        <w:rPr>
          <w:rFonts w:ascii="Times New Roman" w:hAnsi="Times New Roman" w:cs="Times New Roman"/>
          <w:i/>
          <w:sz w:val="24"/>
          <w:lang w:val="es-CL"/>
        </w:rPr>
        <w:t>clsPolaridad</w:t>
      </w:r>
      <w:proofErr w:type="spellEnd"/>
      <w:r w:rsidR="0070054F">
        <w:rPr>
          <w:rFonts w:ascii="Times New Roman" w:hAnsi="Times New Roman" w:cs="Times New Roman"/>
          <w:sz w:val="24"/>
          <w:lang w:val="es-CL"/>
        </w:rPr>
        <w:t>, los cuales mantienen la información de sus respectivos conjuntos de datos.</w:t>
      </w:r>
      <w:r w:rsidR="0036607A">
        <w:rPr>
          <w:rFonts w:ascii="Times New Roman" w:hAnsi="Times New Roman" w:cs="Times New Roman"/>
          <w:sz w:val="24"/>
          <w:lang w:val="es-CL"/>
        </w:rPr>
        <w:t xml:space="preserve"> </w:t>
      </w:r>
    </w:p>
    <w:p w14:paraId="1BA96D23" w14:textId="08034456" w:rsidR="00814C18" w:rsidRDefault="00655663" w:rsidP="000D0FF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Luego se realiza la apertura y lectura del </w:t>
      </w:r>
      <w:proofErr w:type="spellStart"/>
      <w:r>
        <w:rPr>
          <w:rFonts w:ascii="Times New Roman" w:hAnsi="Times New Roman" w:cs="Times New Roman"/>
          <w:sz w:val="24"/>
          <w:lang w:val="es-CL"/>
        </w:rPr>
        <w:t>dataset</w:t>
      </w:r>
      <w:proofErr w:type="spellEnd"/>
      <w:r>
        <w:rPr>
          <w:rFonts w:ascii="Times New Roman" w:hAnsi="Times New Roman" w:cs="Times New Roman"/>
          <w:sz w:val="24"/>
          <w:lang w:val="es-CL"/>
        </w:rPr>
        <w:t xml:space="preserve"> que contiene las opiniones de restaurantes y se configura el divisor de frase de </w:t>
      </w:r>
      <w:proofErr w:type="spellStart"/>
      <w:r>
        <w:rPr>
          <w:rFonts w:ascii="Times New Roman" w:hAnsi="Times New Roman" w:cs="Times New Roman"/>
          <w:sz w:val="24"/>
          <w:lang w:val="es-CL"/>
        </w:rPr>
        <w:t>Standford</w:t>
      </w:r>
      <w:proofErr w:type="spellEnd"/>
      <w:r>
        <w:rPr>
          <w:rFonts w:ascii="Times New Roman" w:hAnsi="Times New Roman" w:cs="Times New Roman"/>
          <w:sz w:val="24"/>
          <w:lang w:val="es-CL"/>
        </w:rPr>
        <w:t xml:space="preserve"> </w:t>
      </w:r>
      <w:proofErr w:type="spellStart"/>
      <w:r>
        <w:rPr>
          <w:rFonts w:ascii="Times New Roman" w:hAnsi="Times New Roman" w:cs="Times New Roman"/>
          <w:sz w:val="24"/>
          <w:lang w:val="es-CL"/>
        </w:rPr>
        <w:t>CoreNLP</w:t>
      </w:r>
      <w:proofErr w:type="spellEnd"/>
      <w:r w:rsidR="0036607A">
        <w:rPr>
          <w:rFonts w:ascii="Times New Roman" w:hAnsi="Times New Roman" w:cs="Times New Roman"/>
          <w:sz w:val="24"/>
          <w:lang w:val="es-CL"/>
        </w:rPr>
        <w:t xml:space="preserve"> para comenzar a clasificar nuevas oraciones</w:t>
      </w:r>
      <w:r>
        <w:rPr>
          <w:rFonts w:ascii="Times New Roman" w:hAnsi="Times New Roman" w:cs="Times New Roman"/>
          <w:sz w:val="24"/>
          <w:lang w:val="es-CL"/>
        </w:rPr>
        <w:t xml:space="preserve">. </w:t>
      </w:r>
      <w:r w:rsidR="001A1D81">
        <w:rPr>
          <w:rFonts w:ascii="Times New Roman" w:hAnsi="Times New Roman" w:cs="Times New Roman"/>
          <w:sz w:val="24"/>
          <w:lang w:val="es-CL"/>
        </w:rPr>
        <w:t xml:space="preserve"> </w:t>
      </w:r>
    </w:p>
    <w:p w14:paraId="30C106D8" w14:textId="77777777" w:rsidR="002678CB" w:rsidRDefault="002678CB" w:rsidP="002678CB">
      <w:pPr>
        <w:keepNext/>
        <w:spacing w:line="360" w:lineRule="auto"/>
      </w:pPr>
      <w:r>
        <w:rPr>
          <w:rFonts w:ascii="Times New Roman" w:hAnsi="Times New Roman" w:cs="Times New Roman"/>
          <w:noProof/>
          <w:sz w:val="24"/>
          <w:lang w:val="es-CL" w:eastAsia="es-CL"/>
        </w:rPr>
        <w:drawing>
          <wp:inline distT="0" distB="0" distL="0" distR="0" wp14:anchorId="66619580" wp14:editId="62CFCFE1">
            <wp:extent cx="5610225" cy="3133725"/>
            <wp:effectExtent l="19050" t="19050" r="28575" b="2857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rModelo-1.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3134789"/>
                    </a:xfrm>
                    <a:prstGeom prst="rect">
                      <a:avLst/>
                    </a:prstGeom>
                    <a:ln w="3175">
                      <a:solidFill>
                        <a:schemeClr val="tx1"/>
                      </a:solidFill>
                    </a:ln>
                  </pic:spPr>
                </pic:pic>
              </a:graphicData>
            </a:graphic>
          </wp:inline>
        </w:drawing>
      </w:r>
    </w:p>
    <w:p w14:paraId="4B8D548D" w14:textId="07F17447" w:rsidR="0042621D" w:rsidRDefault="002678CB" w:rsidP="0042621D">
      <w:pPr>
        <w:pStyle w:val="Epgrafe"/>
        <w:jc w:val="center"/>
        <w:rPr>
          <w:rFonts w:ascii="Times New Roman" w:hAnsi="Times New Roman" w:cs="Times New Roman"/>
          <w:b w:val="0"/>
          <w:color w:val="auto"/>
          <w:sz w:val="24"/>
        </w:rPr>
      </w:pPr>
      <w:bookmarkStart w:id="102" w:name="_Ref510465739"/>
      <w:r w:rsidRPr="002678CB">
        <w:rPr>
          <w:rFonts w:ascii="Times New Roman" w:hAnsi="Times New Roman" w:cs="Times New Roman"/>
          <w:b w:val="0"/>
          <w:color w:val="auto"/>
          <w:sz w:val="24"/>
        </w:rPr>
        <w:t xml:space="preserve">Figura </w:t>
      </w:r>
      <w:r w:rsidRPr="002678CB">
        <w:rPr>
          <w:rFonts w:ascii="Times New Roman" w:hAnsi="Times New Roman" w:cs="Times New Roman"/>
          <w:b w:val="0"/>
          <w:color w:val="auto"/>
          <w:sz w:val="24"/>
        </w:rPr>
        <w:fldChar w:fldCharType="begin"/>
      </w:r>
      <w:r w:rsidRPr="002678CB">
        <w:rPr>
          <w:rFonts w:ascii="Times New Roman" w:hAnsi="Times New Roman" w:cs="Times New Roman"/>
          <w:b w:val="0"/>
          <w:color w:val="auto"/>
          <w:sz w:val="24"/>
        </w:rPr>
        <w:instrText xml:space="preserve"> SEQ Figura \* ARABIC </w:instrText>
      </w:r>
      <w:r w:rsidRPr="002678CB">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20</w:t>
      </w:r>
      <w:r w:rsidRPr="002678CB">
        <w:rPr>
          <w:rFonts w:ascii="Times New Roman" w:hAnsi="Times New Roman" w:cs="Times New Roman"/>
          <w:b w:val="0"/>
          <w:color w:val="auto"/>
          <w:sz w:val="24"/>
        </w:rPr>
        <w:fldChar w:fldCharType="end"/>
      </w:r>
      <w:bookmarkEnd w:id="102"/>
      <w:r w:rsidRPr="002678CB">
        <w:rPr>
          <w:rFonts w:ascii="Times New Roman" w:hAnsi="Times New Roman" w:cs="Times New Roman"/>
          <w:b w:val="0"/>
          <w:color w:val="auto"/>
          <w:sz w:val="24"/>
        </w:rPr>
        <w:t>: Método para usar modelo parte 1.</w:t>
      </w:r>
    </w:p>
    <w:p w14:paraId="63BDD940" w14:textId="77777777" w:rsidR="00A27637" w:rsidRPr="00A27637" w:rsidRDefault="00A27637" w:rsidP="00A27637"/>
    <w:p w14:paraId="156DCE4B" w14:textId="798C17B3" w:rsidR="001F15DA" w:rsidRDefault="003C7C0B" w:rsidP="000D0FF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Para clasificar las oraciones es necesario recorrer todo el </w:t>
      </w:r>
      <w:proofErr w:type="spellStart"/>
      <w:r>
        <w:rPr>
          <w:rFonts w:ascii="Times New Roman" w:hAnsi="Times New Roman" w:cs="Times New Roman"/>
          <w:sz w:val="24"/>
          <w:lang w:val="es-CL"/>
        </w:rPr>
        <w:t>dataset</w:t>
      </w:r>
      <w:proofErr w:type="spellEnd"/>
      <w:r>
        <w:rPr>
          <w:rFonts w:ascii="Times New Roman" w:hAnsi="Times New Roman" w:cs="Times New Roman"/>
          <w:sz w:val="24"/>
          <w:lang w:val="es-CL"/>
        </w:rPr>
        <w:t xml:space="preserve"> y luego, para cada </w:t>
      </w:r>
      <w:r w:rsidR="00A27637">
        <w:rPr>
          <w:rFonts w:ascii="Times New Roman" w:hAnsi="Times New Roman" w:cs="Times New Roman"/>
          <w:sz w:val="24"/>
          <w:lang w:val="es-CL"/>
        </w:rPr>
        <w:t>reseña</w:t>
      </w:r>
      <w:r>
        <w:rPr>
          <w:rFonts w:ascii="Times New Roman" w:hAnsi="Times New Roman" w:cs="Times New Roman"/>
          <w:sz w:val="24"/>
          <w:lang w:val="es-CL"/>
        </w:rPr>
        <w:t xml:space="preserve"> presente en el archivo, aplicar el divisor de frase. Cada frase</w:t>
      </w:r>
      <w:r w:rsidR="00A27637">
        <w:rPr>
          <w:rFonts w:ascii="Times New Roman" w:hAnsi="Times New Roman" w:cs="Times New Roman"/>
          <w:sz w:val="24"/>
          <w:lang w:val="es-CL"/>
        </w:rPr>
        <w:t xml:space="preserve"> se guarda en los objetos </w:t>
      </w:r>
      <w:proofErr w:type="spellStart"/>
      <w:r w:rsidR="00A27637">
        <w:rPr>
          <w:rFonts w:ascii="Times New Roman" w:hAnsi="Times New Roman" w:cs="Times New Roman"/>
          <w:i/>
          <w:sz w:val="24"/>
          <w:lang w:val="es-CL"/>
        </w:rPr>
        <w:t>cslAspecto</w:t>
      </w:r>
      <w:proofErr w:type="spellEnd"/>
      <w:r w:rsidR="00A27637">
        <w:rPr>
          <w:rFonts w:ascii="Times New Roman" w:hAnsi="Times New Roman" w:cs="Times New Roman"/>
          <w:i/>
          <w:sz w:val="24"/>
          <w:lang w:val="es-CL"/>
        </w:rPr>
        <w:t xml:space="preserve"> </w:t>
      </w:r>
      <w:r w:rsidR="00A27637">
        <w:rPr>
          <w:rFonts w:ascii="Times New Roman" w:hAnsi="Times New Roman" w:cs="Times New Roman"/>
          <w:sz w:val="24"/>
          <w:lang w:val="es-CL"/>
        </w:rPr>
        <w:t xml:space="preserve">y </w:t>
      </w:r>
      <w:proofErr w:type="spellStart"/>
      <w:r w:rsidR="00A27637" w:rsidRPr="00A27637">
        <w:rPr>
          <w:rFonts w:ascii="Times New Roman" w:hAnsi="Times New Roman" w:cs="Times New Roman"/>
          <w:i/>
          <w:sz w:val="24"/>
          <w:lang w:val="es-CL"/>
        </w:rPr>
        <w:t>clsPolaridad</w:t>
      </w:r>
      <w:proofErr w:type="spellEnd"/>
      <w:r w:rsidR="00A27637">
        <w:rPr>
          <w:rFonts w:ascii="Times New Roman" w:hAnsi="Times New Roman" w:cs="Times New Roman"/>
          <w:i/>
          <w:sz w:val="24"/>
          <w:lang w:val="es-CL"/>
        </w:rPr>
        <w:t xml:space="preserve"> </w:t>
      </w:r>
      <w:r w:rsidR="00A27637">
        <w:rPr>
          <w:rFonts w:ascii="Times New Roman" w:hAnsi="Times New Roman" w:cs="Times New Roman"/>
          <w:sz w:val="24"/>
          <w:lang w:val="es-CL"/>
        </w:rPr>
        <w:t xml:space="preserve">debido a que poseen la información que </w:t>
      </w:r>
      <w:r w:rsidR="008F13EA">
        <w:rPr>
          <w:rFonts w:ascii="Times New Roman" w:hAnsi="Times New Roman" w:cs="Times New Roman"/>
          <w:sz w:val="24"/>
          <w:lang w:val="es-CL"/>
        </w:rPr>
        <w:t>los</w:t>
      </w:r>
      <w:r w:rsidR="00A27637">
        <w:rPr>
          <w:rFonts w:ascii="Times New Roman" w:hAnsi="Times New Roman" w:cs="Times New Roman"/>
          <w:sz w:val="24"/>
          <w:lang w:val="es-CL"/>
        </w:rPr>
        <w:t xml:space="preserve"> modelo</w:t>
      </w:r>
      <w:r w:rsidR="008F13EA">
        <w:rPr>
          <w:rFonts w:ascii="Times New Roman" w:hAnsi="Times New Roman" w:cs="Times New Roman"/>
          <w:sz w:val="24"/>
          <w:lang w:val="es-CL"/>
        </w:rPr>
        <w:t>s</w:t>
      </w:r>
      <w:r w:rsidR="00A27637">
        <w:rPr>
          <w:rFonts w:ascii="Times New Roman" w:hAnsi="Times New Roman" w:cs="Times New Roman"/>
          <w:sz w:val="24"/>
          <w:lang w:val="es-CL"/>
        </w:rPr>
        <w:t xml:space="preserve"> necesita</w:t>
      </w:r>
      <w:r w:rsidR="008F13EA">
        <w:rPr>
          <w:rFonts w:ascii="Times New Roman" w:hAnsi="Times New Roman" w:cs="Times New Roman"/>
          <w:sz w:val="24"/>
          <w:lang w:val="es-CL"/>
        </w:rPr>
        <w:t>n</w:t>
      </w:r>
      <w:r w:rsidR="00A27637">
        <w:rPr>
          <w:rFonts w:ascii="Times New Roman" w:hAnsi="Times New Roman" w:cs="Times New Roman"/>
          <w:sz w:val="24"/>
          <w:lang w:val="es-CL"/>
        </w:rPr>
        <w:t xml:space="preserve"> para clasificarlos. Finalmente, se utilizan los modelos creados para clasificar cada oración</w:t>
      </w:r>
      <w:r w:rsidR="001F15DA">
        <w:rPr>
          <w:rFonts w:ascii="Times New Roman" w:hAnsi="Times New Roman" w:cs="Times New Roman"/>
          <w:sz w:val="24"/>
          <w:lang w:val="es-CL"/>
        </w:rPr>
        <w:t xml:space="preserve"> de acuerdo a la polaridad y aspecto</w:t>
      </w:r>
      <w:r w:rsidR="00A27637">
        <w:rPr>
          <w:rFonts w:ascii="Times New Roman" w:hAnsi="Times New Roman" w:cs="Times New Roman"/>
          <w:sz w:val="24"/>
          <w:lang w:val="es-CL"/>
        </w:rPr>
        <w:t xml:space="preserve">. </w:t>
      </w:r>
      <w:r w:rsidRPr="00A27637">
        <w:rPr>
          <w:rFonts w:ascii="Times New Roman" w:hAnsi="Times New Roman" w:cs="Times New Roman"/>
          <w:sz w:val="24"/>
          <w:lang w:val="es-CL"/>
        </w:rPr>
        <w:t>En</w:t>
      </w:r>
      <w:r>
        <w:rPr>
          <w:rFonts w:ascii="Times New Roman" w:hAnsi="Times New Roman" w:cs="Times New Roman"/>
          <w:sz w:val="24"/>
          <w:lang w:val="es-CL"/>
        </w:rPr>
        <w:t xml:space="preserve"> la </w:t>
      </w:r>
      <w:r w:rsidRPr="003C7C0B">
        <w:rPr>
          <w:rFonts w:ascii="Times New Roman" w:hAnsi="Times New Roman" w:cs="Times New Roman"/>
          <w:sz w:val="24"/>
          <w:lang w:val="es-CL"/>
        </w:rPr>
        <w:fldChar w:fldCharType="begin"/>
      </w:r>
      <w:r w:rsidRPr="003C7C0B">
        <w:rPr>
          <w:rFonts w:ascii="Times New Roman" w:hAnsi="Times New Roman" w:cs="Times New Roman"/>
          <w:sz w:val="24"/>
          <w:lang w:val="es-CL"/>
        </w:rPr>
        <w:instrText xml:space="preserve"> REF _Ref510519946 \h  \* MERGEFORMAT </w:instrText>
      </w:r>
      <w:r w:rsidRPr="003C7C0B">
        <w:rPr>
          <w:rFonts w:ascii="Times New Roman" w:hAnsi="Times New Roman" w:cs="Times New Roman"/>
          <w:sz w:val="24"/>
          <w:lang w:val="es-CL"/>
        </w:rPr>
      </w:r>
      <w:r w:rsidRPr="003C7C0B">
        <w:rPr>
          <w:rFonts w:ascii="Times New Roman" w:hAnsi="Times New Roman" w:cs="Times New Roman"/>
          <w:sz w:val="24"/>
          <w:lang w:val="es-CL"/>
        </w:rPr>
        <w:fldChar w:fldCharType="separate"/>
      </w:r>
      <w:r w:rsidRPr="003C7C0B">
        <w:rPr>
          <w:rFonts w:ascii="Times New Roman" w:hAnsi="Times New Roman" w:cs="Times New Roman"/>
          <w:sz w:val="24"/>
        </w:rPr>
        <w:t xml:space="preserve">Figura </w:t>
      </w:r>
      <w:r w:rsidRPr="003C7C0B">
        <w:rPr>
          <w:rFonts w:ascii="Times New Roman" w:hAnsi="Times New Roman" w:cs="Times New Roman"/>
          <w:noProof/>
          <w:sz w:val="24"/>
        </w:rPr>
        <w:t>12</w:t>
      </w:r>
      <w:r w:rsidRPr="003C7C0B">
        <w:rPr>
          <w:rFonts w:ascii="Times New Roman" w:hAnsi="Times New Roman" w:cs="Times New Roman"/>
          <w:sz w:val="24"/>
          <w:lang w:val="es-CL"/>
        </w:rPr>
        <w:fldChar w:fldCharType="end"/>
      </w:r>
      <w:r>
        <w:rPr>
          <w:rFonts w:ascii="Times New Roman" w:hAnsi="Times New Roman" w:cs="Times New Roman"/>
          <w:sz w:val="24"/>
          <w:lang w:val="es-CL"/>
        </w:rPr>
        <w:t xml:space="preserve"> se presenta </w:t>
      </w:r>
      <w:r w:rsidR="00A27637">
        <w:rPr>
          <w:rFonts w:ascii="Times New Roman" w:hAnsi="Times New Roman" w:cs="Times New Roman"/>
          <w:sz w:val="24"/>
          <w:lang w:val="es-CL"/>
        </w:rPr>
        <w:t>lo explicado anteriormente.</w:t>
      </w:r>
      <w:r w:rsidR="001F15DA">
        <w:rPr>
          <w:rFonts w:ascii="Times New Roman" w:hAnsi="Times New Roman" w:cs="Times New Roman"/>
          <w:sz w:val="24"/>
          <w:lang w:val="es-CL"/>
        </w:rPr>
        <w:t xml:space="preserve"> </w:t>
      </w:r>
    </w:p>
    <w:p w14:paraId="189923EE" w14:textId="77777777" w:rsidR="001F15DA" w:rsidRDefault="001F15DA" w:rsidP="000D0FF2">
      <w:pPr>
        <w:spacing w:line="360" w:lineRule="auto"/>
        <w:rPr>
          <w:rFonts w:ascii="Times New Roman" w:hAnsi="Times New Roman" w:cs="Times New Roman"/>
          <w:sz w:val="24"/>
          <w:lang w:val="es-CL"/>
        </w:rPr>
      </w:pPr>
    </w:p>
    <w:p w14:paraId="46042B6A" w14:textId="77777777" w:rsidR="001F15DA" w:rsidRDefault="001F15DA" w:rsidP="000D0FF2">
      <w:pPr>
        <w:spacing w:line="360" w:lineRule="auto"/>
        <w:rPr>
          <w:rFonts w:ascii="Times New Roman" w:hAnsi="Times New Roman" w:cs="Times New Roman"/>
          <w:sz w:val="24"/>
          <w:lang w:val="es-CL"/>
        </w:rPr>
      </w:pPr>
    </w:p>
    <w:p w14:paraId="01E287AE" w14:textId="77777777" w:rsidR="001F15DA" w:rsidRDefault="001F15DA" w:rsidP="000D0FF2">
      <w:pPr>
        <w:spacing w:line="360" w:lineRule="auto"/>
        <w:rPr>
          <w:rFonts w:ascii="Times New Roman" w:hAnsi="Times New Roman" w:cs="Times New Roman"/>
          <w:sz w:val="24"/>
          <w:lang w:val="es-CL"/>
        </w:rPr>
      </w:pPr>
    </w:p>
    <w:p w14:paraId="0512121C" w14:textId="77777777" w:rsidR="0012426D" w:rsidRDefault="0012426D" w:rsidP="0012426D">
      <w:pPr>
        <w:keepNext/>
        <w:spacing w:line="360" w:lineRule="auto"/>
      </w:pPr>
      <w:r>
        <w:rPr>
          <w:rFonts w:ascii="Times New Roman" w:hAnsi="Times New Roman" w:cs="Times New Roman"/>
          <w:noProof/>
          <w:sz w:val="24"/>
          <w:lang w:val="es-CL" w:eastAsia="es-CL"/>
        </w:rPr>
        <w:lastRenderedPageBreak/>
        <w:drawing>
          <wp:inline distT="0" distB="0" distL="0" distR="0" wp14:anchorId="055FDE7A" wp14:editId="015BA6EA">
            <wp:extent cx="5476875" cy="1790700"/>
            <wp:effectExtent l="19050" t="19050" r="28575" b="1905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rModelo-2.JPG"/>
                    <pic:cNvPicPr/>
                  </pic:nvPicPr>
                  <pic:blipFill>
                    <a:blip r:embed="rId29">
                      <a:extLst>
                        <a:ext uri="{28A0092B-C50C-407E-A947-70E740481C1C}">
                          <a14:useLocalDpi xmlns:a14="http://schemas.microsoft.com/office/drawing/2010/main" val="0"/>
                        </a:ext>
                      </a:extLst>
                    </a:blip>
                    <a:stretch>
                      <a:fillRect/>
                    </a:stretch>
                  </pic:blipFill>
                  <pic:spPr>
                    <a:xfrm>
                      <a:off x="0" y="0"/>
                      <a:ext cx="5476875" cy="1790700"/>
                    </a:xfrm>
                    <a:prstGeom prst="rect">
                      <a:avLst/>
                    </a:prstGeom>
                    <a:ln w="3175">
                      <a:solidFill>
                        <a:schemeClr val="tx1"/>
                      </a:solidFill>
                    </a:ln>
                  </pic:spPr>
                </pic:pic>
              </a:graphicData>
            </a:graphic>
          </wp:inline>
        </w:drawing>
      </w:r>
    </w:p>
    <w:p w14:paraId="3766A813" w14:textId="0F29F5F4" w:rsidR="000728AA" w:rsidRDefault="0012426D" w:rsidP="0012426D">
      <w:pPr>
        <w:pStyle w:val="Epgrafe"/>
        <w:jc w:val="center"/>
        <w:rPr>
          <w:rFonts w:ascii="Times New Roman" w:hAnsi="Times New Roman" w:cs="Times New Roman"/>
          <w:b w:val="0"/>
          <w:color w:val="auto"/>
          <w:sz w:val="24"/>
        </w:rPr>
      </w:pPr>
      <w:bookmarkStart w:id="103" w:name="_Ref510466301"/>
      <w:bookmarkStart w:id="104" w:name="_Ref510519946"/>
      <w:r w:rsidRPr="0012426D">
        <w:rPr>
          <w:rFonts w:ascii="Times New Roman" w:hAnsi="Times New Roman" w:cs="Times New Roman"/>
          <w:b w:val="0"/>
          <w:color w:val="auto"/>
          <w:sz w:val="24"/>
        </w:rPr>
        <w:t xml:space="preserve">Figura </w:t>
      </w:r>
      <w:r w:rsidRPr="0012426D">
        <w:rPr>
          <w:rFonts w:ascii="Times New Roman" w:hAnsi="Times New Roman" w:cs="Times New Roman"/>
          <w:b w:val="0"/>
          <w:color w:val="auto"/>
          <w:sz w:val="24"/>
        </w:rPr>
        <w:fldChar w:fldCharType="begin"/>
      </w:r>
      <w:r w:rsidRPr="0012426D">
        <w:rPr>
          <w:rFonts w:ascii="Times New Roman" w:hAnsi="Times New Roman" w:cs="Times New Roman"/>
          <w:b w:val="0"/>
          <w:color w:val="auto"/>
          <w:sz w:val="24"/>
        </w:rPr>
        <w:instrText xml:space="preserve"> SEQ Figura \* ARABIC </w:instrText>
      </w:r>
      <w:r w:rsidRPr="0012426D">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21</w:t>
      </w:r>
      <w:r w:rsidRPr="0012426D">
        <w:rPr>
          <w:rFonts w:ascii="Times New Roman" w:hAnsi="Times New Roman" w:cs="Times New Roman"/>
          <w:b w:val="0"/>
          <w:color w:val="auto"/>
          <w:sz w:val="24"/>
        </w:rPr>
        <w:fldChar w:fldCharType="end"/>
      </w:r>
      <w:bookmarkEnd w:id="103"/>
      <w:r w:rsidRPr="0012426D">
        <w:rPr>
          <w:rFonts w:ascii="Times New Roman" w:hAnsi="Times New Roman" w:cs="Times New Roman"/>
          <w:b w:val="0"/>
          <w:color w:val="auto"/>
          <w:sz w:val="24"/>
        </w:rPr>
        <w:t>: Método para usar modelo parte 2.</w:t>
      </w:r>
      <w:bookmarkEnd w:id="104"/>
    </w:p>
    <w:p w14:paraId="6B7D3A6D" w14:textId="77777777" w:rsidR="008F13EA" w:rsidRDefault="008F13EA" w:rsidP="008F13EA">
      <w:pPr>
        <w:spacing w:line="360" w:lineRule="auto"/>
        <w:rPr>
          <w:rFonts w:ascii="Times New Roman" w:hAnsi="Times New Roman" w:cs="Times New Roman"/>
          <w:sz w:val="24"/>
          <w:lang w:val="es-CL"/>
        </w:rPr>
      </w:pPr>
    </w:p>
    <w:p w14:paraId="498FB252" w14:textId="50DC36A3" w:rsidR="008F13EA" w:rsidRDefault="008F13EA" w:rsidP="008F13EA">
      <w:pPr>
        <w:spacing w:line="360" w:lineRule="auto"/>
        <w:rPr>
          <w:rFonts w:ascii="Times New Roman" w:hAnsi="Times New Roman" w:cs="Times New Roman"/>
          <w:sz w:val="24"/>
          <w:lang w:val="es-CL"/>
        </w:rPr>
      </w:pPr>
      <w:r>
        <w:rPr>
          <w:rFonts w:ascii="Times New Roman" w:hAnsi="Times New Roman" w:cs="Times New Roman"/>
          <w:sz w:val="24"/>
          <w:lang w:val="es-CL"/>
        </w:rPr>
        <w:t>Cabe destacar que para la incorporación de información de preferencias de características de un ítem en un sistema de recomendación, se consideró el sentimiento extraído por el modelo creado anteriormente como las calificaciones o ratings expresadas por el usuario. Por lo tanto, el sentimiento expresado en la oración se interpreta de la siguiente forma:</w:t>
      </w:r>
    </w:p>
    <w:p w14:paraId="28B8D965" w14:textId="77777777" w:rsidR="008F13EA" w:rsidRPr="00894956" w:rsidRDefault="008F13EA" w:rsidP="008F13EA">
      <w:pPr>
        <w:pStyle w:val="Prrafodelista"/>
        <w:numPr>
          <w:ilvl w:val="0"/>
          <w:numId w:val="25"/>
        </w:numPr>
        <w:spacing w:line="360" w:lineRule="auto"/>
        <w:rPr>
          <w:rFonts w:ascii="Times New Roman" w:hAnsi="Times New Roman" w:cs="Times New Roman"/>
          <w:b/>
          <w:sz w:val="24"/>
          <w:lang w:val="es-CL"/>
        </w:rPr>
      </w:pPr>
      <w:r w:rsidRPr="00894956">
        <w:rPr>
          <w:rFonts w:ascii="Times New Roman" w:hAnsi="Times New Roman" w:cs="Times New Roman"/>
          <w:b/>
          <w:sz w:val="24"/>
          <w:lang w:val="es-CL"/>
        </w:rPr>
        <w:t>Positivo</w:t>
      </w:r>
      <w:r>
        <w:rPr>
          <w:rFonts w:ascii="Times New Roman" w:hAnsi="Times New Roman" w:cs="Times New Roman"/>
          <w:b/>
          <w:sz w:val="24"/>
          <w:lang w:val="es-CL"/>
        </w:rPr>
        <w:t xml:space="preserve">: </w:t>
      </w:r>
      <w:r>
        <w:rPr>
          <w:rFonts w:ascii="Times New Roman" w:hAnsi="Times New Roman" w:cs="Times New Roman"/>
          <w:sz w:val="24"/>
          <w:lang w:val="es-CL"/>
        </w:rPr>
        <w:t>En caso de que la oración exprese un sentimiento positivo, el rating del usuario respecto al aspecto considerado es de 5.0.</w:t>
      </w:r>
    </w:p>
    <w:p w14:paraId="5678B6DB" w14:textId="77777777" w:rsidR="008F13EA" w:rsidRDefault="008F13EA" w:rsidP="008F13EA">
      <w:pPr>
        <w:pStyle w:val="Prrafodelista"/>
        <w:spacing w:line="360" w:lineRule="auto"/>
        <w:rPr>
          <w:rFonts w:ascii="Times New Roman" w:hAnsi="Times New Roman" w:cs="Times New Roman"/>
          <w:b/>
          <w:sz w:val="24"/>
          <w:lang w:val="es-CL"/>
        </w:rPr>
      </w:pPr>
    </w:p>
    <w:p w14:paraId="700BCE1E" w14:textId="77777777" w:rsidR="008F13EA" w:rsidRPr="00894956" w:rsidRDefault="008F13EA" w:rsidP="008F13EA">
      <w:pPr>
        <w:pStyle w:val="Prrafodelista"/>
        <w:numPr>
          <w:ilvl w:val="0"/>
          <w:numId w:val="25"/>
        </w:numPr>
        <w:spacing w:line="360" w:lineRule="auto"/>
        <w:rPr>
          <w:rFonts w:ascii="Times New Roman" w:hAnsi="Times New Roman" w:cs="Times New Roman"/>
          <w:b/>
          <w:sz w:val="24"/>
          <w:lang w:val="es-CL"/>
        </w:rPr>
      </w:pPr>
      <w:r>
        <w:rPr>
          <w:rFonts w:ascii="Times New Roman" w:hAnsi="Times New Roman" w:cs="Times New Roman"/>
          <w:b/>
          <w:sz w:val="24"/>
          <w:lang w:val="es-CL"/>
        </w:rPr>
        <w:t xml:space="preserve">Negativo: </w:t>
      </w:r>
      <w:r>
        <w:rPr>
          <w:rFonts w:ascii="Times New Roman" w:hAnsi="Times New Roman" w:cs="Times New Roman"/>
          <w:sz w:val="24"/>
          <w:lang w:val="es-CL"/>
        </w:rPr>
        <w:t>En caso de que la oración exprese un sentimiento negativo, el rating del usuario respecto al aspecto considerado es de 1.0.</w:t>
      </w:r>
    </w:p>
    <w:p w14:paraId="0FEF3795" w14:textId="77777777" w:rsidR="008F13EA" w:rsidRDefault="008F13EA" w:rsidP="008F13EA">
      <w:pPr>
        <w:pStyle w:val="Prrafodelista"/>
        <w:spacing w:line="360" w:lineRule="auto"/>
        <w:rPr>
          <w:rFonts w:ascii="Times New Roman" w:hAnsi="Times New Roman" w:cs="Times New Roman"/>
          <w:b/>
          <w:sz w:val="24"/>
          <w:lang w:val="es-CL"/>
        </w:rPr>
      </w:pPr>
    </w:p>
    <w:p w14:paraId="195955A8" w14:textId="2FC9CAFE" w:rsidR="008F13EA" w:rsidRPr="008F13EA" w:rsidRDefault="008F13EA" w:rsidP="00AD0553">
      <w:pPr>
        <w:pStyle w:val="Prrafodelista"/>
        <w:numPr>
          <w:ilvl w:val="0"/>
          <w:numId w:val="25"/>
        </w:numPr>
        <w:spacing w:line="360" w:lineRule="auto"/>
        <w:rPr>
          <w:rFonts w:ascii="Times New Roman" w:hAnsi="Times New Roman" w:cs="Times New Roman"/>
          <w:b/>
          <w:sz w:val="24"/>
          <w:lang w:val="es-CL"/>
        </w:rPr>
      </w:pPr>
      <w:r>
        <w:rPr>
          <w:rFonts w:ascii="Times New Roman" w:hAnsi="Times New Roman" w:cs="Times New Roman"/>
          <w:b/>
          <w:sz w:val="24"/>
          <w:lang w:val="es-CL"/>
        </w:rPr>
        <w:t xml:space="preserve">Neutral: </w:t>
      </w:r>
      <w:r>
        <w:rPr>
          <w:rFonts w:ascii="Times New Roman" w:hAnsi="Times New Roman" w:cs="Times New Roman"/>
          <w:sz w:val="24"/>
          <w:lang w:val="es-CL"/>
        </w:rPr>
        <w:t>En caso de que la oración no exprese ninguna opinión, el rating del usuario respecto al aspecto considerado es de 3.0.</w:t>
      </w:r>
    </w:p>
    <w:p w14:paraId="37E03B62" w14:textId="61EF7ADE" w:rsidR="001F15DA" w:rsidRDefault="001F15DA" w:rsidP="00AD0553">
      <w:pPr>
        <w:spacing w:line="360" w:lineRule="auto"/>
        <w:rPr>
          <w:rFonts w:ascii="Times New Roman" w:hAnsi="Times New Roman" w:cs="Times New Roman"/>
          <w:sz w:val="24"/>
        </w:rPr>
      </w:pPr>
      <w:r>
        <w:rPr>
          <w:rFonts w:ascii="Times New Roman" w:hAnsi="Times New Roman" w:cs="Times New Roman"/>
          <w:sz w:val="24"/>
        </w:rPr>
        <w:t xml:space="preserve">Una vez clasificadas todas las oraciones del </w:t>
      </w:r>
      <w:proofErr w:type="spellStart"/>
      <w:r>
        <w:rPr>
          <w:rFonts w:ascii="Times New Roman" w:hAnsi="Times New Roman" w:cs="Times New Roman"/>
          <w:sz w:val="24"/>
        </w:rPr>
        <w:t>dataset</w:t>
      </w:r>
      <w:proofErr w:type="spellEnd"/>
      <w:r>
        <w:rPr>
          <w:rFonts w:ascii="Times New Roman" w:hAnsi="Times New Roman" w:cs="Times New Roman"/>
          <w:sz w:val="24"/>
        </w:rPr>
        <w:t xml:space="preserve">, se obtiene un </w:t>
      </w:r>
      <w:r w:rsidR="00AD0553">
        <w:rPr>
          <w:rFonts w:ascii="Times New Roman" w:hAnsi="Times New Roman" w:cs="Times New Roman"/>
          <w:sz w:val="24"/>
        </w:rPr>
        <w:t xml:space="preserve">nuevo </w:t>
      </w:r>
      <w:r>
        <w:rPr>
          <w:rFonts w:ascii="Times New Roman" w:hAnsi="Times New Roman" w:cs="Times New Roman"/>
          <w:sz w:val="24"/>
        </w:rPr>
        <w:t>archivo de texto en formato TSV donde en la primera columna se encuentra el identificador de usuario, en la segunda columna el identificador de restaurant y en las siguientes 4 columnas se encuentran el rating general</w:t>
      </w:r>
      <w:r w:rsidR="00AD0553">
        <w:rPr>
          <w:rFonts w:ascii="Times New Roman" w:hAnsi="Times New Roman" w:cs="Times New Roman"/>
          <w:sz w:val="24"/>
        </w:rPr>
        <w:t xml:space="preserve"> del ítem</w:t>
      </w:r>
      <w:r>
        <w:rPr>
          <w:rFonts w:ascii="Times New Roman" w:hAnsi="Times New Roman" w:cs="Times New Roman"/>
          <w:sz w:val="24"/>
        </w:rPr>
        <w:t xml:space="preserve"> </w:t>
      </w:r>
      <w:r w:rsidR="00EA4FFA">
        <w:rPr>
          <w:rFonts w:ascii="Times New Roman" w:hAnsi="Times New Roman" w:cs="Times New Roman"/>
          <w:sz w:val="24"/>
        </w:rPr>
        <w:t>y los ratings de los aspectos considerados</w:t>
      </w:r>
      <w:r w:rsidR="00AD0553">
        <w:rPr>
          <w:rFonts w:ascii="Times New Roman" w:hAnsi="Times New Roman" w:cs="Times New Roman"/>
          <w:sz w:val="24"/>
        </w:rPr>
        <w:t xml:space="preserve"> del mismo</w:t>
      </w:r>
      <w:r w:rsidR="00EA4FFA">
        <w:rPr>
          <w:rFonts w:ascii="Times New Roman" w:hAnsi="Times New Roman" w:cs="Times New Roman"/>
          <w:sz w:val="24"/>
        </w:rPr>
        <w:t>.</w:t>
      </w:r>
    </w:p>
    <w:p w14:paraId="3052E988" w14:textId="77777777" w:rsidR="001F15DA" w:rsidRDefault="001F15DA" w:rsidP="00AD0553">
      <w:pPr>
        <w:spacing w:line="360" w:lineRule="auto"/>
        <w:rPr>
          <w:rFonts w:ascii="Times New Roman" w:hAnsi="Times New Roman" w:cs="Times New Roman"/>
          <w:sz w:val="24"/>
        </w:rPr>
      </w:pPr>
    </w:p>
    <w:p w14:paraId="5F650E55" w14:textId="5F5F9967" w:rsidR="001F15DA" w:rsidRPr="000E003C" w:rsidRDefault="001F15DA" w:rsidP="000E003C">
      <w:pPr>
        <w:spacing w:line="360" w:lineRule="auto"/>
        <w:rPr>
          <w:rFonts w:ascii="Times New Roman" w:hAnsi="Times New Roman" w:cs="Times New Roman"/>
          <w:sz w:val="24"/>
          <w:lang w:val="es-CL"/>
        </w:rPr>
      </w:pPr>
    </w:p>
    <w:p w14:paraId="6D8FC2DA" w14:textId="5935B7CA" w:rsidR="001F15DA" w:rsidRDefault="00AD0553" w:rsidP="00D73AB4">
      <w:pPr>
        <w:pStyle w:val="Ttulo2"/>
      </w:pPr>
      <w:bookmarkStart w:id="105" w:name="_Toc511668898"/>
      <w:r>
        <w:lastRenderedPageBreak/>
        <w:t xml:space="preserve">Generación de Recomendaciones </w:t>
      </w:r>
      <w:r w:rsidR="00822793">
        <w:t>Tradicional</w:t>
      </w:r>
      <w:bookmarkEnd w:id="105"/>
    </w:p>
    <w:p w14:paraId="7B3BD18B" w14:textId="430FF9AA" w:rsidR="000264C0" w:rsidRDefault="000264C0" w:rsidP="00D73AB4">
      <w:pPr>
        <w:spacing w:line="360" w:lineRule="auto"/>
        <w:rPr>
          <w:rFonts w:ascii="Times New Roman" w:hAnsi="Times New Roman" w:cs="Times New Roman"/>
          <w:sz w:val="24"/>
          <w:lang w:val="es-CL"/>
        </w:rPr>
      </w:pPr>
      <w:r>
        <w:rPr>
          <w:rFonts w:ascii="Times New Roman" w:hAnsi="Times New Roman" w:cs="Times New Roman"/>
          <w:sz w:val="24"/>
          <w:lang w:val="es-CL"/>
        </w:rPr>
        <w:t xml:space="preserve">La generación de recomendaciones de un criterio y multi criterio se realizó con la librería </w:t>
      </w:r>
      <w:r w:rsidR="00D73AB4">
        <w:rPr>
          <w:rFonts w:ascii="Times New Roman" w:hAnsi="Times New Roman" w:cs="Times New Roman"/>
          <w:sz w:val="24"/>
          <w:lang w:val="es-CL"/>
        </w:rPr>
        <w:t xml:space="preserve">de </w:t>
      </w:r>
      <w:r>
        <w:rPr>
          <w:rFonts w:ascii="Times New Roman" w:hAnsi="Times New Roman" w:cs="Times New Roman"/>
          <w:sz w:val="24"/>
          <w:lang w:val="es-CL"/>
        </w:rPr>
        <w:t xml:space="preserve">Apache </w:t>
      </w:r>
      <w:proofErr w:type="spellStart"/>
      <w:r>
        <w:rPr>
          <w:rFonts w:ascii="Times New Roman" w:hAnsi="Times New Roman" w:cs="Times New Roman"/>
          <w:sz w:val="24"/>
          <w:lang w:val="es-CL"/>
        </w:rPr>
        <w:t>Mahout</w:t>
      </w:r>
      <w:proofErr w:type="spellEnd"/>
      <w:r>
        <w:rPr>
          <w:rFonts w:ascii="Times New Roman" w:hAnsi="Times New Roman" w:cs="Times New Roman"/>
          <w:sz w:val="24"/>
          <w:lang w:val="es-CL"/>
        </w:rPr>
        <w:t xml:space="preserve">. </w:t>
      </w:r>
      <w:r w:rsidR="00D73AB4">
        <w:rPr>
          <w:rFonts w:ascii="Times New Roman" w:hAnsi="Times New Roman" w:cs="Times New Roman"/>
          <w:sz w:val="24"/>
          <w:lang w:val="es-CL"/>
        </w:rPr>
        <w:t>Explicado en el punto 2.4.2, para generar recomendaciones en filtrado c</w:t>
      </w:r>
      <w:r w:rsidR="00404178">
        <w:rPr>
          <w:rFonts w:ascii="Times New Roman" w:hAnsi="Times New Roman" w:cs="Times New Roman"/>
          <w:sz w:val="24"/>
          <w:lang w:val="es-CL"/>
        </w:rPr>
        <w:t>olaborativo es necesario poseer la</w:t>
      </w:r>
      <w:r w:rsidR="00D73AB4">
        <w:rPr>
          <w:rFonts w:ascii="Times New Roman" w:hAnsi="Times New Roman" w:cs="Times New Roman"/>
          <w:sz w:val="24"/>
          <w:lang w:val="es-CL"/>
        </w:rPr>
        <w:t xml:space="preserve"> información de interacción de los usuarios con los ítems. </w:t>
      </w:r>
      <w:proofErr w:type="spellStart"/>
      <w:r w:rsidR="0026231B">
        <w:rPr>
          <w:rFonts w:ascii="Times New Roman" w:hAnsi="Times New Roman" w:cs="Times New Roman"/>
          <w:sz w:val="24"/>
          <w:lang w:val="es-CL"/>
        </w:rPr>
        <w:t>Mahout</w:t>
      </w:r>
      <w:proofErr w:type="spellEnd"/>
      <w:r w:rsidR="0026231B">
        <w:rPr>
          <w:rFonts w:ascii="Times New Roman" w:hAnsi="Times New Roman" w:cs="Times New Roman"/>
          <w:sz w:val="24"/>
          <w:lang w:val="es-CL"/>
        </w:rPr>
        <w:t xml:space="preserve"> </w:t>
      </w:r>
      <w:r w:rsidR="001D4DF9">
        <w:rPr>
          <w:rFonts w:ascii="Times New Roman" w:hAnsi="Times New Roman" w:cs="Times New Roman"/>
          <w:sz w:val="24"/>
          <w:lang w:val="es-CL"/>
        </w:rPr>
        <w:t>mantiene</w:t>
      </w:r>
      <w:r w:rsidR="0026231B">
        <w:rPr>
          <w:rFonts w:ascii="Times New Roman" w:hAnsi="Times New Roman" w:cs="Times New Roman"/>
          <w:sz w:val="24"/>
          <w:lang w:val="es-CL"/>
        </w:rPr>
        <w:t xml:space="preserve"> esta información como (usuario, ítem, valoración) en una clase llamada </w:t>
      </w:r>
      <w:proofErr w:type="spellStart"/>
      <w:r w:rsidR="0026231B" w:rsidRPr="0026231B">
        <w:rPr>
          <w:rFonts w:ascii="Times New Roman" w:hAnsi="Times New Roman" w:cs="Times New Roman"/>
          <w:i/>
          <w:sz w:val="24"/>
          <w:lang w:val="es-CL"/>
        </w:rPr>
        <w:t>Preference</w:t>
      </w:r>
      <w:proofErr w:type="spellEnd"/>
      <w:r w:rsidR="0026231B">
        <w:rPr>
          <w:rFonts w:ascii="Times New Roman" w:hAnsi="Times New Roman" w:cs="Times New Roman"/>
          <w:sz w:val="24"/>
          <w:lang w:val="es-CL"/>
        </w:rPr>
        <w:t>.</w:t>
      </w:r>
      <w:r w:rsidR="00B00807">
        <w:rPr>
          <w:rFonts w:ascii="Times New Roman" w:hAnsi="Times New Roman" w:cs="Times New Roman"/>
          <w:sz w:val="24"/>
          <w:lang w:val="es-CL"/>
        </w:rPr>
        <w:t xml:space="preserve"> </w:t>
      </w:r>
      <w:proofErr w:type="spellStart"/>
      <w:r w:rsidR="00B00807">
        <w:rPr>
          <w:rFonts w:ascii="Times New Roman" w:hAnsi="Times New Roman" w:cs="Times New Roman"/>
          <w:i/>
          <w:sz w:val="24"/>
          <w:lang w:val="es-CL"/>
        </w:rPr>
        <w:t>PreferenceArray</w:t>
      </w:r>
      <w:proofErr w:type="spellEnd"/>
      <w:r w:rsidR="00B00807">
        <w:rPr>
          <w:rFonts w:ascii="Times New Roman" w:hAnsi="Times New Roman" w:cs="Times New Roman"/>
          <w:i/>
          <w:sz w:val="24"/>
          <w:lang w:val="es-CL"/>
        </w:rPr>
        <w:t xml:space="preserve"> </w:t>
      </w:r>
      <w:r w:rsidR="00B00807">
        <w:rPr>
          <w:rFonts w:ascii="Times New Roman" w:hAnsi="Times New Roman" w:cs="Times New Roman"/>
          <w:sz w:val="24"/>
          <w:lang w:val="es-CL"/>
        </w:rPr>
        <w:t>mantiene un conjunto de preferencia de un usuario o ítem dependiendo de su uso.</w:t>
      </w:r>
      <w:r w:rsidR="0026231B">
        <w:rPr>
          <w:rFonts w:ascii="Times New Roman" w:hAnsi="Times New Roman" w:cs="Times New Roman"/>
          <w:sz w:val="24"/>
          <w:lang w:val="es-CL"/>
        </w:rPr>
        <w:t xml:space="preserve"> Por razones de eficiencia de memoria, </w:t>
      </w:r>
      <w:proofErr w:type="spellStart"/>
      <w:r w:rsidR="0026231B">
        <w:rPr>
          <w:rFonts w:ascii="Times New Roman" w:hAnsi="Times New Roman" w:cs="Times New Roman"/>
          <w:sz w:val="24"/>
          <w:lang w:val="es-CL"/>
        </w:rPr>
        <w:t>Mahout</w:t>
      </w:r>
      <w:proofErr w:type="spellEnd"/>
      <w:r w:rsidR="0026231B">
        <w:rPr>
          <w:rFonts w:ascii="Times New Roman" w:hAnsi="Times New Roman" w:cs="Times New Roman"/>
          <w:sz w:val="24"/>
          <w:lang w:val="es-CL"/>
        </w:rPr>
        <w:t xml:space="preserve"> solo permite</w:t>
      </w:r>
      <w:r w:rsidR="00381B0C">
        <w:rPr>
          <w:rFonts w:ascii="Times New Roman" w:hAnsi="Times New Roman" w:cs="Times New Roman"/>
          <w:sz w:val="24"/>
          <w:lang w:val="es-CL"/>
        </w:rPr>
        <w:t xml:space="preserve"> que los identificadores </w:t>
      </w:r>
      <w:r w:rsidR="00B00807">
        <w:rPr>
          <w:rFonts w:ascii="Times New Roman" w:hAnsi="Times New Roman" w:cs="Times New Roman"/>
          <w:sz w:val="24"/>
          <w:lang w:val="es-CL"/>
        </w:rPr>
        <w:t xml:space="preserve">de usuario e ítem </w:t>
      </w:r>
      <w:r w:rsidR="00381B0C">
        <w:rPr>
          <w:rFonts w:ascii="Times New Roman" w:hAnsi="Times New Roman" w:cs="Times New Roman"/>
          <w:sz w:val="24"/>
          <w:lang w:val="es-CL"/>
        </w:rPr>
        <w:t xml:space="preserve">sean numéricos. </w:t>
      </w:r>
    </w:p>
    <w:p w14:paraId="4D08DD6F" w14:textId="77777777" w:rsidR="005607B1" w:rsidRDefault="00381B0C" w:rsidP="00D73AB4">
      <w:pPr>
        <w:spacing w:line="360" w:lineRule="auto"/>
        <w:rPr>
          <w:rFonts w:ascii="Times New Roman" w:hAnsi="Times New Roman" w:cs="Times New Roman"/>
          <w:sz w:val="24"/>
          <w:lang w:val="es-CL"/>
        </w:rPr>
      </w:pPr>
      <w:r>
        <w:rPr>
          <w:rFonts w:ascii="Times New Roman" w:hAnsi="Times New Roman" w:cs="Times New Roman"/>
          <w:sz w:val="24"/>
          <w:lang w:val="es-CL"/>
        </w:rPr>
        <w:t xml:space="preserve">El conjunto de datos que contiene toda la información de la interacción de los usuarios con los ítems es representado por la clase </w:t>
      </w:r>
      <w:proofErr w:type="spellStart"/>
      <w:r>
        <w:rPr>
          <w:rFonts w:ascii="Times New Roman" w:hAnsi="Times New Roman" w:cs="Times New Roman"/>
          <w:i/>
          <w:sz w:val="24"/>
          <w:lang w:val="es-CL"/>
        </w:rPr>
        <w:t>DataModel</w:t>
      </w:r>
      <w:proofErr w:type="spellEnd"/>
      <w:r>
        <w:rPr>
          <w:rFonts w:ascii="Times New Roman" w:hAnsi="Times New Roman" w:cs="Times New Roman"/>
          <w:sz w:val="24"/>
          <w:lang w:val="es-CL"/>
        </w:rPr>
        <w:t xml:space="preserve">. </w:t>
      </w:r>
      <w:proofErr w:type="spellStart"/>
      <w:r>
        <w:rPr>
          <w:rFonts w:ascii="Times New Roman" w:hAnsi="Times New Roman" w:cs="Times New Roman"/>
          <w:sz w:val="24"/>
          <w:lang w:val="es-CL"/>
        </w:rPr>
        <w:t>Mahout</w:t>
      </w:r>
      <w:proofErr w:type="spellEnd"/>
      <w:r>
        <w:rPr>
          <w:rFonts w:ascii="Times New Roman" w:hAnsi="Times New Roman" w:cs="Times New Roman"/>
          <w:sz w:val="24"/>
          <w:lang w:val="es-CL"/>
        </w:rPr>
        <w:t xml:space="preserve"> proporciona diferentes implementaciones para cargar datos </w:t>
      </w:r>
      <w:r w:rsidR="001D4DF9">
        <w:rPr>
          <w:rFonts w:ascii="Times New Roman" w:hAnsi="Times New Roman" w:cs="Times New Roman"/>
          <w:sz w:val="24"/>
          <w:lang w:val="es-CL"/>
        </w:rPr>
        <w:t xml:space="preserve">de diferentes fuentes tales como bases de datos o archivos. La clase para cargar archivos es </w:t>
      </w:r>
      <w:proofErr w:type="spellStart"/>
      <w:r w:rsidR="001D4DF9">
        <w:rPr>
          <w:rFonts w:ascii="Times New Roman" w:hAnsi="Times New Roman" w:cs="Times New Roman"/>
          <w:i/>
          <w:sz w:val="24"/>
          <w:lang w:val="es-CL"/>
        </w:rPr>
        <w:t>FileDataModel</w:t>
      </w:r>
      <w:proofErr w:type="spellEnd"/>
      <w:r w:rsidR="007279AD">
        <w:rPr>
          <w:rFonts w:ascii="Times New Roman" w:hAnsi="Times New Roman" w:cs="Times New Roman"/>
          <w:i/>
          <w:sz w:val="24"/>
          <w:lang w:val="es-CL"/>
        </w:rPr>
        <w:t>,</w:t>
      </w:r>
      <w:r w:rsidR="001D4DF9">
        <w:rPr>
          <w:rFonts w:ascii="Times New Roman" w:hAnsi="Times New Roman" w:cs="Times New Roman"/>
          <w:i/>
          <w:sz w:val="24"/>
          <w:lang w:val="es-CL"/>
        </w:rPr>
        <w:t xml:space="preserve"> </w:t>
      </w:r>
      <w:r w:rsidR="001D4DF9">
        <w:rPr>
          <w:rFonts w:ascii="Times New Roman" w:hAnsi="Times New Roman" w:cs="Times New Roman"/>
          <w:sz w:val="24"/>
          <w:lang w:val="es-CL"/>
        </w:rPr>
        <w:t>la cual espera que el archivo contenga en cada línea un identificador de usuario, un identificador de ítem, seguido por un valor de preferencia del usuario sobre el ítem. El archivo puede estar en formato TSV o CSV.</w:t>
      </w:r>
      <w:r w:rsidR="00CE4016">
        <w:rPr>
          <w:rFonts w:ascii="Times New Roman" w:hAnsi="Times New Roman" w:cs="Times New Roman"/>
          <w:sz w:val="24"/>
          <w:lang w:val="es-CL"/>
        </w:rPr>
        <w:t xml:space="preserve"> </w:t>
      </w:r>
    </w:p>
    <w:p w14:paraId="0F1363F7" w14:textId="46F2FCCB" w:rsidR="00DD290E" w:rsidRDefault="007279AD" w:rsidP="00A845A6">
      <w:pPr>
        <w:spacing w:line="360" w:lineRule="auto"/>
        <w:rPr>
          <w:rFonts w:ascii="Times New Roman" w:hAnsi="Times New Roman" w:cs="Times New Roman"/>
          <w:sz w:val="24"/>
          <w:lang w:val="es-CL"/>
        </w:rPr>
      </w:pPr>
      <w:r>
        <w:rPr>
          <w:rFonts w:ascii="Times New Roman" w:hAnsi="Times New Roman" w:cs="Times New Roman"/>
          <w:sz w:val="24"/>
          <w:lang w:val="es-CL"/>
        </w:rPr>
        <w:t>El archivo creado en el punto 6.5 posee esta estructura pero además contiene la preferencia en cada uno de los aspectos considerados</w:t>
      </w:r>
      <w:r w:rsidR="00EC5E74">
        <w:rPr>
          <w:rFonts w:ascii="Times New Roman" w:hAnsi="Times New Roman" w:cs="Times New Roman"/>
          <w:sz w:val="24"/>
          <w:lang w:val="es-CL"/>
        </w:rPr>
        <w:t>, por lo que fue necesario separar la información en 5 archivos diferentes.</w:t>
      </w:r>
      <w:r w:rsidR="00C76E82">
        <w:rPr>
          <w:rFonts w:ascii="Times New Roman" w:hAnsi="Times New Roman" w:cs="Times New Roman"/>
          <w:sz w:val="24"/>
          <w:lang w:val="es-CL"/>
        </w:rPr>
        <w:t xml:space="preserve"> </w:t>
      </w:r>
      <w:r w:rsidR="00895288">
        <w:rPr>
          <w:rFonts w:ascii="Times New Roman" w:hAnsi="Times New Roman" w:cs="Times New Roman"/>
          <w:sz w:val="24"/>
          <w:lang w:val="es-CL"/>
        </w:rPr>
        <w:t xml:space="preserve">Los </w:t>
      </w:r>
      <w:r w:rsidR="005607B1">
        <w:rPr>
          <w:rFonts w:ascii="Times New Roman" w:hAnsi="Times New Roman" w:cs="Times New Roman"/>
          <w:sz w:val="24"/>
          <w:lang w:val="es-CL"/>
        </w:rPr>
        <w:t>archivo</w:t>
      </w:r>
      <w:r w:rsidR="00895288">
        <w:rPr>
          <w:rFonts w:ascii="Times New Roman" w:hAnsi="Times New Roman" w:cs="Times New Roman"/>
          <w:sz w:val="24"/>
          <w:lang w:val="es-CL"/>
        </w:rPr>
        <w:t>s</w:t>
      </w:r>
      <w:r w:rsidR="005607B1">
        <w:rPr>
          <w:rFonts w:ascii="Times New Roman" w:hAnsi="Times New Roman" w:cs="Times New Roman"/>
          <w:sz w:val="24"/>
          <w:lang w:val="es-CL"/>
        </w:rPr>
        <w:t xml:space="preserve"> mantiene</w:t>
      </w:r>
      <w:r w:rsidR="00895288">
        <w:rPr>
          <w:rFonts w:ascii="Times New Roman" w:hAnsi="Times New Roman" w:cs="Times New Roman"/>
          <w:sz w:val="24"/>
          <w:lang w:val="es-CL"/>
        </w:rPr>
        <w:t>n</w:t>
      </w:r>
      <w:r w:rsidR="005607B1">
        <w:rPr>
          <w:rFonts w:ascii="Times New Roman" w:hAnsi="Times New Roman" w:cs="Times New Roman"/>
          <w:sz w:val="24"/>
          <w:lang w:val="es-CL"/>
        </w:rPr>
        <w:t xml:space="preserve"> la estructura de (usuario, ítem, valoración) pero </w:t>
      </w:r>
      <w:r w:rsidR="00895288">
        <w:rPr>
          <w:rFonts w:ascii="Times New Roman" w:hAnsi="Times New Roman" w:cs="Times New Roman"/>
          <w:sz w:val="24"/>
          <w:lang w:val="es-CL"/>
        </w:rPr>
        <w:t xml:space="preserve">cada uno contiene las valoraciones de los diferentes aspectos del ítem. </w:t>
      </w:r>
    </w:p>
    <w:p w14:paraId="2D2A0E49" w14:textId="161DE6C6" w:rsidR="00895288" w:rsidRDefault="00A845A6" w:rsidP="00A845A6">
      <w:pPr>
        <w:spacing w:line="360" w:lineRule="auto"/>
        <w:rPr>
          <w:rFonts w:ascii="Times New Roman" w:hAnsi="Times New Roman" w:cs="Times New Roman"/>
          <w:sz w:val="24"/>
          <w:lang w:val="es-CL"/>
        </w:rPr>
      </w:pPr>
      <w:r>
        <w:rPr>
          <w:rFonts w:ascii="Times New Roman" w:hAnsi="Times New Roman" w:cs="Times New Roman"/>
          <w:sz w:val="24"/>
          <w:lang w:val="es-CL"/>
        </w:rPr>
        <w:t xml:space="preserve">Una vez que se tienen los archivos, se procede a realizar la generación de recomendaciones. Mencionado anteriormente, para cargar un conjunto de datos se utiliza la clase </w:t>
      </w:r>
      <w:proofErr w:type="spellStart"/>
      <w:r>
        <w:rPr>
          <w:rFonts w:ascii="Times New Roman" w:hAnsi="Times New Roman" w:cs="Times New Roman"/>
          <w:i/>
          <w:sz w:val="24"/>
          <w:lang w:val="es-CL"/>
        </w:rPr>
        <w:t>FileDataModel</w:t>
      </w:r>
      <w:proofErr w:type="spellEnd"/>
      <w:r>
        <w:rPr>
          <w:rFonts w:ascii="Times New Roman" w:hAnsi="Times New Roman" w:cs="Times New Roman"/>
          <w:sz w:val="24"/>
          <w:lang w:val="es-CL"/>
        </w:rPr>
        <w:t xml:space="preserve">, como se muestra en la </w:t>
      </w:r>
      <w:r w:rsidRPr="00A845A6">
        <w:rPr>
          <w:rFonts w:ascii="Times New Roman" w:hAnsi="Times New Roman" w:cs="Times New Roman"/>
          <w:sz w:val="24"/>
          <w:lang w:val="es-CL"/>
        </w:rPr>
        <w:fldChar w:fldCharType="begin"/>
      </w:r>
      <w:r w:rsidRPr="00A845A6">
        <w:rPr>
          <w:rFonts w:ascii="Times New Roman" w:hAnsi="Times New Roman" w:cs="Times New Roman"/>
          <w:sz w:val="24"/>
          <w:lang w:val="es-CL"/>
        </w:rPr>
        <w:instrText xml:space="preserve"> REF _Ref510540052 \h  \* MERGEFORMAT </w:instrText>
      </w:r>
      <w:r w:rsidRPr="00A845A6">
        <w:rPr>
          <w:rFonts w:ascii="Times New Roman" w:hAnsi="Times New Roman" w:cs="Times New Roman"/>
          <w:sz w:val="24"/>
          <w:lang w:val="es-CL"/>
        </w:rPr>
      </w:r>
      <w:r w:rsidRPr="00A845A6">
        <w:rPr>
          <w:rFonts w:ascii="Times New Roman" w:hAnsi="Times New Roman" w:cs="Times New Roman"/>
          <w:sz w:val="24"/>
          <w:lang w:val="es-CL"/>
        </w:rPr>
        <w:fldChar w:fldCharType="separate"/>
      </w:r>
      <w:r w:rsidRPr="00A845A6">
        <w:rPr>
          <w:rFonts w:ascii="Times New Roman" w:hAnsi="Times New Roman" w:cs="Times New Roman"/>
          <w:sz w:val="24"/>
        </w:rPr>
        <w:t xml:space="preserve">Figura </w:t>
      </w:r>
      <w:r w:rsidRPr="00A845A6">
        <w:rPr>
          <w:rFonts w:ascii="Times New Roman" w:hAnsi="Times New Roman" w:cs="Times New Roman"/>
          <w:noProof/>
          <w:sz w:val="24"/>
        </w:rPr>
        <w:t>13</w:t>
      </w:r>
      <w:r w:rsidRPr="00A845A6">
        <w:rPr>
          <w:rFonts w:ascii="Times New Roman" w:hAnsi="Times New Roman" w:cs="Times New Roman"/>
          <w:sz w:val="24"/>
          <w:lang w:val="es-CL"/>
        </w:rPr>
        <w:fldChar w:fldCharType="end"/>
      </w:r>
      <w:r>
        <w:rPr>
          <w:rFonts w:ascii="Times New Roman" w:hAnsi="Times New Roman" w:cs="Times New Roman"/>
          <w:sz w:val="24"/>
          <w:lang w:val="es-CL"/>
        </w:rPr>
        <w:t>.</w:t>
      </w:r>
    </w:p>
    <w:p w14:paraId="142AE431" w14:textId="77777777" w:rsidR="00A845A6" w:rsidRPr="00A845A6" w:rsidRDefault="00A845A6" w:rsidP="00D73AB4">
      <w:pPr>
        <w:spacing w:line="360" w:lineRule="auto"/>
        <w:rPr>
          <w:rFonts w:ascii="Times New Roman" w:hAnsi="Times New Roman" w:cs="Times New Roman"/>
          <w:sz w:val="24"/>
          <w:lang w:val="es-CL"/>
        </w:rPr>
      </w:pPr>
    </w:p>
    <w:p w14:paraId="5B5C678D" w14:textId="77777777" w:rsidR="00381B0C" w:rsidRDefault="00381B0C" w:rsidP="00381B0C">
      <w:pPr>
        <w:keepNext/>
        <w:jc w:val="center"/>
      </w:pPr>
      <w:r>
        <w:rPr>
          <w:rFonts w:ascii="Times New Roman" w:hAnsi="Times New Roman" w:cs="Times New Roman"/>
          <w:noProof/>
          <w:sz w:val="24"/>
          <w:lang w:val="es-CL" w:eastAsia="es-CL"/>
        </w:rPr>
        <w:drawing>
          <wp:inline distT="0" distB="0" distL="0" distR="0" wp14:anchorId="00D00313" wp14:editId="4BD48EDD">
            <wp:extent cx="5210175" cy="276225"/>
            <wp:effectExtent l="19050" t="19050" r="28575" b="2857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JPG"/>
                    <pic:cNvPicPr/>
                  </pic:nvPicPr>
                  <pic:blipFill>
                    <a:blip r:embed="rId30">
                      <a:extLst>
                        <a:ext uri="{28A0092B-C50C-407E-A947-70E740481C1C}">
                          <a14:useLocalDpi xmlns:a14="http://schemas.microsoft.com/office/drawing/2010/main" val="0"/>
                        </a:ext>
                      </a:extLst>
                    </a:blip>
                    <a:stretch>
                      <a:fillRect/>
                    </a:stretch>
                  </pic:blipFill>
                  <pic:spPr>
                    <a:xfrm>
                      <a:off x="0" y="0"/>
                      <a:ext cx="5210175" cy="276225"/>
                    </a:xfrm>
                    <a:prstGeom prst="rect">
                      <a:avLst/>
                    </a:prstGeom>
                    <a:ln w="3175">
                      <a:solidFill>
                        <a:schemeClr val="tx1"/>
                      </a:solidFill>
                    </a:ln>
                  </pic:spPr>
                </pic:pic>
              </a:graphicData>
            </a:graphic>
          </wp:inline>
        </w:drawing>
      </w:r>
    </w:p>
    <w:p w14:paraId="54AC931A" w14:textId="41AE74B2" w:rsidR="000264C0" w:rsidRPr="00381B0C" w:rsidRDefault="00381B0C" w:rsidP="00381B0C">
      <w:pPr>
        <w:pStyle w:val="Epgrafe"/>
        <w:jc w:val="center"/>
        <w:rPr>
          <w:rFonts w:ascii="Times New Roman" w:hAnsi="Times New Roman" w:cs="Times New Roman"/>
          <w:b w:val="0"/>
          <w:color w:val="auto"/>
          <w:sz w:val="36"/>
          <w:lang w:val="es-CL"/>
        </w:rPr>
      </w:pPr>
      <w:bookmarkStart w:id="106" w:name="_Ref510540052"/>
      <w:r w:rsidRPr="00381B0C">
        <w:rPr>
          <w:rFonts w:ascii="Times New Roman" w:hAnsi="Times New Roman" w:cs="Times New Roman"/>
          <w:b w:val="0"/>
          <w:color w:val="auto"/>
          <w:sz w:val="24"/>
        </w:rPr>
        <w:t xml:space="preserve">Figura </w:t>
      </w:r>
      <w:r w:rsidRPr="00381B0C">
        <w:rPr>
          <w:rFonts w:ascii="Times New Roman" w:hAnsi="Times New Roman" w:cs="Times New Roman"/>
          <w:b w:val="0"/>
          <w:color w:val="auto"/>
          <w:sz w:val="24"/>
        </w:rPr>
        <w:fldChar w:fldCharType="begin"/>
      </w:r>
      <w:r w:rsidRPr="00381B0C">
        <w:rPr>
          <w:rFonts w:ascii="Times New Roman" w:hAnsi="Times New Roman" w:cs="Times New Roman"/>
          <w:b w:val="0"/>
          <w:color w:val="auto"/>
          <w:sz w:val="24"/>
        </w:rPr>
        <w:instrText xml:space="preserve"> SEQ Figura \* ARABIC </w:instrText>
      </w:r>
      <w:r w:rsidRPr="00381B0C">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22</w:t>
      </w:r>
      <w:r w:rsidRPr="00381B0C">
        <w:rPr>
          <w:rFonts w:ascii="Times New Roman" w:hAnsi="Times New Roman" w:cs="Times New Roman"/>
          <w:b w:val="0"/>
          <w:color w:val="auto"/>
          <w:sz w:val="24"/>
        </w:rPr>
        <w:fldChar w:fldCharType="end"/>
      </w:r>
      <w:bookmarkEnd w:id="106"/>
      <w:r w:rsidRPr="00381B0C">
        <w:rPr>
          <w:rFonts w:ascii="Times New Roman" w:hAnsi="Times New Roman" w:cs="Times New Roman"/>
          <w:b w:val="0"/>
          <w:color w:val="auto"/>
          <w:sz w:val="24"/>
        </w:rPr>
        <w:t>: Cargando datos desde archivo.</w:t>
      </w:r>
    </w:p>
    <w:p w14:paraId="75EEC030" w14:textId="77777777" w:rsidR="00DD290E" w:rsidRDefault="00DD290E" w:rsidP="00926529">
      <w:pPr>
        <w:spacing w:line="360" w:lineRule="auto"/>
        <w:rPr>
          <w:rFonts w:ascii="Times New Roman" w:hAnsi="Times New Roman" w:cs="Times New Roman"/>
          <w:sz w:val="24"/>
          <w:lang w:val="es-CL"/>
        </w:rPr>
      </w:pPr>
    </w:p>
    <w:p w14:paraId="2EA9133E" w14:textId="41BCDC52" w:rsidR="00DD290E" w:rsidRDefault="00F2703A" w:rsidP="00926529">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 xml:space="preserve">Seguido de esto, </w:t>
      </w:r>
      <w:r w:rsidR="00926529">
        <w:rPr>
          <w:rFonts w:ascii="Times New Roman" w:hAnsi="Times New Roman" w:cs="Times New Roman"/>
          <w:sz w:val="24"/>
          <w:lang w:val="es-CL"/>
        </w:rPr>
        <w:t>se procede a crear un motor de recomendación.</w:t>
      </w:r>
      <w:r w:rsidR="000A68F7">
        <w:rPr>
          <w:rFonts w:ascii="Times New Roman" w:hAnsi="Times New Roman" w:cs="Times New Roman"/>
          <w:sz w:val="24"/>
          <w:lang w:val="es-CL"/>
        </w:rPr>
        <w:t xml:space="preserve"> La técnica de recomendación que se utilizará es </w:t>
      </w:r>
      <w:proofErr w:type="gramStart"/>
      <w:r w:rsidR="000A68F7">
        <w:rPr>
          <w:rFonts w:ascii="Times New Roman" w:hAnsi="Times New Roman" w:cs="Times New Roman"/>
          <w:sz w:val="24"/>
          <w:lang w:val="es-CL"/>
        </w:rPr>
        <w:t>filtrado</w:t>
      </w:r>
      <w:proofErr w:type="gramEnd"/>
      <w:r w:rsidR="000A68F7">
        <w:rPr>
          <w:rFonts w:ascii="Times New Roman" w:hAnsi="Times New Roman" w:cs="Times New Roman"/>
          <w:sz w:val="24"/>
          <w:lang w:val="es-CL"/>
        </w:rPr>
        <w:t xml:space="preserve"> colaborativo basado en usuario.</w:t>
      </w:r>
      <w:r w:rsidR="00926529">
        <w:rPr>
          <w:rFonts w:ascii="Times New Roman" w:hAnsi="Times New Roman" w:cs="Times New Roman"/>
          <w:sz w:val="24"/>
          <w:lang w:val="es-CL"/>
        </w:rPr>
        <w:t xml:space="preserve"> </w:t>
      </w:r>
      <w:r w:rsidR="00DD290E">
        <w:rPr>
          <w:rFonts w:ascii="Times New Roman" w:hAnsi="Times New Roman" w:cs="Times New Roman"/>
          <w:sz w:val="24"/>
          <w:lang w:val="es-CL"/>
        </w:rPr>
        <w:t>Para facilitar la comprensión de</w:t>
      </w:r>
      <w:r w:rsidR="000A68F7">
        <w:rPr>
          <w:rFonts w:ascii="Times New Roman" w:hAnsi="Times New Roman" w:cs="Times New Roman"/>
          <w:sz w:val="24"/>
          <w:lang w:val="es-CL"/>
        </w:rPr>
        <w:t>l</w:t>
      </w:r>
      <w:r w:rsidR="00DD290E">
        <w:rPr>
          <w:rFonts w:ascii="Times New Roman" w:hAnsi="Times New Roman" w:cs="Times New Roman"/>
          <w:sz w:val="24"/>
          <w:lang w:val="es-CL"/>
        </w:rPr>
        <w:t xml:space="preserve"> funcionamiento de </w:t>
      </w:r>
      <w:r w:rsidR="000A68F7">
        <w:rPr>
          <w:rFonts w:ascii="Times New Roman" w:hAnsi="Times New Roman" w:cs="Times New Roman"/>
          <w:sz w:val="24"/>
          <w:lang w:val="es-CL"/>
        </w:rPr>
        <w:t>esta técnica</w:t>
      </w:r>
      <w:r w:rsidR="00DD290E">
        <w:rPr>
          <w:rFonts w:ascii="Times New Roman" w:hAnsi="Times New Roman" w:cs="Times New Roman"/>
          <w:sz w:val="24"/>
          <w:lang w:val="es-CL"/>
        </w:rPr>
        <w:t xml:space="preserve"> </w:t>
      </w:r>
      <w:r w:rsidR="000A68F7">
        <w:rPr>
          <w:rFonts w:ascii="Times New Roman" w:hAnsi="Times New Roman" w:cs="Times New Roman"/>
          <w:sz w:val="24"/>
          <w:lang w:val="es-CL"/>
        </w:rPr>
        <w:t>en</w:t>
      </w:r>
      <w:r w:rsidR="00DD290E">
        <w:rPr>
          <w:rFonts w:ascii="Times New Roman" w:hAnsi="Times New Roman" w:cs="Times New Roman"/>
          <w:sz w:val="24"/>
          <w:lang w:val="es-CL"/>
        </w:rPr>
        <w:t xml:space="preserve"> </w:t>
      </w:r>
      <w:proofErr w:type="spellStart"/>
      <w:r w:rsidR="00DD290E">
        <w:rPr>
          <w:rFonts w:ascii="Times New Roman" w:hAnsi="Times New Roman" w:cs="Times New Roman"/>
          <w:sz w:val="24"/>
          <w:lang w:val="es-CL"/>
        </w:rPr>
        <w:t>Mahout</w:t>
      </w:r>
      <w:proofErr w:type="spellEnd"/>
      <w:r w:rsidR="00DD290E">
        <w:rPr>
          <w:rFonts w:ascii="Times New Roman" w:hAnsi="Times New Roman" w:cs="Times New Roman"/>
          <w:sz w:val="24"/>
          <w:lang w:val="es-CL"/>
        </w:rPr>
        <w:t xml:space="preserve">, se presenta la </w:t>
      </w:r>
      <w:r w:rsidR="00DD290E" w:rsidRPr="00DD290E">
        <w:rPr>
          <w:rFonts w:ascii="Times New Roman" w:hAnsi="Times New Roman" w:cs="Times New Roman"/>
          <w:sz w:val="24"/>
          <w:lang w:val="es-CL"/>
        </w:rPr>
        <w:fldChar w:fldCharType="begin"/>
      </w:r>
      <w:r w:rsidR="00DD290E" w:rsidRPr="00DD290E">
        <w:rPr>
          <w:rFonts w:ascii="Times New Roman" w:hAnsi="Times New Roman" w:cs="Times New Roman"/>
          <w:sz w:val="24"/>
          <w:lang w:val="es-CL"/>
        </w:rPr>
        <w:instrText xml:space="preserve"> REF _Ref510543337 \h  \* MERGEFORMAT </w:instrText>
      </w:r>
      <w:r w:rsidR="00DD290E" w:rsidRPr="00DD290E">
        <w:rPr>
          <w:rFonts w:ascii="Times New Roman" w:hAnsi="Times New Roman" w:cs="Times New Roman"/>
          <w:sz w:val="24"/>
          <w:lang w:val="es-CL"/>
        </w:rPr>
      </w:r>
      <w:r w:rsidR="00DD290E" w:rsidRPr="00DD290E">
        <w:rPr>
          <w:rFonts w:ascii="Times New Roman" w:hAnsi="Times New Roman" w:cs="Times New Roman"/>
          <w:sz w:val="24"/>
          <w:lang w:val="es-CL"/>
        </w:rPr>
        <w:fldChar w:fldCharType="separate"/>
      </w:r>
      <w:r w:rsidR="00DD290E" w:rsidRPr="00DD290E">
        <w:rPr>
          <w:rFonts w:ascii="Times New Roman" w:hAnsi="Times New Roman" w:cs="Times New Roman"/>
          <w:sz w:val="24"/>
        </w:rPr>
        <w:t xml:space="preserve">Figura </w:t>
      </w:r>
      <w:r w:rsidR="00DD290E" w:rsidRPr="00DD290E">
        <w:rPr>
          <w:rFonts w:ascii="Times New Roman" w:hAnsi="Times New Roman" w:cs="Times New Roman"/>
          <w:noProof/>
          <w:sz w:val="24"/>
        </w:rPr>
        <w:t>14</w:t>
      </w:r>
      <w:r w:rsidR="00DD290E" w:rsidRPr="00DD290E">
        <w:rPr>
          <w:rFonts w:ascii="Times New Roman" w:hAnsi="Times New Roman" w:cs="Times New Roman"/>
          <w:sz w:val="24"/>
          <w:lang w:val="es-CL"/>
        </w:rPr>
        <w:fldChar w:fldCharType="end"/>
      </w:r>
      <w:r w:rsidR="00DD290E">
        <w:rPr>
          <w:rFonts w:ascii="Times New Roman" w:hAnsi="Times New Roman" w:cs="Times New Roman"/>
          <w:sz w:val="24"/>
          <w:lang w:val="es-CL"/>
        </w:rPr>
        <w:t>.</w:t>
      </w:r>
      <w:r w:rsidR="004621EB">
        <w:rPr>
          <w:rFonts w:ascii="Times New Roman" w:hAnsi="Times New Roman" w:cs="Times New Roman"/>
          <w:sz w:val="24"/>
          <w:lang w:val="es-CL"/>
        </w:rPr>
        <w:t xml:space="preserve"> </w:t>
      </w:r>
      <w:proofErr w:type="spellStart"/>
      <w:r w:rsidR="004621EB">
        <w:rPr>
          <w:rFonts w:ascii="Times New Roman" w:hAnsi="Times New Roman" w:cs="Times New Roman"/>
          <w:i/>
          <w:sz w:val="24"/>
          <w:lang w:val="es-CL"/>
        </w:rPr>
        <w:t>UserSimilarity</w:t>
      </w:r>
      <w:proofErr w:type="spellEnd"/>
      <w:r w:rsidR="004621EB">
        <w:rPr>
          <w:rFonts w:ascii="Times New Roman" w:hAnsi="Times New Roman" w:cs="Times New Roman"/>
          <w:sz w:val="24"/>
          <w:lang w:val="es-CL"/>
        </w:rPr>
        <w:t xml:space="preserve"> define la medida de similitud utilizada entre usuarios. </w:t>
      </w:r>
      <w:proofErr w:type="spellStart"/>
      <w:r w:rsidR="004621EB">
        <w:rPr>
          <w:rFonts w:ascii="Times New Roman" w:hAnsi="Times New Roman" w:cs="Times New Roman"/>
          <w:i/>
          <w:sz w:val="24"/>
          <w:lang w:val="es-CL"/>
        </w:rPr>
        <w:t>UserNeighborhood</w:t>
      </w:r>
      <w:proofErr w:type="spellEnd"/>
      <w:r w:rsidR="004621EB">
        <w:rPr>
          <w:rFonts w:ascii="Times New Roman" w:hAnsi="Times New Roman" w:cs="Times New Roman"/>
          <w:i/>
          <w:sz w:val="24"/>
          <w:lang w:val="es-CL"/>
        </w:rPr>
        <w:t xml:space="preserve"> </w:t>
      </w:r>
      <w:r w:rsidR="004621EB">
        <w:rPr>
          <w:rFonts w:ascii="Times New Roman" w:hAnsi="Times New Roman" w:cs="Times New Roman"/>
          <w:sz w:val="24"/>
          <w:lang w:val="es-CL"/>
        </w:rPr>
        <w:t xml:space="preserve"> define el grupo de usuarios más similares a un usuario determinado. Finalmente, </w:t>
      </w:r>
      <w:proofErr w:type="spellStart"/>
      <w:r w:rsidR="004621EB">
        <w:rPr>
          <w:rFonts w:ascii="Times New Roman" w:hAnsi="Times New Roman" w:cs="Times New Roman"/>
          <w:i/>
          <w:sz w:val="24"/>
          <w:lang w:val="es-CL"/>
        </w:rPr>
        <w:t>Recommender</w:t>
      </w:r>
      <w:proofErr w:type="spellEnd"/>
      <w:r w:rsidR="004621EB">
        <w:rPr>
          <w:rFonts w:ascii="Times New Roman" w:hAnsi="Times New Roman" w:cs="Times New Roman"/>
          <w:sz w:val="24"/>
          <w:lang w:val="es-CL"/>
        </w:rPr>
        <w:t xml:space="preserve"> junta todos estos componentes para realizar recomendaciones. </w:t>
      </w:r>
      <w:proofErr w:type="spellStart"/>
      <w:r w:rsidR="00164B92">
        <w:rPr>
          <w:rFonts w:ascii="Times New Roman" w:hAnsi="Times New Roman" w:cs="Times New Roman"/>
          <w:sz w:val="24"/>
          <w:lang w:val="es-CL"/>
        </w:rPr>
        <w:t>Mahout</w:t>
      </w:r>
      <w:proofErr w:type="spellEnd"/>
      <w:r w:rsidR="00164B92">
        <w:rPr>
          <w:rFonts w:ascii="Times New Roman" w:hAnsi="Times New Roman" w:cs="Times New Roman"/>
          <w:sz w:val="24"/>
          <w:lang w:val="es-CL"/>
        </w:rPr>
        <w:t xml:space="preserve"> proporciona diferentes motores de recomendaciones dependiendo de la técnica de que se necesite usar, por lo que no todos los motores de recomendación tendrán los mismos componentes e interacciones. </w:t>
      </w:r>
    </w:p>
    <w:p w14:paraId="1DC98BE0" w14:textId="77777777" w:rsidR="00283CA1" w:rsidRDefault="00283CA1" w:rsidP="00926529">
      <w:pPr>
        <w:spacing w:line="360" w:lineRule="auto"/>
        <w:rPr>
          <w:rFonts w:ascii="Times New Roman" w:hAnsi="Times New Roman" w:cs="Times New Roman"/>
          <w:sz w:val="24"/>
          <w:lang w:val="es-CL"/>
        </w:rPr>
      </w:pPr>
    </w:p>
    <w:p w14:paraId="46E2DC93" w14:textId="77777777" w:rsidR="00DD290E" w:rsidRDefault="00DD290E" w:rsidP="00DD290E">
      <w:pPr>
        <w:keepNext/>
        <w:spacing w:line="360" w:lineRule="auto"/>
      </w:pPr>
      <w:r>
        <w:rPr>
          <w:rFonts w:ascii="Times New Roman" w:hAnsi="Times New Roman" w:cs="Times New Roman"/>
          <w:noProof/>
          <w:sz w:val="24"/>
          <w:lang w:val="es-CL" w:eastAsia="es-CL"/>
        </w:rPr>
        <w:drawing>
          <wp:inline distT="0" distB="0" distL="0" distR="0" wp14:anchorId="5B419A6E" wp14:editId="6545929D">
            <wp:extent cx="5612130" cy="1829435"/>
            <wp:effectExtent l="19050" t="19050" r="26670" b="1841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hout.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1829435"/>
                    </a:xfrm>
                    <a:prstGeom prst="rect">
                      <a:avLst/>
                    </a:prstGeom>
                    <a:ln w="3175">
                      <a:solidFill>
                        <a:schemeClr val="tx1"/>
                      </a:solidFill>
                    </a:ln>
                  </pic:spPr>
                </pic:pic>
              </a:graphicData>
            </a:graphic>
          </wp:inline>
        </w:drawing>
      </w:r>
    </w:p>
    <w:p w14:paraId="5C873480" w14:textId="39EBB1BB" w:rsidR="00DD290E" w:rsidRPr="00DD290E" w:rsidRDefault="00DD290E" w:rsidP="00DD290E">
      <w:pPr>
        <w:pStyle w:val="Epgrafe"/>
        <w:jc w:val="center"/>
        <w:rPr>
          <w:rFonts w:ascii="Times New Roman" w:hAnsi="Times New Roman" w:cs="Times New Roman"/>
          <w:b w:val="0"/>
          <w:color w:val="auto"/>
          <w:sz w:val="36"/>
          <w:lang w:val="es-CL"/>
        </w:rPr>
      </w:pPr>
      <w:bookmarkStart w:id="107" w:name="_Ref510543337"/>
      <w:r w:rsidRPr="00DD290E">
        <w:rPr>
          <w:rFonts w:ascii="Times New Roman" w:hAnsi="Times New Roman" w:cs="Times New Roman"/>
          <w:b w:val="0"/>
          <w:color w:val="auto"/>
          <w:sz w:val="24"/>
        </w:rPr>
        <w:t xml:space="preserve">Figura </w:t>
      </w:r>
      <w:r w:rsidRPr="00DD290E">
        <w:rPr>
          <w:rFonts w:ascii="Times New Roman" w:hAnsi="Times New Roman" w:cs="Times New Roman"/>
          <w:b w:val="0"/>
          <w:color w:val="auto"/>
          <w:sz w:val="24"/>
        </w:rPr>
        <w:fldChar w:fldCharType="begin"/>
      </w:r>
      <w:r w:rsidRPr="00DD290E">
        <w:rPr>
          <w:rFonts w:ascii="Times New Roman" w:hAnsi="Times New Roman" w:cs="Times New Roman"/>
          <w:b w:val="0"/>
          <w:color w:val="auto"/>
          <w:sz w:val="24"/>
        </w:rPr>
        <w:instrText xml:space="preserve"> SEQ Figura \* ARABIC </w:instrText>
      </w:r>
      <w:r w:rsidRPr="00DD290E">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23</w:t>
      </w:r>
      <w:r w:rsidRPr="00DD290E">
        <w:rPr>
          <w:rFonts w:ascii="Times New Roman" w:hAnsi="Times New Roman" w:cs="Times New Roman"/>
          <w:b w:val="0"/>
          <w:color w:val="auto"/>
          <w:sz w:val="24"/>
        </w:rPr>
        <w:fldChar w:fldCharType="end"/>
      </w:r>
      <w:bookmarkEnd w:id="107"/>
      <w:r w:rsidRPr="00DD290E">
        <w:rPr>
          <w:rFonts w:ascii="Times New Roman" w:hAnsi="Times New Roman" w:cs="Times New Roman"/>
          <w:b w:val="0"/>
          <w:color w:val="auto"/>
          <w:sz w:val="24"/>
        </w:rPr>
        <w:t xml:space="preserve">: Interacción de los componentes </w:t>
      </w:r>
      <w:r w:rsidR="00171D57">
        <w:rPr>
          <w:rFonts w:ascii="Times New Roman" w:hAnsi="Times New Roman" w:cs="Times New Roman"/>
          <w:b w:val="0"/>
          <w:color w:val="auto"/>
          <w:sz w:val="24"/>
        </w:rPr>
        <w:t>de</w:t>
      </w:r>
      <w:r w:rsidRPr="00DD290E">
        <w:rPr>
          <w:rFonts w:ascii="Times New Roman" w:hAnsi="Times New Roman" w:cs="Times New Roman"/>
          <w:b w:val="0"/>
          <w:color w:val="auto"/>
          <w:sz w:val="24"/>
        </w:rPr>
        <w:t xml:space="preserve"> un motor de recomendación basada en usuario</w:t>
      </w:r>
      <w:r>
        <w:rPr>
          <w:rFonts w:ascii="Times New Roman" w:hAnsi="Times New Roman" w:cs="Times New Roman"/>
          <w:b w:val="0"/>
          <w:color w:val="auto"/>
          <w:sz w:val="24"/>
        </w:rPr>
        <w:t xml:space="preserve"> </w:t>
      </w:r>
      <w:r w:rsidR="00CC1A42">
        <w:rPr>
          <w:rFonts w:ascii="Times New Roman" w:hAnsi="Times New Roman" w:cs="Times New Roman"/>
          <w:b w:val="0"/>
          <w:color w:val="auto"/>
          <w:sz w:val="24"/>
        </w:rPr>
        <w:t xml:space="preserve">en </w:t>
      </w:r>
      <w:proofErr w:type="spellStart"/>
      <w:r w:rsidR="00CC1A42">
        <w:rPr>
          <w:rFonts w:ascii="Times New Roman" w:hAnsi="Times New Roman" w:cs="Times New Roman"/>
          <w:b w:val="0"/>
          <w:color w:val="auto"/>
          <w:sz w:val="24"/>
        </w:rPr>
        <w:t>Mahout</w:t>
      </w:r>
      <w:proofErr w:type="spellEnd"/>
      <w:r w:rsidR="00B34FAA">
        <w:rPr>
          <w:rFonts w:ascii="Times New Roman" w:hAnsi="Times New Roman" w:cs="Times New Roman"/>
          <w:b w:val="0"/>
          <w:color w:val="auto"/>
          <w:sz w:val="24"/>
        </w:rPr>
        <w:t xml:space="preserve"> </w:t>
      </w:r>
      <w:r>
        <w:rPr>
          <w:rFonts w:ascii="Times New Roman" w:hAnsi="Times New Roman" w:cs="Times New Roman"/>
          <w:b w:val="0"/>
          <w:color w:val="auto"/>
          <w:sz w:val="24"/>
        </w:rPr>
        <w:fldChar w:fldCharType="begin" w:fldLock="1"/>
      </w:r>
      <w:r w:rsidR="00C42F4C">
        <w:rPr>
          <w:rFonts w:ascii="Times New Roman" w:hAnsi="Times New Roman" w:cs="Times New Roman"/>
          <w:b w:val="0"/>
          <w:color w:val="auto"/>
          <w:sz w:val="24"/>
        </w:rPr>
        <w:instrText>ADDIN CSL_CITATION { "citationItems" : [ { "id" : "ITEM-1", "itemData" : { "ISBN" : "1935182684 9781935182689", "author" : [ { "dropping-particle" : "", "family" : "Owen", "given" : "Sean", "non-dropping-particle" : "", "parse-names" : false, "suffix" : "" }, { "dropping-particle" : "", "family" : "Anil", "given" : "Robin", "non-dropping-particle" : "", "parse-names" : false, "suffix" : "" }, { "dropping-particle" : "", "family" : "Dunning", "given" : "Ted", "non-dropping-particle" : "", "parse-names" : false, "suffix" : "" }, { "dropping-particle" : "", "family" : "Friedman", "given" : "Ellen", "non-dropping-particle" : "", "parse-names" : false, "suffix" : "" } ], "id" : "ITEM-1", "issued" : { "date-parts" : [ [ "2012" ] ] }, "title" : "Mahout in Action", "type" : "book" }, "uris" : [ "http://www.mendeley.com/documents/?uuid=9aaa9ffa-a0b7-313e-9896-632d5e8793ed" ] } ], "mendeley" : { "formattedCitation" : "(Owen et al., 2012)", "plainTextFormattedCitation" : "(Owen et al., 2012)", "previouslyFormattedCitation" : "(Owen et al., 2012)" }, "properties" : { "noteIndex" : 0 }, "schema" : "https://github.com/citation-style-language/schema/raw/master/csl-citation.json" }</w:instrText>
      </w:r>
      <w:r>
        <w:rPr>
          <w:rFonts w:ascii="Times New Roman" w:hAnsi="Times New Roman" w:cs="Times New Roman"/>
          <w:b w:val="0"/>
          <w:color w:val="auto"/>
          <w:sz w:val="24"/>
        </w:rPr>
        <w:fldChar w:fldCharType="separate"/>
      </w:r>
      <w:r w:rsidRPr="00DD290E">
        <w:rPr>
          <w:rFonts w:ascii="Times New Roman" w:hAnsi="Times New Roman" w:cs="Times New Roman"/>
          <w:b w:val="0"/>
          <w:noProof/>
          <w:color w:val="auto"/>
          <w:sz w:val="24"/>
        </w:rPr>
        <w:t>(Owen et al., 2012)</w:t>
      </w:r>
      <w:r>
        <w:rPr>
          <w:rFonts w:ascii="Times New Roman" w:hAnsi="Times New Roman" w:cs="Times New Roman"/>
          <w:b w:val="0"/>
          <w:color w:val="auto"/>
          <w:sz w:val="24"/>
        </w:rPr>
        <w:fldChar w:fldCharType="end"/>
      </w:r>
      <w:r w:rsidRPr="00DD290E">
        <w:rPr>
          <w:rFonts w:ascii="Times New Roman" w:hAnsi="Times New Roman" w:cs="Times New Roman"/>
          <w:b w:val="0"/>
          <w:color w:val="auto"/>
          <w:sz w:val="24"/>
        </w:rPr>
        <w:t>.</w:t>
      </w:r>
    </w:p>
    <w:p w14:paraId="23616D09" w14:textId="77777777" w:rsidR="00164B92" w:rsidRDefault="00164B92" w:rsidP="00926529">
      <w:pPr>
        <w:spacing w:line="360" w:lineRule="auto"/>
        <w:rPr>
          <w:rFonts w:ascii="Times New Roman" w:hAnsi="Times New Roman" w:cs="Times New Roman"/>
          <w:sz w:val="24"/>
          <w:lang w:val="es-CL"/>
        </w:rPr>
      </w:pPr>
    </w:p>
    <w:p w14:paraId="0991DAFB" w14:textId="713D4563" w:rsidR="00A845A6" w:rsidRDefault="00246925" w:rsidP="000161E5">
      <w:pPr>
        <w:spacing w:line="360" w:lineRule="auto"/>
        <w:rPr>
          <w:rFonts w:ascii="Times New Roman" w:hAnsi="Times New Roman" w:cs="Times New Roman"/>
          <w:sz w:val="24"/>
          <w:lang w:val="es-CL"/>
        </w:rPr>
      </w:pPr>
      <w:r>
        <w:rPr>
          <w:rFonts w:ascii="Times New Roman" w:hAnsi="Times New Roman" w:cs="Times New Roman"/>
          <w:sz w:val="24"/>
          <w:lang w:val="es-CL"/>
        </w:rPr>
        <w:t>Para realizar filtrado colaborativo basado en usuario</w:t>
      </w:r>
      <w:r w:rsidR="001D0E78">
        <w:rPr>
          <w:rFonts w:ascii="Times New Roman" w:hAnsi="Times New Roman" w:cs="Times New Roman"/>
          <w:sz w:val="24"/>
          <w:lang w:val="es-CL"/>
        </w:rPr>
        <w:t xml:space="preserve"> y posteriormente</w:t>
      </w:r>
      <w:r w:rsidR="00241F32">
        <w:rPr>
          <w:rFonts w:ascii="Times New Roman" w:hAnsi="Times New Roman" w:cs="Times New Roman"/>
          <w:sz w:val="24"/>
          <w:lang w:val="es-CL"/>
        </w:rPr>
        <w:t xml:space="preserve"> evaluarlo</w:t>
      </w:r>
      <w:r>
        <w:rPr>
          <w:rFonts w:ascii="Times New Roman" w:hAnsi="Times New Roman" w:cs="Times New Roman"/>
          <w:sz w:val="24"/>
          <w:lang w:val="es-CL"/>
        </w:rPr>
        <w:t xml:space="preserve">, </w:t>
      </w:r>
      <w:r w:rsidR="001D0E78">
        <w:rPr>
          <w:rFonts w:ascii="Times New Roman" w:hAnsi="Times New Roman" w:cs="Times New Roman"/>
          <w:sz w:val="24"/>
          <w:lang w:val="es-CL"/>
        </w:rPr>
        <w:t xml:space="preserve">se crea un objeto </w:t>
      </w:r>
      <w:proofErr w:type="spellStart"/>
      <w:r w:rsidR="001D0E78">
        <w:rPr>
          <w:rFonts w:ascii="Times New Roman" w:hAnsi="Times New Roman" w:cs="Times New Roman"/>
          <w:i/>
          <w:sz w:val="24"/>
          <w:lang w:val="es-CL"/>
        </w:rPr>
        <w:t>RecommenderBuilder</w:t>
      </w:r>
      <w:proofErr w:type="spellEnd"/>
      <w:r w:rsidR="00241F32">
        <w:rPr>
          <w:rFonts w:ascii="Times New Roman" w:hAnsi="Times New Roman" w:cs="Times New Roman"/>
          <w:i/>
          <w:sz w:val="24"/>
          <w:lang w:val="es-CL"/>
        </w:rPr>
        <w:t xml:space="preserve">. </w:t>
      </w:r>
      <w:r w:rsidR="00241F32">
        <w:rPr>
          <w:rFonts w:ascii="Times New Roman" w:hAnsi="Times New Roman" w:cs="Times New Roman"/>
          <w:sz w:val="24"/>
          <w:lang w:val="es-CL"/>
        </w:rPr>
        <w:t xml:space="preserve">Este objeto </w:t>
      </w:r>
      <w:r w:rsidR="000F7CFD">
        <w:rPr>
          <w:rFonts w:ascii="Times New Roman" w:hAnsi="Times New Roman" w:cs="Times New Roman"/>
          <w:sz w:val="24"/>
          <w:lang w:val="es-CL"/>
        </w:rPr>
        <w:t xml:space="preserve">crea un </w:t>
      </w:r>
      <w:r w:rsidR="00822793">
        <w:rPr>
          <w:rFonts w:ascii="Times New Roman" w:hAnsi="Times New Roman" w:cs="Times New Roman"/>
          <w:sz w:val="24"/>
          <w:lang w:val="es-CL"/>
        </w:rPr>
        <w:t>recomendador</w:t>
      </w:r>
      <w:r w:rsidR="000F7CFD">
        <w:rPr>
          <w:rFonts w:ascii="Times New Roman" w:hAnsi="Times New Roman" w:cs="Times New Roman"/>
          <w:sz w:val="24"/>
          <w:lang w:val="es-CL"/>
        </w:rPr>
        <w:t xml:space="preserve"> en base a</w:t>
      </w:r>
      <w:r w:rsidR="00241F32">
        <w:rPr>
          <w:rFonts w:ascii="Times New Roman" w:hAnsi="Times New Roman" w:cs="Times New Roman"/>
          <w:sz w:val="24"/>
          <w:lang w:val="es-CL"/>
        </w:rPr>
        <w:t xml:space="preserve"> </w:t>
      </w:r>
      <w:r w:rsidR="000F7CFD">
        <w:rPr>
          <w:rFonts w:ascii="Times New Roman" w:hAnsi="Times New Roman" w:cs="Times New Roman"/>
          <w:sz w:val="24"/>
          <w:lang w:val="es-CL"/>
        </w:rPr>
        <w:t>los diferentes parámetros que se le entreguen.</w:t>
      </w:r>
      <w:r w:rsidR="00241F32">
        <w:rPr>
          <w:rFonts w:ascii="Times New Roman" w:hAnsi="Times New Roman" w:cs="Times New Roman"/>
          <w:sz w:val="24"/>
          <w:lang w:val="es-CL"/>
        </w:rPr>
        <w:t xml:space="preserve"> </w:t>
      </w:r>
      <w:r w:rsidR="000F7CFD">
        <w:rPr>
          <w:rFonts w:ascii="Times New Roman" w:hAnsi="Times New Roman" w:cs="Times New Roman"/>
          <w:sz w:val="24"/>
          <w:lang w:val="es-CL"/>
        </w:rPr>
        <w:t>En la</w:t>
      </w:r>
      <w:r w:rsidR="00241F32">
        <w:rPr>
          <w:rFonts w:ascii="Times New Roman" w:hAnsi="Times New Roman" w:cs="Times New Roman"/>
          <w:sz w:val="24"/>
          <w:lang w:val="es-CL"/>
        </w:rPr>
        <w:t xml:space="preserve"> </w:t>
      </w:r>
      <w:r w:rsidR="00241F32" w:rsidRPr="00241F32">
        <w:rPr>
          <w:rFonts w:ascii="Times New Roman" w:hAnsi="Times New Roman" w:cs="Times New Roman"/>
          <w:sz w:val="24"/>
          <w:lang w:val="es-CL"/>
        </w:rPr>
        <w:fldChar w:fldCharType="begin"/>
      </w:r>
      <w:r w:rsidR="00241F32" w:rsidRPr="00241F32">
        <w:rPr>
          <w:rFonts w:ascii="Times New Roman" w:hAnsi="Times New Roman" w:cs="Times New Roman"/>
          <w:sz w:val="24"/>
          <w:lang w:val="es-CL"/>
        </w:rPr>
        <w:instrText xml:space="preserve"> REF _Ref510546257 \h  \* MERGEFORMAT </w:instrText>
      </w:r>
      <w:r w:rsidR="00241F32" w:rsidRPr="00241F32">
        <w:rPr>
          <w:rFonts w:ascii="Times New Roman" w:hAnsi="Times New Roman" w:cs="Times New Roman"/>
          <w:sz w:val="24"/>
          <w:lang w:val="es-CL"/>
        </w:rPr>
      </w:r>
      <w:r w:rsidR="00241F32" w:rsidRPr="00241F32">
        <w:rPr>
          <w:rFonts w:ascii="Times New Roman" w:hAnsi="Times New Roman" w:cs="Times New Roman"/>
          <w:sz w:val="24"/>
          <w:lang w:val="es-CL"/>
        </w:rPr>
        <w:fldChar w:fldCharType="separate"/>
      </w:r>
      <w:r w:rsidR="00241F32" w:rsidRPr="00241F32">
        <w:rPr>
          <w:rFonts w:ascii="Times New Roman" w:hAnsi="Times New Roman" w:cs="Times New Roman"/>
          <w:sz w:val="24"/>
        </w:rPr>
        <w:t xml:space="preserve">Figura </w:t>
      </w:r>
      <w:r w:rsidR="00241F32" w:rsidRPr="00241F32">
        <w:rPr>
          <w:rFonts w:ascii="Times New Roman" w:hAnsi="Times New Roman" w:cs="Times New Roman"/>
          <w:noProof/>
          <w:sz w:val="24"/>
        </w:rPr>
        <w:t>15</w:t>
      </w:r>
      <w:r w:rsidR="00241F32" w:rsidRPr="00241F32">
        <w:rPr>
          <w:rFonts w:ascii="Times New Roman" w:hAnsi="Times New Roman" w:cs="Times New Roman"/>
          <w:sz w:val="24"/>
          <w:lang w:val="es-CL"/>
        </w:rPr>
        <w:fldChar w:fldCharType="end"/>
      </w:r>
      <w:r w:rsidR="00241F32">
        <w:rPr>
          <w:rFonts w:ascii="Times New Roman" w:hAnsi="Times New Roman" w:cs="Times New Roman"/>
          <w:sz w:val="24"/>
          <w:lang w:val="es-CL"/>
        </w:rPr>
        <w:t xml:space="preserve"> se presenta la creación del objeto </w:t>
      </w:r>
      <w:proofErr w:type="spellStart"/>
      <w:r w:rsidR="000F7CFD">
        <w:rPr>
          <w:rFonts w:ascii="Times New Roman" w:hAnsi="Times New Roman" w:cs="Times New Roman"/>
          <w:i/>
          <w:sz w:val="24"/>
          <w:lang w:val="es-CL"/>
        </w:rPr>
        <w:t>RecommenderBuilder</w:t>
      </w:r>
      <w:proofErr w:type="spellEnd"/>
      <w:r w:rsidR="000F7CFD">
        <w:rPr>
          <w:rFonts w:ascii="Times New Roman" w:hAnsi="Times New Roman" w:cs="Times New Roman"/>
          <w:sz w:val="24"/>
          <w:lang w:val="es-CL"/>
        </w:rPr>
        <w:t>. Como se puede observar</w:t>
      </w:r>
      <w:r w:rsidR="004621EB">
        <w:rPr>
          <w:rFonts w:ascii="Times New Roman" w:hAnsi="Times New Roman" w:cs="Times New Roman"/>
          <w:sz w:val="24"/>
          <w:lang w:val="es-CL"/>
        </w:rPr>
        <w:t>, la medida de similitud utilizada es el Coeficiente de Correlación de Pearson y para la creación del vecindario</w:t>
      </w:r>
      <w:r w:rsidR="00123DB8">
        <w:rPr>
          <w:rFonts w:ascii="Times New Roman" w:hAnsi="Times New Roman" w:cs="Times New Roman"/>
          <w:sz w:val="24"/>
          <w:lang w:val="es-CL"/>
        </w:rPr>
        <w:t xml:space="preserve"> se utilizan los K vecinos más cercanos, con</w:t>
      </w:r>
      <w:r w:rsidR="00822793">
        <w:rPr>
          <w:rFonts w:ascii="Times New Roman" w:hAnsi="Times New Roman" w:cs="Times New Roman"/>
          <w:sz w:val="24"/>
          <w:lang w:val="es-CL"/>
        </w:rPr>
        <w:t xml:space="preserve"> un</w:t>
      </w:r>
      <w:r w:rsidR="00123DB8">
        <w:rPr>
          <w:rFonts w:ascii="Times New Roman" w:hAnsi="Times New Roman" w:cs="Times New Roman"/>
          <w:sz w:val="24"/>
          <w:lang w:val="es-CL"/>
        </w:rPr>
        <w:t xml:space="preserve"> valor de K de 10. </w:t>
      </w:r>
    </w:p>
    <w:p w14:paraId="04D71D61" w14:textId="77777777" w:rsidR="00246925" w:rsidRPr="000264C0" w:rsidRDefault="00246925" w:rsidP="000161E5">
      <w:pPr>
        <w:spacing w:line="360" w:lineRule="auto"/>
        <w:rPr>
          <w:rFonts w:ascii="Times New Roman" w:hAnsi="Times New Roman" w:cs="Times New Roman"/>
          <w:sz w:val="24"/>
          <w:lang w:val="es-CL"/>
        </w:rPr>
      </w:pPr>
    </w:p>
    <w:p w14:paraId="10F3EB65" w14:textId="77777777" w:rsidR="000264C0" w:rsidRDefault="00AD4D11" w:rsidP="000161E5">
      <w:pPr>
        <w:keepNext/>
        <w:spacing w:line="360" w:lineRule="auto"/>
        <w:jc w:val="center"/>
      </w:pPr>
      <w:r>
        <w:rPr>
          <w:rFonts w:ascii="Times New Roman" w:hAnsi="Times New Roman" w:cs="Times New Roman"/>
          <w:noProof/>
          <w:sz w:val="24"/>
          <w:lang w:val="es-CL" w:eastAsia="es-CL"/>
        </w:rPr>
        <w:lastRenderedPageBreak/>
        <w:drawing>
          <wp:inline distT="0" distB="0" distL="0" distR="0" wp14:anchorId="48EE8A1E" wp14:editId="3F0D7878">
            <wp:extent cx="5612130" cy="1266825"/>
            <wp:effectExtent l="19050" t="19050" r="26670" b="2857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riterio.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1266825"/>
                    </a:xfrm>
                    <a:prstGeom prst="rect">
                      <a:avLst/>
                    </a:prstGeom>
                    <a:ln w="3175">
                      <a:solidFill>
                        <a:schemeClr val="tx1"/>
                      </a:solidFill>
                    </a:ln>
                  </pic:spPr>
                </pic:pic>
              </a:graphicData>
            </a:graphic>
          </wp:inline>
        </w:drawing>
      </w:r>
    </w:p>
    <w:p w14:paraId="679CC0AA" w14:textId="5A986813" w:rsidR="00AD4D11" w:rsidRDefault="000264C0" w:rsidP="000161E5">
      <w:pPr>
        <w:pStyle w:val="Epgrafe"/>
        <w:spacing w:line="360" w:lineRule="auto"/>
        <w:jc w:val="center"/>
        <w:rPr>
          <w:rFonts w:ascii="Times New Roman" w:hAnsi="Times New Roman" w:cs="Times New Roman"/>
          <w:b w:val="0"/>
          <w:color w:val="auto"/>
          <w:sz w:val="24"/>
        </w:rPr>
      </w:pPr>
      <w:bookmarkStart w:id="108" w:name="_Ref510546257"/>
      <w:r w:rsidRPr="000264C0">
        <w:rPr>
          <w:rFonts w:ascii="Times New Roman" w:hAnsi="Times New Roman" w:cs="Times New Roman"/>
          <w:b w:val="0"/>
          <w:color w:val="auto"/>
          <w:sz w:val="24"/>
        </w:rPr>
        <w:t xml:space="preserve">Figura </w:t>
      </w:r>
      <w:r w:rsidRPr="000264C0">
        <w:rPr>
          <w:rFonts w:ascii="Times New Roman" w:hAnsi="Times New Roman" w:cs="Times New Roman"/>
          <w:b w:val="0"/>
          <w:color w:val="auto"/>
          <w:sz w:val="24"/>
        </w:rPr>
        <w:fldChar w:fldCharType="begin"/>
      </w:r>
      <w:r w:rsidRPr="000264C0">
        <w:rPr>
          <w:rFonts w:ascii="Times New Roman" w:hAnsi="Times New Roman" w:cs="Times New Roman"/>
          <w:b w:val="0"/>
          <w:color w:val="auto"/>
          <w:sz w:val="24"/>
        </w:rPr>
        <w:instrText xml:space="preserve"> SEQ Figura \* ARABIC </w:instrText>
      </w:r>
      <w:r w:rsidRPr="000264C0">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24</w:t>
      </w:r>
      <w:r w:rsidRPr="000264C0">
        <w:rPr>
          <w:rFonts w:ascii="Times New Roman" w:hAnsi="Times New Roman" w:cs="Times New Roman"/>
          <w:b w:val="0"/>
          <w:color w:val="auto"/>
          <w:sz w:val="24"/>
        </w:rPr>
        <w:fldChar w:fldCharType="end"/>
      </w:r>
      <w:bookmarkEnd w:id="108"/>
      <w:r w:rsidR="004621EB">
        <w:rPr>
          <w:rFonts w:ascii="Times New Roman" w:hAnsi="Times New Roman" w:cs="Times New Roman"/>
          <w:b w:val="0"/>
          <w:color w:val="auto"/>
          <w:sz w:val="24"/>
        </w:rPr>
        <w:t xml:space="preserve">: Creación de </w:t>
      </w:r>
      <w:r w:rsidR="00EF5E8C">
        <w:rPr>
          <w:rFonts w:ascii="Times New Roman" w:hAnsi="Times New Roman" w:cs="Times New Roman"/>
          <w:b w:val="0"/>
          <w:color w:val="auto"/>
          <w:sz w:val="24"/>
        </w:rPr>
        <w:t xml:space="preserve">un </w:t>
      </w:r>
      <w:r w:rsidR="004621EB">
        <w:rPr>
          <w:rFonts w:ascii="Times New Roman" w:hAnsi="Times New Roman" w:cs="Times New Roman"/>
          <w:b w:val="0"/>
          <w:color w:val="auto"/>
          <w:sz w:val="24"/>
        </w:rPr>
        <w:t>Recomendador</w:t>
      </w:r>
      <w:r w:rsidRPr="000264C0">
        <w:rPr>
          <w:rFonts w:ascii="Times New Roman" w:hAnsi="Times New Roman" w:cs="Times New Roman"/>
          <w:b w:val="0"/>
          <w:color w:val="auto"/>
          <w:sz w:val="24"/>
        </w:rPr>
        <w:t>.</w:t>
      </w:r>
    </w:p>
    <w:p w14:paraId="66576414" w14:textId="77777777" w:rsidR="000161E5" w:rsidRPr="000161E5" w:rsidRDefault="000161E5" w:rsidP="000161E5">
      <w:pPr>
        <w:spacing w:line="360" w:lineRule="auto"/>
      </w:pPr>
    </w:p>
    <w:p w14:paraId="721F1964" w14:textId="3CC56B41" w:rsidR="00822793" w:rsidRDefault="00822793" w:rsidP="000161E5">
      <w:pPr>
        <w:pStyle w:val="Ttulo3"/>
        <w:spacing w:line="360" w:lineRule="auto"/>
      </w:pPr>
      <w:bookmarkStart w:id="109" w:name="_Toc511668899"/>
      <w:r>
        <w:t xml:space="preserve">Evaluación </w:t>
      </w:r>
      <w:r w:rsidR="00664D80">
        <w:t>Recomendador Tradicional</w:t>
      </w:r>
      <w:bookmarkEnd w:id="109"/>
    </w:p>
    <w:p w14:paraId="11F506CB" w14:textId="620C0349" w:rsidR="00822793" w:rsidRDefault="000161E5" w:rsidP="000161E5">
      <w:pPr>
        <w:spacing w:line="360" w:lineRule="auto"/>
        <w:rPr>
          <w:rFonts w:ascii="Times New Roman" w:hAnsi="Times New Roman" w:cs="Times New Roman"/>
          <w:sz w:val="24"/>
          <w:lang w:val="es-CL"/>
        </w:rPr>
      </w:pPr>
      <w:r>
        <w:rPr>
          <w:rFonts w:ascii="Times New Roman" w:hAnsi="Times New Roman" w:cs="Times New Roman"/>
          <w:sz w:val="24"/>
          <w:lang w:val="es-CL"/>
        </w:rPr>
        <w:t>Una de las formas para calcular la precisión de las recomendaciones es separar el conjunto de datos en dos, un conjunto de datos de prueba y otro conjunto de datos de entrenamiento. Las preferencias</w:t>
      </w:r>
      <w:r w:rsidR="00B04113">
        <w:rPr>
          <w:rFonts w:ascii="Times New Roman" w:hAnsi="Times New Roman" w:cs="Times New Roman"/>
          <w:sz w:val="24"/>
          <w:lang w:val="es-CL"/>
        </w:rPr>
        <w:t xml:space="preserve"> (ratings)</w:t>
      </w:r>
      <w:r>
        <w:rPr>
          <w:rFonts w:ascii="Times New Roman" w:hAnsi="Times New Roman" w:cs="Times New Roman"/>
          <w:sz w:val="24"/>
          <w:lang w:val="es-CL"/>
        </w:rPr>
        <w:t xml:space="preserve"> de los usuarios que han sido seleccionadas como prueba no están presentes al momento de crear el recomendador. </w:t>
      </w:r>
      <w:r w:rsidR="00B04113">
        <w:rPr>
          <w:rFonts w:ascii="Times New Roman" w:hAnsi="Times New Roman" w:cs="Times New Roman"/>
          <w:sz w:val="24"/>
          <w:lang w:val="es-CL"/>
        </w:rPr>
        <w:t>Por lo tanto, se le pide al recomendador predecir los</w:t>
      </w:r>
      <w:r>
        <w:rPr>
          <w:rFonts w:ascii="Times New Roman" w:hAnsi="Times New Roman" w:cs="Times New Roman"/>
          <w:sz w:val="24"/>
          <w:lang w:val="es-CL"/>
        </w:rPr>
        <w:t xml:space="preserve"> </w:t>
      </w:r>
      <w:r w:rsidR="00B04113">
        <w:rPr>
          <w:rFonts w:ascii="Times New Roman" w:hAnsi="Times New Roman" w:cs="Times New Roman"/>
          <w:sz w:val="24"/>
          <w:lang w:val="es-CL"/>
        </w:rPr>
        <w:t>ratings de los datos de prueba, los cuales son comparados con los valores reales.</w:t>
      </w:r>
    </w:p>
    <w:p w14:paraId="5FBAC900" w14:textId="35C8F138" w:rsidR="00D472A3" w:rsidRDefault="001B44B7" w:rsidP="000161E5">
      <w:pPr>
        <w:spacing w:line="360" w:lineRule="auto"/>
        <w:rPr>
          <w:rFonts w:ascii="Times New Roman" w:hAnsi="Times New Roman" w:cs="Times New Roman"/>
          <w:sz w:val="24"/>
          <w:lang w:val="es-CL"/>
        </w:rPr>
      </w:pPr>
      <w:r>
        <w:rPr>
          <w:rFonts w:ascii="Times New Roman" w:hAnsi="Times New Roman" w:cs="Times New Roman"/>
          <w:sz w:val="24"/>
          <w:lang w:val="es-CL"/>
        </w:rPr>
        <w:t xml:space="preserve">A pesar de que </w:t>
      </w:r>
      <w:proofErr w:type="spellStart"/>
      <w:r>
        <w:rPr>
          <w:rFonts w:ascii="Times New Roman" w:hAnsi="Times New Roman" w:cs="Times New Roman"/>
          <w:sz w:val="24"/>
          <w:lang w:val="es-CL"/>
        </w:rPr>
        <w:t>Mahout</w:t>
      </w:r>
      <w:proofErr w:type="spellEnd"/>
      <w:r>
        <w:rPr>
          <w:rFonts w:ascii="Times New Roman" w:hAnsi="Times New Roman" w:cs="Times New Roman"/>
          <w:sz w:val="24"/>
          <w:lang w:val="es-CL"/>
        </w:rPr>
        <w:t xml:space="preserve"> proporciona herramientas para realizar esta evaluación y calcular el </w:t>
      </w:r>
      <w:r w:rsidR="00D472A3">
        <w:rPr>
          <w:rFonts w:ascii="Times New Roman" w:hAnsi="Times New Roman" w:cs="Times New Roman"/>
          <w:sz w:val="24"/>
          <w:lang w:val="es-CL"/>
        </w:rPr>
        <w:t>error cuadrático medio (MAE)</w:t>
      </w:r>
      <w:r>
        <w:rPr>
          <w:rFonts w:ascii="Times New Roman" w:hAnsi="Times New Roman" w:cs="Times New Roman"/>
          <w:sz w:val="24"/>
          <w:lang w:val="es-CL"/>
        </w:rPr>
        <w:t xml:space="preserve"> del recomendador, estas debieron ser modificadas debido a que el </w:t>
      </w:r>
      <w:proofErr w:type="spellStart"/>
      <w:r>
        <w:rPr>
          <w:rFonts w:ascii="Times New Roman" w:hAnsi="Times New Roman" w:cs="Times New Roman"/>
          <w:sz w:val="24"/>
          <w:lang w:val="es-CL"/>
        </w:rPr>
        <w:t>dataset</w:t>
      </w:r>
      <w:proofErr w:type="spellEnd"/>
      <w:r>
        <w:rPr>
          <w:rFonts w:ascii="Times New Roman" w:hAnsi="Times New Roman" w:cs="Times New Roman"/>
          <w:sz w:val="24"/>
          <w:lang w:val="es-CL"/>
        </w:rPr>
        <w:t xml:space="preserve"> obtenido presenta un problema de escasez de datos (</w:t>
      </w:r>
      <w:r w:rsidR="00CA3BDD">
        <w:rPr>
          <w:rFonts w:ascii="Times New Roman" w:hAnsi="Times New Roman" w:cs="Times New Roman"/>
          <w:sz w:val="24"/>
          <w:lang w:val="es-CL"/>
        </w:rPr>
        <w:t xml:space="preserve">conocido como </w:t>
      </w:r>
      <w:r>
        <w:rPr>
          <w:rFonts w:ascii="Times New Roman" w:hAnsi="Times New Roman" w:cs="Times New Roman"/>
          <w:sz w:val="24"/>
          <w:lang w:val="es-CL"/>
        </w:rPr>
        <w:t xml:space="preserve">data </w:t>
      </w:r>
      <w:proofErr w:type="spellStart"/>
      <w:r>
        <w:rPr>
          <w:rFonts w:ascii="Times New Roman" w:hAnsi="Times New Roman" w:cs="Times New Roman"/>
          <w:sz w:val="24"/>
          <w:lang w:val="es-CL"/>
        </w:rPr>
        <w:t>sparsity</w:t>
      </w:r>
      <w:proofErr w:type="spellEnd"/>
      <w:r>
        <w:rPr>
          <w:rFonts w:ascii="Times New Roman" w:hAnsi="Times New Roman" w:cs="Times New Roman"/>
          <w:sz w:val="24"/>
          <w:lang w:val="es-CL"/>
        </w:rPr>
        <w:t xml:space="preserve"> </w:t>
      </w:r>
      <w:proofErr w:type="spellStart"/>
      <w:r w:rsidR="00CA3BDD">
        <w:rPr>
          <w:rFonts w:ascii="Times New Roman" w:hAnsi="Times New Roman" w:cs="Times New Roman"/>
          <w:sz w:val="24"/>
          <w:lang w:val="es-CL"/>
        </w:rPr>
        <w:t>problem</w:t>
      </w:r>
      <w:proofErr w:type="spellEnd"/>
      <w:r>
        <w:rPr>
          <w:rFonts w:ascii="Times New Roman" w:hAnsi="Times New Roman" w:cs="Times New Roman"/>
          <w:sz w:val="24"/>
          <w:lang w:val="es-CL"/>
        </w:rPr>
        <w:t xml:space="preserve"> en inglés). Este problema se refiere a que</w:t>
      </w:r>
      <w:r w:rsidR="00CA3BDD">
        <w:rPr>
          <w:rFonts w:ascii="Times New Roman" w:hAnsi="Times New Roman" w:cs="Times New Roman"/>
          <w:sz w:val="24"/>
          <w:lang w:val="es-CL"/>
        </w:rPr>
        <w:t xml:space="preserve"> los usuarios normalmente otorgan ratings a una pequeña cantidad de ítems</w:t>
      </w:r>
      <w:r w:rsidR="00D472A3">
        <w:rPr>
          <w:rFonts w:ascii="Times New Roman" w:hAnsi="Times New Roman" w:cs="Times New Roman"/>
          <w:sz w:val="24"/>
          <w:lang w:val="es-CL"/>
        </w:rPr>
        <w:t xml:space="preserve"> presentes en el sistema. Debido a esto,</w:t>
      </w:r>
      <w:r>
        <w:rPr>
          <w:rFonts w:ascii="Times New Roman" w:hAnsi="Times New Roman" w:cs="Times New Roman"/>
          <w:sz w:val="24"/>
          <w:lang w:val="es-CL"/>
        </w:rPr>
        <w:t xml:space="preserve"> </w:t>
      </w:r>
      <w:r w:rsidR="00D472A3">
        <w:rPr>
          <w:rFonts w:ascii="Times New Roman" w:hAnsi="Times New Roman" w:cs="Times New Roman"/>
          <w:sz w:val="24"/>
          <w:lang w:val="es-CL"/>
        </w:rPr>
        <w:t>no se pudo aplicar los evaluadores por defecto ya que sus resultados eran no numéricos. Esto quiere decir que el recomendador no podía generar recomendaciones para los usuarios seleccionados de prueba</w:t>
      </w:r>
      <w:r w:rsidR="00DA7DCB">
        <w:rPr>
          <w:rFonts w:ascii="Times New Roman" w:hAnsi="Times New Roman" w:cs="Times New Roman"/>
          <w:sz w:val="24"/>
          <w:lang w:val="es-CL"/>
        </w:rPr>
        <w:t>, los cuales son seleccionados de manera aleatoria por el evaluador</w:t>
      </w:r>
      <w:r w:rsidR="00D472A3">
        <w:rPr>
          <w:rFonts w:ascii="Times New Roman" w:hAnsi="Times New Roman" w:cs="Times New Roman"/>
          <w:sz w:val="24"/>
          <w:lang w:val="es-CL"/>
        </w:rPr>
        <w:t xml:space="preserve">. </w:t>
      </w:r>
    </w:p>
    <w:p w14:paraId="6EF4A173" w14:textId="796B0B04" w:rsidR="001B44B7" w:rsidRDefault="00D472A3" w:rsidP="00A30F21">
      <w:pPr>
        <w:spacing w:line="360" w:lineRule="auto"/>
        <w:rPr>
          <w:rFonts w:ascii="Times New Roman" w:hAnsi="Times New Roman" w:cs="Times New Roman"/>
          <w:sz w:val="24"/>
          <w:lang w:val="es-CL"/>
        </w:rPr>
      </w:pPr>
      <w:r>
        <w:rPr>
          <w:rFonts w:ascii="Times New Roman" w:hAnsi="Times New Roman" w:cs="Times New Roman"/>
          <w:sz w:val="24"/>
          <w:lang w:val="es-CL"/>
        </w:rPr>
        <w:t>P</w:t>
      </w:r>
      <w:r w:rsidR="00DA7DCB">
        <w:rPr>
          <w:rFonts w:ascii="Times New Roman" w:hAnsi="Times New Roman" w:cs="Times New Roman"/>
          <w:sz w:val="24"/>
          <w:lang w:val="es-CL"/>
        </w:rPr>
        <w:t xml:space="preserve">ara solucionar esto, se modificó la interfaz que implementa el evaluador de error cuadrático </w:t>
      </w:r>
      <w:r w:rsidR="0090758D">
        <w:rPr>
          <w:rFonts w:ascii="Times New Roman" w:hAnsi="Times New Roman" w:cs="Times New Roman"/>
          <w:sz w:val="24"/>
          <w:lang w:val="es-CL"/>
        </w:rPr>
        <w:t xml:space="preserve">medio con el objetivo de </w:t>
      </w:r>
      <w:r w:rsidR="001850D9">
        <w:rPr>
          <w:rFonts w:ascii="Times New Roman" w:hAnsi="Times New Roman" w:cs="Times New Roman"/>
          <w:sz w:val="24"/>
          <w:lang w:val="es-CL"/>
        </w:rPr>
        <w:t xml:space="preserve">seleccionar como datos de prueba a los usuarios que han otorgado mayor número de ratings e ítems con mayor número de usuarios. </w:t>
      </w:r>
    </w:p>
    <w:p w14:paraId="7C602CF9" w14:textId="77E2DEF7" w:rsidR="00562C58" w:rsidRDefault="001850D9" w:rsidP="00A30F21">
      <w:pPr>
        <w:spacing w:line="360" w:lineRule="auto"/>
        <w:rPr>
          <w:rFonts w:ascii="Times New Roman" w:hAnsi="Times New Roman" w:cs="Times New Roman"/>
          <w:sz w:val="24"/>
          <w:lang w:val="es-CL"/>
        </w:rPr>
      </w:pPr>
      <w:r>
        <w:rPr>
          <w:rFonts w:ascii="Times New Roman" w:hAnsi="Times New Roman" w:cs="Times New Roman"/>
          <w:sz w:val="24"/>
          <w:lang w:val="es-CL"/>
        </w:rPr>
        <w:t xml:space="preserve">En primer lugar se implementó un método para encontrar los ítems con mayor número de usuarios. Este método se muestra en la </w:t>
      </w:r>
      <w:r w:rsidR="006E1218" w:rsidRPr="006E1218">
        <w:rPr>
          <w:rFonts w:ascii="Times New Roman" w:hAnsi="Times New Roman" w:cs="Times New Roman"/>
          <w:sz w:val="24"/>
          <w:lang w:val="es-CL"/>
        </w:rPr>
        <w:fldChar w:fldCharType="begin"/>
      </w:r>
      <w:r w:rsidR="006E1218" w:rsidRPr="006E1218">
        <w:rPr>
          <w:rFonts w:ascii="Times New Roman" w:hAnsi="Times New Roman" w:cs="Times New Roman"/>
          <w:sz w:val="24"/>
          <w:lang w:val="es-CL"/>
        </w:rPr>
        <w:instrText xml:space="preserve"> REF _Ref510551611 \h  \* MERGEFORMAT </w:instrText>
      </w:r>
      <w:r w:rsidR="006E1218" w:rsidRPr="006E1218">
        <w:rPr>
          <w:rFonts w:ascii="Times New Roman" w:hAnsi="Times New Roman" w:cs="Times New Roman"/>
          <w:sz w:val="24"/>
          <w:lang w:val="es-CL"/>
        </w:rPr>
      </w:r>
      <w:r w:rsidR="006E1218" w:rsidRPr="006E1218">
        <w:rPr>
          <w:rFonts w:ascii="Times New Roman" w:hAnsi="Times New Roman" w:cs="Times New Roman"/>
          <w:sz w:val="24"/>
          <w:lang w:val="es-CL"/>
        </w:rPr>
        <w:fldChar w:fldCharType="separate"/>
      </w:r>
      <w:r w:rsidR="006E1218" w:rsidRPr="006E1218">
        <w:rPr>
          <w:rFonts w:ascii="Times New Roman" w:hAnsi="Times New Roman" w:cs="Times New Roman"/>
          <w:sz w:val="24"/>
        </w:rPr>
        <w:t xml:space="preserve">Figura </w:t>
      </w:r>
      <w:r w:rsidR="006E1218" w:rsidRPr="006E1218">
        <w:rPr>
          <w:rFonts w:ascii="Times New Roman" w:hAnsi="Times New Roman" w:cs="Times New Roman"/>
          <w:noProof/>
          <w:sz w:val="24"/>
        </w:rPr>
        <w:t>16</w:t>
      </w:r>
      <w:r w:rsidR="006E1218" w:rsidRPr="006E1218">
        <w:rPr>
          <w:rFonts w:ascii="Times New Roman" w:hAnsi="Times New Roman" w:cs="Times New Roman"/>
          <w:sz w:val="24"/>
          <w:lang w:val="es-CL"/>
        </w:rPr>
        <w:fldChar w:fldCharType="end"/>
      </w:r>
      <w:r w:rsidR="006E1218">
        <w:rPr>
          <w:rFonts w:ascii="Times New Roman" w:hAnsi="Times New Roman" w:cs="Times New Roman"/>
          <w:sz w:val="24"/>
          <w:lang w:val="es-CL"/>
        </w:rPr>
        <w:t xml:space="preserve">. </w:t>
      </w:r>
      <w:r w:rsidR="000D5F2B">
        <w:rPr>
          <w:rFonts w:ascii="Times New Roman" w:hAnsi="Times New Roman" w:cs="Times New Roman"/>
          <w:sz w:val="24"/>
          <w:lang w:val="es-CL"/>
        </w:rPr>
        <w:t xml:space="preserve">En primer lugar se carga el archivo con la información de preferencias de los usuarios. Luego, utilizando un </w:t>
      </w:r>
      <w:proofErr w:type="spellStart"/>
      <w:r w:rsidR="000D5F2B">
        <w:rPr>
          <w:rFonts w:ascii="Times New Roman" w:hAnsi="Times New Roman" w:cs="Times New Roman"/>
          <w:sz w:val="24"/>
          <w:lang w:val="es-CL"/>
        </w:rPr>
        <w:t>HashMap</w:t>
      </w:r>
      <w:proofErr w:type="spellEnd"/>
      <w:r w:rsidR="000D5F2B">
        <w:rPr>
          <w:rFonts w:ascii="Times New Roman" w:hAnsi="Times New Roman" w:cs="Times New Roman"/>
          <w:sz w:val="24"/>
          <w:lang w:val="es-CL"/>
        </w:rPr>
        <w:t xml:space="preserve"> se </w:t>
      </w:r>
      <w:r w:rsidR="00B00807">
        <w:rPr>
          <w:rFonts w:ascii="Times New Roman" w:hAnsi="Times New Roman" w:cs="Times New Roman"/>
          <w:sz w:val="24"/>
          <w:lang w:val="es-CL"/>
        </w:rPr>
        <w:t xml:space="preserve">contabiliza </w:t>
      </w:r>
      <w:r w:rsidR="00B00807">
        <w:rPr>
          <w:rFonts w:ascii="Times New Roman" w:hAnsi="Times New Roman" w:cs="Times New Roman"/>
          <w:sz w:val="24"/>
          <w:lang w:val="es-CL"/>
        </w:rPr>
        <w:lastRenderedPageBreak/>
        <w:t xml:space="preserve">la cantidad de ratings de cada ítem. Finalmente, los ítems con mayor cantidad de ratings se agregan a otro </w:t>
      </w:r>
      <w:proofErr w:type="spellStart"/>
      <w:r w:rsidR="00B00807">
        <w:rPr>
          <w:rFonts w:ascii="Times New Roman" w:hAnsi="Times New Roman" w:cs="Times New Roman"/>
          <w:sz w:val="24"/>
          <w:lang w:val="es-CL"/>
        </w:rPr>
        <w:t>HashMap</w:t>
      </w:r>
      <w:proofErr w:type="spellEnd"/>
      <w:r w:rsidR="00B00807">
        <w:rPr>
          <w:rFonts w:ascii="Times New Roman" w:hAnsi="Times New Roman" w:cs="Times New Roman"/>
          <w:sz w:val="24"/>
          <w:lang w:val="es-CL"/>
        </w:rPr>
        <w:t xml:space="preserve"> para ser entregado como parámetro de otro método.</w:t>
      </w:r>
    </w:p>
    <w:p w14:paraId="7FCFCEA8" w14:textId="77777777" w:rsidR="001850D9" w:rsidRDefault="001850D9" w:rsidP="00822793">
      <w:pPr>
        <w:rPr>
          <w:rFonts w:ascii="Times New Roman" w:hAnsi="Times New Roman" w:cs="Times New Roman"/>
          <w:sz w:val="24"/>
          <w:lang w:val="es-CL"/>
        </w:rPr>
      </w:pPr>
    </w:p>
    <w:p w14:paraId="200644AB" w14:textId="77777777" w:rsidR="001850D9" w:rsidRDefault="001850D9" w:rsidP="001850D9">
      <w:pPr>
        <w:keepNext/>
        <w:jc w:val="center"/>
      </w:pPr>
      <w:r>
        <w:rPr>
          <w:rFonts w:ascii="Times New Roman" w:hAnsi="Times New Roman" w:cs="Times New Roman"/>
          <w:noProof/>
          <w:sz w:val="24"/>
          <w:lang w:val="es-CL" w:eastAsia="es-CL"/>
        </w:rPr>
        <w:drawing>
          <wp:inline distT="0" distB="0" distL="0" distR="0" wp14:anchorId="164DACE3" wp14:editId="2E84B37E">
            <wp:extent cx="4800600" cy="3438525"/>
            <wp:effectExtent l="19050" t="19050" r="19050" b="2857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JPG"/>
                    <pic:cNvPicPr/>
                  </pic:nvPicPr>
                  <pic:blipFill>
                    <a:blip r:embed="rId33">
                      <a:extLst>
                        <a:ext uri="{28A0092B-C50C-407E-A947-70E740481C1C}">
                          <a14:useLocalDpi xmlns:a14="http://schemas.microsoft.com/office/drawing/2010/main" val="0"/>
                        </a:ext>
                      </a:extLst>
                    </a:blip>
                    <a:stretch>
                      <a:fillRect/>
                    </a:stretch>
                  </pic:blipFill>
                  <pic:spPr>
                    <a:xfrm>
                      <a:off x="0" y="0"/>
                      <a:ext cx="4800600" cy="3438525"/>
                    </a:xfrm>
                    <a:prstGeom prst="rect">
                      <a:avLst/>
                    </a:prstGeom>
                    <a:ln w="3175">
                      <a:solidFill>
                        <a:schemeClr val="tx1"/>
                      </a:solidFill>
                    </a:ln>
                  </pic:spPr>
                </pic:pic>
              </a:graphicData>
            </a:graphic>
          </wp:inline>
        </w:drawing>
      </w:r>
    </w:p>
    <w:p w14:paraId="6237F4D8" w14:textId="723E271A" w:rsidR="001850D9" w:rsidRPr="001850D9" w:rsidRDefault="001850D9" w:rsidP="001850D9">
      <w:pPr>
        <w:pStyle w:val="Epgrafe"/>
        <w:jc w:val="center"/>
        <w:rPr>
          <w:rFonts w:ascii="Times New Roman" w:hAnsi="Times New Roman" w:cs="Times New Roman"/>
          <w:b w:val="0"/>
          <w:color w:val="auto"/>
          <w:sz w:val="36"/>
          <w:lang w:val="es-CL"/>
        </w:rPr>
      </w:pPr>
      <w:bookmarkStart w:id="110" w:name="_Ref510551611"/>
      <w:r w:rsidRPr="001850D9">
        <w:rPr>
          <w:rFonts w:ascii="Times New Roman" w:hAnsi="Times New Roman" w:cs="Times New Roman"/>
          <w:b w:val="0"/>
          <w:color w:val="auto"/>
          <w:sz w:val="24"/>
        </w:rPr>
        <w:t xml:space="preserve">Figura </w:t>
      </w:r>
      <w:r w:rsidRPr="001850D9">
        <w:rPr>
          <w:rFonts w:ascii="Times New Roman" w:hAnsi="Times New Roman" w:cs="Times New Roman"/>
          <w:b w:val="0"/>
          <w:color w:val="auto"/>
          <w:sz w:val="24"/>
        </w:rPr>
        <w:fldChar w:fldCharType="begin"/>
      </w:r>
      <w:r w:rsidRPr="001850D9">
        <w:rPr>
          <w:rFonts w:ascii="Times New Roman" w:hAnsi="Times New Roman" w:cs="Times New Roman"/>
          <w:b w:val="0"/>
          <w:color w:val="auto"/>
          <w:sz w:val="24"/>
        </w:rPr>
        <w:instrText xml:space="preserve"> SEQ Figura \* ARABIC </w:instrText>
      </w:r>
      <w:r w:rsidRPr="001850D9">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25</w:t>
      </w:r>
      <w:r w:rsidRPr="001850D9">
        <w:rPr>
          <w:rFonts w:ascii="Times New Roman" w:hAnsi="Times New Roman" w:cs="Times New Roman"/>
          <w:b w:val="0"/>
          <w:color w:val="auto"/>
          <w:sz w:val="24"/>
        </w:rPr>
        <w:fldChar w:fldCharType="end"/>
      </w:r>
      <w:bookmarkEnd w:id="110"/>
      <w:r w:rsidRPr="001850D9">
        <w:rPr>
          <w:rFonts w:ascii="Times New Roman" w:hAnsi="Times New Roman" w:cs="Times New Roman"/>
          <w:b w:val="0"/>
          <w:color w:val="auto"/>
          <w:sz w:val="24"/>
        </w:rPr>
        <w:t>: Método para encontrar ítems con mayor número de usuarios.</w:t>
      </w:r>
    </w:p>
    <w:p w14:paraId="17B8FF61" w14:textId="66BB5A52" w:rsidR="001850D9" w:rsidRDefault="00F24BF3" w:rsidP="00822793">
      <w:pPr>
        <w:rPr>
          <w:rFonts w:ascii="Times New Roman" w:hAnsi="Times New Roman" w:cs="Times New Roman"/>
          <w:sz w:val="24"/>
          <w:lang w:val="es-CL"/>
        </w:rPr>
      </w:pPr>
      <w:r>
        <w:rPr>
          <w:rFonts w:ascii="Times New Roman" w:hAnsi="Times New Roman" w:cs="Times New Roman"/>
          <w:sz w:val="24"/>
          <w:lang w:val="es-CL"/>
        </w:rPr>
        <w:t xml:space="preserve"> </w:t>
      </w:r>
    </w:p>
    <w:p w14:paraId="52D67614" w14:textId="77777777" w:rsidR="00A30F21" w:rsidRDefault="00A30F21" w:rsidP="00822793">
      <w:pPr>
        <w:rPr>
          <w:rFonts w:ascii="Times New Roman" w:hAnsi="Times New Roman" w:cs="Times New Roman"/>
          <w:sz w:val="24"/>
          <w:lang w:val="es-CL"/>
        </w:rPr>
      </w:pPr>
    </w:p>
    <w:p w14:paraId="3DD40787" w14:textId="77777777" w:rsidR="0022112B" w:rsidRDefault="00A01001" w:rsidP="00A30F21">
      <w:pPr>
        <w:spacing w:line="360" w:lineRule="auto"/>
        <w:rPr>
          <w:rFonts w:ascii="Times New Roman" w:hAnsi="Times New Roman" w:cs="Times New Roman"/>
          <w:sz w:val="24"/>
          <w:lang w:val="es-CL"/>
        </w:rPr>
      </w:pPr>
      <w:r>
        <w:rPr>
          <w:rFonts w:ascii="Times New Roman" w:hAnsi="Times New Roman" w:cs="Times New Roman"/>
          <w:sz w:val="24"/>
          <w:lang w:val="es-CL"/>
        </w:rPr>
        <w:t xml:space="preserve">Seguido de esto, se modificó el método </w:t>
      </w:r>
      <w:proofErr w:type="spellStart"/>
      <w:proofErr w:type="gramStart"/>
      <w:r>
        <w:rPr>
          <w:rFonts w:ascii="Times New Roman" w:hAnsi="Times New Roman" w:cs="Times New Roman"/>
          <w:i/>
          <w:sz w:val="24"/>
          <w:lang w:val="es-CL"/>
        </w:rPr>
        <w:t>splitOneUserPrefs</w:t>
      </w:r>
      <w:proofErr w:type="spellEnd"/>
      <w:r>
        <w:rPr>
          <w:rFonts w:ascii="Times New Roman" w:hAnsi="Times New Roman" w:cs="Times New Roman"/>
          <w:i/>
          <w:sz w:val="24"/>
          <w:lang w:val="es-CL"/>
        </w:rPr>
        <w:t>(</w:t>
      </w:r>
      <w:proofErr w:type="gramEnd"/>
      <w:r>
        <w:rPr>
          <w:rFonts w:ascii="Times New Roman" w:hAnsi="Times New Roman" w:cs="Times New Roman"/>
          <w:i/>
          <w:sz w:val="24"/>
          <w:lang w:val="es-CL"/>
        </w:rPr>
        <w:t>)</w:t>
      </w:r>
      <w:r>
        <w:rPr>
          <w:rFonts w:ascii="Times New Roman" w:hAnsi="Times New Roman" w:cs="Times New Roman"/>
          <w:sz w:val="24"/>
          <w:lang w:val="es-CL"/>
        </w:rPr>
        <w:t xml:space="preserve"> donde se realiza la selección de usuarios de prueba.</w:t>
      </w:r>
      <w:r w:rsidR="00A416B6">
        <w:rPr>
          <w:rFonts w:ascii="Times New Roman" w:hAnsi="Times New Roman" w:cs="Times New Roman"/>
          <w:sz w:val="24"/>
          <w:lang w:val="es-CL"/>
        </w:rPr>
        <w:t xml:space="preserve"> Este método tiene dos listas de objetos </w:t>
      </w:r>
      <w:proofErr w:type="spellStart"/>
      <w:r w:rsidR="00A416B6">
        <w:rPr>
          <w:rFonts w:ascii="Times New Roman" w:hAnsi="Times New Roman" w:cs="Times New Roman"/>
          <w:i/>
          <w:sz w:val="24"/>
          <w:lang w:val="es-CL"/>
        </w:rPr>
        <w:t>Preference</w:t>
      </w:r>
      <w:proofErr w:type="spellEnd"/>
      <w:r w:rsidR="00A416B6">
        <w:rPr>
          <w:rFonts w:ascii="Times New Roman" w:hAnsi="Times New Roman" w:cs="Times New Roman"/>
          <w:sz w:val="24"/>
          <w:lang w:val="es-CL"/>
        </w:rPr>
        <w:t xml:space="preserve">, donde en una se guardan las preferencias de prueba y en la otra lista las preferencias de entrenamiento. </w:t>
      </w:r>
    </w:p>
    <w:p w14:paraId="43C8089F" w14:textId="114A3EA6" w:rsidR="000D5F2B" w:rsidRPr="00493100" w:rsidRDefault="0022112B" w:rsidP="00A30F21">
      <w:pPr>
        <w:spacing w:line="360" w:lineRule="auto"/>
        <w:rPr>
          <w:rFonts w:ascii="Times New Roman" w:hAnsi="Times New Roman" w:cs="Times New Roman"/>
          <w:sz w:val="24"/>
          <w:lang w:val="es-CL"/>
        </w:rPr>
      </w:pPr>
      <w:r>
        <w:rPr>
          <w:rFonts w:ascii="Times New Roman" w:hAnsi="Times New Roman" w:cs="Times New Roman"/>
          <w:sz w:val="24"/>
          <w:lang w:val="es-CL"/>
        </w:rPr>
        <w:t>En primer lugar</w:t>
      </w:r>
      <w:r w:rsidR="00A416B6">
        <w:rPr>
          <w:rFonts w:ascii="Times New Roman" w:hAnsi="Times New Roman" w:cs="Times New Roman"/>
          <w:sz w:val="24"/>
          <w:lang w:val="es-CL"/>
        </w:rPr>
        <w:t xml:space="preserve"> </w:t>
      </w:r>
      <w:r w:rsidR="00337574">
        <w:rPr>
          <w:rFonts w:ascii="Times New Roman" w:hAnsi="Times New Roman" w:cs="Times New Roman"/>
          <w:sz w:val="24"/>
          <w:lang w:val="es-CL"/>
        </w:rPr>
        <w:t xml:space="preserve">se realiza un ciclo para recorrer el </w:t>
      </w:r>
      <w:proofErr w:type="spellStart"/>
      <w:r w:rsidR="00A416B6">
        <w:rPr>
          <w:rFonts w:ascii="Times New Roman" w:hAnsi="Times New Roman" w:cs="Times New Roman"/>
          <w:i/>
          <w:sz w:val="24"/>
          <w:lang w:val="es-CL"/>
        </w:rPr>
        <w:t>PreferenceArray</w:t>
      </w:r>
      <w:proofErr w:type="spellEnd"/>
      <w:r w:rsidR="00A416B6">
        <w:rPr>
          <w:rFonts w:ascii="Times New Roman" w:hAnsi="Times New Roman" w:cs="Times New Roman"/>
          <w:i/>
          <w:sz w:val="24"/>
          <w:lang w:val="es-CL"/>
        </w:rPr>
        <w:t xml:space="preserve"> </w:t>
      </w:r>
      <w:r w:rsidR="00337574">
        <w:rPr>
          <w:rFonts w:ascii="Times New Roman" w:hAnsi="Times New Roman" w:cs="Times New Roman"/>
          <w:sz w:val="24"/>
          <w:lang w:val="es-CL"/>
        </w:rPr>
        <w:t xml:space="preserve">del usuario y obtener cada </w:t>
      </w:r>
      <w:proofErr w:type="spellStart"/>
      <w:r w:rsidR="00337574">
        <w:rPr>
          <w:rFonts w:ascii="Times New Roman" w:hAnsi="Times New Roman" w:cs="Times New Roman"/>
          <w:i/>
          <w:sz w:val="24"/>
          <w:lang w:val="es-CL"/>
        </w:rPr>
        <w:t>Preference</w:t>
      </w:r>
      <w:proofErr w:type="spellEnd"/>
      <w:r w:rsidR="00337574">
        <w:rPr>
          <w:rFonts w:ascii="Times New Roman" w:hAnsi="Times New Roman" w:cs="Times New Roman"/>
          <w:i/>
          <w:sz w:val="24"/>
          <w:lang w:val="es-CL"/>
        </w:rPr>
        <w:t xml:space="preserve"> </w:t>
      </w:r>
      <w:r w:rsidR="00337574">
        <w:rPr>
          <w:rFonts w:ascii="Times New Roman" w:hAnsi="Times New Roman" w:cs="Times New Roman"/>
          <w:sz w:val="24"/>
          <w:lang w:val="es-CL"/>
        </w:rPr>
        <w:t>(usuario, ítem, valoración)</w:t>
      </w:r>
      <w:r w:rsidR="00337574">
        <w:rPr>
          <w:rFonts w:ascii="Times New Roman" w:hAnsi="Times New Roman" w:cs="Times New Roman"/>
          <w:i/>
          <w:sz w:val="24"/>
          <w:lang w:val="es-CL"/>
        </w:rPr>
        <w:t xml:space="preserve"> </w:t>
      </w:r>
      <w:r w:rsidR="00337574">
        <w:rPr>
          <w:rFonts w:ascii="Times New Roman" w:hAnsi="Times New Roman" w:cs="Times New Roman"/>
          <w:sz w:val="24"/>
          <w:lang w:val="es-CL"/>
        </w:rPr>
        <w:t xml:space="preserve">del mismo. Dado que </w:t>
      </w:r>
      <w:proofErr w:type="spellStart"/>
      <w:r w:rsidR="00337574">
        <w:rPr>
          <w:rFonts w:ascii="Times New Roman" w:hAnsi="Times New Roman" w:cs="Times New Roman"/>
          <w:i/>
          <w:sz w:val="24"/>
          <w:lang w:val="es-CL"/>
        </w:rPr>
        <w:t>Preference</w:t>
      </w:r>
      <w:proofErr w:type="spellEnd"/>
      <w:r w:rsidR="00337574">
        <w:rPr>
          <w:rFonts w:ascii="Times New Roman" w:hAnsi="Times New Roman" w:cs="Times New Roman"/>
          <w:i/>
          <w:sz w:val="24"/>
          <w:lang w:val="es-CL"/>
        </w:rPr>
        <w:t xml:space="preserve"> </w:t>
      </w:r>
      <w:r w:rsidR="00337574">
        <w:rPr>
          <w:rFonts w:ascii="Times New Roman" w:hAnsi="Times New Roman" w:cs="Times New Roman"/>
          <w:sz w:val="24"/>
          <w:lang w:val="es-CL"/>
        </w:rPr>
        <w:t xml:space="preserve">representa la valoración otorgada de un usuario a un ítem, </w:t>
      </w:r>
      <w:r>
        <w:rPr>
          <w:rFonts w:ascii="Times New Roman" w:hAnsi="Times New Roman" w:cs="Times New Roman"/>
          <w:sz w:val="24"/>
          <w:lang w:val="es-CL"/>
        </w:rPr>
        <w:t xml:space="preserve">el número de </w:t>
      </w:r>
      <w:proofErr w:type="spellStart"/>
      <w:r>
        <w:rPr>
          <w:rFonts w:ascii="Times New Roman" w:hAnsi="Times New Roman" w:cs="Times New Roman"/>
          <w:i/>
          <w:sz w:val="24"/>
          <w:lang w:val="es-CL"/>
        </w:rPr>
        <w:t>Preference</w:t>
      </w:r>
      <w:proofErr w:type="spellEnd"/>
      <w:r>
        <w:rPr>
          <w:rFonts w:ascii="Times New Roman" w:hAnsi="Times New Roman" w:cs="Times New Roman"/>
          <w:i/>
          <w:sz w:val="24"/>
          <w:lang w:val="es-CL"/>
        </w:rPr>
        <w:t xml:space="preserve"> </w:t>
      </w:r>
      <w:r>
        <w:rPr>
          <w:rFonts w:ascii="Times New Roman" w:hAnsi="Times New Roman" w:cs="Times New Roman"/>
          <w:sz w:val="24"/>
          <w:lang w:val="es-CL"/>
        </w:rPr>
        <w:t>es equivalente al número de ratings que el usuario ha entregado.</w:t>
      </w:r>
      <w:r w:rsidR="00337574">
        <w:rPr>
          <w:rFonts w:ascii="Times New Roman" w:hAnsi="Times New Roman" w:cs="Times New Roman"/>
          <w:sz w:val="24"/>
          <w:lang w:val="es-CL"/>
        </w:rPr>
        <w:t xml:space="preserve">  Seguido de esto, se pregunta si la cantidad de </w:t>
      </w:r>
      <w:r>
        <w:rPr>
          <w:rFonts w:ascii="Times New Roman" w:hAnsi="Times New Roman" w:cs="Times New Roman"/>
          <w:sz w:val="24"/>
          <w:lang w:val="es-CL"/>
        </w:rPr>
        <w:t>ratings</w:t>
      </w:r>
      <w:r w:rsidR="00337574">
        <w:rPr>
          <w:rFonts w:ascii="Times New Roman" w:hAnsi="Times New Roman" w:cs="Times New Roman"/>
          <w:i/>
          <w:sz w:val="24"/>
          <w:lang w:val="es-CL"/>
        </w:rPr>
        <w:t xml:space="preserve"> </w:t>
      </w:r>
      <w:r w:rsidR="00337574">
        <w:rPr>
          <w:rFonts w:ascii="Times New Roman" w:hAnsi="Times New Roman" w:cs="Times New Roman"/>
          <w:sz w:val="24"/>
          <w:lang w:val="es-CL"/>
        </w:rPr>
        <w:t xml:space="preserve">es mayor o igual a 6. </w:t>
      </w:r>
      <w:r w:rsidR="00493100">
        <w:rPr>
          <w:rFonts w:ascii="Times New Roman" w:hAnsi="Times New Roman" w:cs="Times New Roman"/>
          <w:sz w:val="24"/>
          <w:lang w:val="es-CL"/>
        </w:rPr>
        <w:t>Si no cumple con esta condición</w:t>
      </w:r>
      <w:r w:rsidR="00337574">
        <w:rPr>
          <w:rFonts w:ascii="Times New Roman" w:hAnsi="Times New Roman" w:cs="Times New Roman"/>
          <w:sz w:val="24"/>
          <w:lang w:val="es-CL"/>
        </w:rPr>
        <w:t xml:space="preserve">, todos los ratings del usuario son dejados para entrenamiento. En caso de tener </w:t>
      </w:r>
      <w:r>
        <w:rPr>
          <w:rFonts w:ascii="Times New Roman" w:hAnsi="Times New Roman" w:cs="Times New Roman"/>
          <w:sz w:val="24"/>
          <w:lang w:val="es-CL"/>
        </w:rPr>
        <w:t xml:space="preserve">6 o más ratings, se pregunta además si uno de los ítems que el usuario ha valorado, se encuentra dentro del </w:t>
      </w:r>
      <w:proofErr w:type="spellStart"/>
      <w:r>
        <w:rPr>
          <w:rFonts w:ascii="Times New Roman" w:hAnsi="Times New Roman" w:cs="Times New Roman"/>
          <w:sz w:val="24"/>
          <w:lang w:val="es-CL"/>
        </w:rPr>
        <w:t>HashMap</w:t>
      </w:r>
      <w:proofErr w:type="spellEnd"/>
      <w:r>
        <w:rPr>
          <w:rFonts w:ascii="Times New Roman" w:hAnsi="Times New Roman" w:cs="Times New Roman"/>
          <w:sz w:val="24"/>
          <w:lang w:val="es-CL"/>
        </w:rPr>
        <w:t xml:space="preserve"> </w:t>
      </w:r>
      <w:r>
        <w:rPr>
          <w:rFonts w:ascii="Times New Roman" w:hAnsi="Times New Roman" w:cs="Times New Roman"/>
          <w:sz w:val="24"/>
          <w:lang w:val="es-CL"/>
        </w:rPr>
        <w:lastRenderedPageBreak/>
        <w:t xml:space="preserve">retornado del método </w:t>
      </w:r>
      <w:r w:rsidR="00493100">
        <w:rPr>
          <w:rFonts w:ascii="Times New Roman" w:hAnsi="Times New Roman" w:cs="Times New Roman"/>
          <w:i/>
          <w:sz w:val="24"/>
          <w:lang w:val="es-CL"/>
        </w:rPr>
        <w:t>Ítems()</w:t>
      </w:r>
      <w:r>
        <w:rPr>
          <w:rFonts w:ascii="Times New Roman" w:hAnsi="Times New Roman" w:cs="Times New Roman"/>
          <w:sz w:val="24"/>
          <w:lang w:val="es-CL"/>
        </w:rPr>
        <w:t xml:space="preserve">. </w:t>
      </w:r>
      <w:r w:rsidR="00493100">
        <w:rPr>
          <w:rFonts w:ascii="Times New Roman" w:hAnsi="Times New Roman" w:cs="Times New Roman"/>
          <w:sz w:val="24"/>
          <w:lang w:val="es-CL"/>
        </w:rPr>
        <w:t xml:space="preserve">En caso de cumplir también con esta condición, el </w:t>
      </w:r>
      <w:proofErr w:type="spellStart"/>
      <w:r w:rsidR="00493100">
        <w:rPr>
          <w:rFonts w:ascii="Times New Roman" w:hAnsi="Times New Roman" w:cs="Times New Roman"/>
          <w:i/>
          <w:sz w:val="24"/>
          <w:lang w:val="es-CL"/>
        </w:rPr>
        <w:t>Preference</w:t>
      </w:r>
      <w:proofErr w:type="spellEnd"/>
      <w:r w:rsidR="00493100">
        <w:rPr>
          <w:rFonts w:ascii="Times New Roman" w:hAnsi="Times New Roman" w:cs="Times New Roman"/>
          <w:sz w:val="24"/>
          <w:lang w:val="es-CL"/>
        </w:rPr>
        <w:t xml:space="preserve"> es agregado para el conjunto de prueba.</w:t>
      </w:r>
    </w:p>
    <w:p w14:paraId="6BFFA6FB" w14:textId="77777777" w:rsidR="000D5F2B" w:rsidRDefault="000D5F2B" w:rsidP="00822793">
      <w:pPr>
        <w:rPr>
          <w:rFonts w:ascii="Times New Roman" w:hAnsi="Times New Roman" w:cs="Times New Roman"/>
          <w:sz w:val="24"/>
          <w:lang w:val="es-CL"/>
        </w:rPr>
      </w:pPr>
    </w:p>
    <w:p w14:paraId="217CE958" w14:textId="77777777" w:rsidR="00A30F21" w:rsidRDefault="00A30F21" w:rsidP="00A30F21">
      <w:pPr>
        <w:keepNext/>
        <w:jc w:val="center"/>
      </w:pPr>
      <w:r>
        <w:rPr>
          <w:rFonts w:ascii="Times New Roman" w:hAnsi="Times New Roman" w:cs="Times New Roman"/>
          <w:noProof/>
          <w:sz w:val="24"/>
          <w:lang w:val="es-CL" w:eastAsia="es-CL"/>
        </w:rPr>
        <w:drawing>
          <wp:inline distT="0" distB="0" distL="0" distR="0" wp14:anchorId="46F2BC0A" wp14:editId="74019A64">
            <wp:extent cx="5612130" cy="2795270"/>
            <wp:effectExtent l="19050" t="19050" r="26670" b="2413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User.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2795270"/>
                    </a:xfrm>
                    <a:prstGeom prst="rect">
                      <a:avLst/>
                    </a:prstGeom>
                    <a:ln w="3175">
                      <a:solidFill>
                        <a:schemeClr val="tx1"/>
                      </a:solidFill>
                    </a:ln>
                  </pic:spPr>
                </pic:pic>
              </a:graphicData>
            </a:graphic>
          </wp:inline>
        </w:drawing>
      </w:r>
    </w:p>
    <w:p w14:paraId="49B5E89D" w14:textId="0F65E387" w:rsidR="000D5F2B" w:rsidRPr="00A30F21" w:rsidRDefault="00A30F21" w:rsidP="00A30F21">
      <w:pPr>
        <w:pStyle w:val="Epgrafe"/>
        <w:jc w:val="center"/>
        <w:rPr>
          <w:rFonts w:ascii="Times New Roman" w:hAnsi="Times New Roman" w:cs="Times New Roman"/>
          <w:b w:val="0"/>
          <w:color w:val="auto"/>
          <w:sz w:val="36"/>
          <w:lang w:val="es-CL"/>
        </w:rPr>
      </w:pPr>
      <w:r w:rsidRPr="00A30F21">
        <w:rPr>
          <w:rFonts w:ascii="Times New Roman" w:hAnsi="Times New Roman" w:cs="Times New Roman"/>
          <w:b w:val="0"/>
          <w:color w:val="auto"/>
          <w:sz w:val="24"/>
        </w:rPr>
        <w:t xml:space="preserve">Figura </w:t>
      </w:r>
      <w:r w:rsidRPr="00A30F21">
        <w:rPr>
          <w:rFonts w:ascii="Times New Roman" w:hAnsi="Times New Roman" w:cs="Times New Roman"/>
          <w:b w:val="0"/>
          <w:color w:val="auto"/>
          <w:sz w:val="24"/>
        </w:rPr>
        <w:fldChar w:fldCharType="begin"/>
      </w:r>
      <w:r w:rsidRPr="00A30F21">
        <w:rPr>
          <w:rFonts w:ascii="Times New Roman" w:hAnsi="Times New Roman" w:cs="Times New Roman"/>
          <w:b w:val="0"/>
          <w:color w:val="auto"/>
          <w:sz w:val="24"/>
        </w:rPr>
        <w:instrText xml:space="preserve"> SEQ Figura \* ARABIC </w:instrText>
      </w:r>
      <w:r w:rsidRPr="00A30F21">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26</w:t>
      </w:r>
      <w:r w:rsidRPr="00A30F21">
        <w:rPr>
          <w:rFonts w:ascii="Times New Roman" w:hAnsi="Times New Roman" w:cs="Times New Roman"/>
          <w:b w:val="0"/>
          <w:color w:val="auto"/>
          <w:sz w:val="24"/>
        </w:rPr>
        <w:fldChar w:fldCharType="end"/>
      </w:r>
      <w:r w:rsidRPr="00A30F21">
        <w:rPr>
          <w:rFonts w:ascii="Times New Roman" w:hAnsi="Times New Roman" w:cs="Times New Roman"/>
          <w:b w:val="0"/>
          <w:color w:val="auto"/>
          <w:sz w:val="24"/>
        </w:rPr>
        <w:t>: Selección de usuarios de prueba.</w:t>
      </w:r>
    </w:p>
    <w:p w14:paraId="1893BA86" w14:textId="77777777" w:rsidR="00697443" w:rsidRDefault="00697443" w:rsidP="00822793">
      <w:pPr>
        <w:rPr>
          <w:rFonts w:ascii="Times New Roman" w:hAnsi="Times New Roman" w:cs="Times New Roman"/>
          <w:sz w:val="24"/>
          <w:lang w:val="es-CL"/>
        </w:rPr>
      </w:pPr>
    </w:p>
    <w:p w14:paraId="03E518F9" w14:textId="448A2DDF" w:rsidR="00EE0A5C" w:rsidRPr="00EE0A5C" w:rsidRDefault="0038739F" w:rsidP="00EE0A5C">
      <w:pPr>
        <w:spacing w:line="360" w:lineRule="auto"/>
        <w:rPr>
          <w:rFonts w:ascii="Times New Roman" w:hAnsi="Times New Roman" w:cs="Times New Roman"/>
          <w:sz w:val="24"/>
          <w:lang w:val="es-CL"/>
        </w:rPr>
      </w:pPr>
      <w:r>
        <w:rPr>
          <w:rFonts w:ascii="Times New Roman" w:hAnsi="Times New Roman" w:cs="Times New Roman"/>
          <w:sz w:val="24"/>
          <w:lang w:val="es-CL"/>
        </w:rPr>
        <w:t>L</w:t>
      </w:r>
      <w:r w:rsidR="00EE0A5C">
        <w:rPr>
          <w:rFonts w:ascii="Times New Roman" w:hAnsi="Times New Roman" w:cs="Times New Roman"/>
          <w:sz w:val="24"/>
          <w:lang w:val="es-CL"/>
        </w:rPr>
        <w:t xml:space="preserve">a interfaz modificada </w:t>
      </w:r>
      <w:r>
        <w:rPr>
          <w:rFonts w:ascii="Times New Roman" w:hAnsi="Times New Roman" w:cs="Times New Roman"/>
          <w:sz w:val="24"/>
          <w:lang w:val="es-CL"/>
        </w:rPr>
        <w:t>se le llam</w:t>
      </w:r>
      <w:r w:rsidR="00697443">
        <w:rPr>
          <w:rFonts w:ascii="Times New Roman" w:hAnsi="Times New Roman" w:cs="Times New Roman"/>
          <w:sz w:val="24"/>
          <w:lang w:val="es-CL"/>
        </w:rPr>
        <w:t>ó</w:t>
      </w:r>
      <w:r>
        <w:rPr>
          <w:rFonts w:ascii="Times New Roman" w:hAnsi="Times New Roman" w:cs="Times New Roman"/>
          <w:sz w:val="24"/>
          <w:lang w:val="es-CL"/>
        </w:rPr>
        <w:t xml:space="preserve"> </w:t>
      </w:r>
      <w:proofErr w:type="spellStart"/>
      <w:r w:rsidR="00EE0A5C">
        <w:rPr>
          <w:rFonts w:ascii="Times New Roman" w:hAnsi="Times New Roman" w:cs="Times New Roman"/>
          <w:i/>
          <w:sz w:val="24"/>
          <w:lang w:val="es-CL"/>
        </w:rPr>
        <w:t>CustomRecommenderEvaluator</w:t>
      </w:r>
      <w:proofErr w:type="spellEnd"/>
      <w:r w:rsidR="00EE0A5C">
        <w:rPr>
          <w:rFonts w:ascii="Times New Roman" w:hAnsi="Times New Roman" w:cs="Times New Roman"/>
          <w:sz w:val="24"/>
          <w:lang w:val="es-CL"/>
        </w:rPr>
        <w:t xml:space="preserve">. Para realizar la evaluación del recomendador creado en el punto 7.1, se utiliza el método </w:t>
      </w:r>
      <w:proofErr w:type="spellStart"/>
      <w:r w:rsidR="00EE0A5C">
        <w:rPr>
          <w:rFonts w:ascii="Times New Roman" w:hAnsi="Times New Roman" w:cs="Times New Roman"/>
          <w:i/>
          <w:sz w:val="24"/>
          <w:lang w:val="es-CL"/>
        </w:rPr>
        <w:t>evaluate</w:t>
      </w:r>
      <w:proofErr w:type="spellEnd"/>
      <w:r w:rsidR="00EE0A5C">
        <w:rPr>
          <w:rFonts w:ascii="Times New Roman" w:hAnsi="Times New Roman" w:cs="Times New Roman"/>
          <w:i/>
          <w:sz w:val="24"/>
          <w:lang w:val="es-CL"/>
        </w:rPr>
        <w:t xml:space="preserve"> </w:t>
      </w:r>
      <w:r w:rsidR="00EE0A5C">
        <w:rPr>
          <w:rFonts w:ascii="Times New Roman" w:hAnsi="Times New Roman" w:cs="Times New Roman"/>
          <w:sz w:val="24"/>
          <w:lang w:val="es-CL"/>
        </w:rPr>
        <w:t>el cual recibe como parámetro el recomendador y el modelo de datos. Los últimos parámetros no son utilizados en la interfaz modificada dado que estos representan la cantidad de datos que se separan para entrenamiento y prueba.</w:t>
      </w:r>
    </w:p>
    <w:p w14:paraId="1F9A42FD" w14:textId="4E8AE96A" w:rsidR="00CC2B0C" w:rsidRDefault="00EE0A5C" w:rsidP="00EE0A5C">
      <w:pPr>
        <w:keepNext/>
      </w:pPr>
      <w:r>
        <w:rPr>
          <w:noProof/>
          <w:lang w:val="es-CL" w:eastAsia="es-CL"/>
        </w:rPr>
        <w:drawing>
          <wp:inline distT="0" distB="0" distL="0" distR="0" wp14:anchorId="42295F66" wp14:editId="7981FEDB">
            <wp:extent cx="5612130" cy="629920"/>
            <wp:effectExtent l="19050" t="19050" r="26670" b="1778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orMAE.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629920"/>
                    </a:xfrm>
                    <a:prstGeom prst="rect">
                      <a:avLst/>
                    </a:prstGeom>
                    <a:ln w="3175">
                      <a:solidFill>
                        <a:schemeClr val="tx1"/>
                      </a:solidFill>
                    </a:ln>
                  </pic:spPr>
                </pic:pic>
              </a:graphicData>
            </a:graphic>
          </wp:inline>
        </w:drawing>
      </w:r>
    </w:p>
    <w:p w14:paraId="215716FA" w14:textId="72D8C046" w:rsidR="007B595A" w:rsidRDefault="00CC2B0C" w:rsidP="000E003C">
      <w:pPr>
        <w:pStyle w:val="Epgrafe"/>
        <w:jc w:val="center"/>
        <w:rPr>
          <w:rFonts w:ascii="Times New Roman" w:hAnsi="Times New Roman" w:cs="Times New Roman"/>
          <w:b w:val="0"/>
          <w:color w:val="auto"/>
          <w:sz w:val="24"/>
        </w:rPr>
      </w:pPr>
      <w:r w:rsidRPr="00CC2B0C">
        <w:rPr>
          <w:rFonts w:ascii="Times New Roman" w:hAnsi="Times New Roman" w:cs="Times New Roman"/>
          <w:b w:val="0"/>
          <w:color w:val="auto"/>
          <w:sz w:val="24"/>
        </w:rPr>
        <w:t xml:space="preserve">Figura </w:t>
      </w:r>
      <w:r w:rsidRPr="00CC2B0C">
        <w:rPr>
          <w:rFonts w:ascii="Times New Roman" w:hAnsi="Times New Roman" w:cs="Times New Roman"/>
          <w:b w:val="0"/>
          <w:color w:val="auto"/>
          <w:sz w:val="24"/>
        </w:rPr>
        <w:fldChar w:fldCharType="begin"/>
      </w:r>
      <w:r w:rsidRPr="00CC2B0C">
        <w:rPr>
          <w:rFonts w:ascii="Times New Roman" w:hAnsi="Times New Roman" w:cs="Times New Roman"/>
          <w:b w:val="0"/>
          <w:color w:val="auto"/>
          <w:sz w:val="24"/>
        </w:rPr>
        <w:instrText xml:space="preserve"> SEQ Figura \* ARABIC </w:instrText>
      </w:r>
      <w:r w:rsidRPr="00CC2B0C">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27</w:t>
      </w:r>
      <w:r w:rsidRPr="00CC2B0C">
        <w:rPr>
          <w:rFonts w:ascii="Times New Roman" w:hAnsi="Times New Roman" w:cs="Times New Roman"/>
          <w:b w:val="0"/>
          <w:color w:val="auto"/>
          <w:sz w:val="24"/>
        </w:rPr>
        <w:fldChar w:fldCharType="end"/>
      </w:r>
      <w:r w:rsidRPr="00CC2B0C">
        <w:rPr>
          <w:rFonts w:ascii="Times New Roman" w:hAnsi="Times New Roman" w:cs="Times New Roman"/>
          <w:b w:val="0"/>
          <w:color w:val="auto"/>
          <w:sz w:val="24"/>
        </w:rPr>
        <w:t>: Evaluación de recomendador.</w:t>
      </w:r>
    </w:p>
    <w:p w14:paraId="602D4CFA" w14:textId="77777777" w:rsidR="000E003C" w:rsidRPr="000E003C" w:rsidRDefault="000E003C" w:rsidP="000E003C"/>
    <w:p w14:paraId="298B7910" w14:textId="488544A6" w:rsidR="005201ED" w:rsidRPr="0038739F" w:rsidRDefault="005201ED" w:rsidP="004B7B5B">
      <w:pPr>
        <w:spacing w:line="360" w:lineRule="auto"/>
        <w:rPr>
          <w:rFonts w:ascii="Times New Roman" w:hAnsi="Times New Roman" w:cs="Times New Roman"/>
          <w:sz w:val="24"/>
        </w:rPr>
      </w:pPr>
      <w:r>
        <w:rPr>
          <w:rFonts w:ascii="Times New Roman" w:hAnsi="Times New Roman" w:cs="Times New Roman"/>
          <w:sz w:val="24"/>
        </w:rPr>
        <w:t xml:space="preserve">Finalmente el MAE obtenido es de </w:t>
      </w:r>
      <w:r w:rsidRPr="005201ED">
        <w:rPr>
          <w:rFonts w:ascii="Times New Roman" w:hAnsi="Times New Roman" w:cs="Times New Roman"/>
          <w:sz w:val="24"/>
        </w:rPr>
        <w:t>0.9741008</w:t>
      </w:r>
      <w:r>
        <w:rPr>
          <w:rFonts w:ascii="Times New Roman" w:hAnsi="Times New Roman" w:cs="Times New Roman"/>
          <w:sz w:val="24"/>
        </w:rPr>
        <w:t>.</w:t>
      </w:r>
      <w:r w:rsidR="004B7B5B">
        <w:rPr>
          <w:rFonts w:ascii="Times New Roman" w:hAnsi="Times New Roman" w:cs="Times New Roman"/>
          <w:sz w:val="24"/>
        </w:rPr>
        <w:t xml:space="preserve"> Esto quiere decir que, en promedio las predicciones de rating que realiza el recomendador tienen una diferencia de 0.9741008 en comparación los rating reales.</w:t>
      </w:r>
    </w:p>
    <w:p w14:paraId="2DB79946" w14:textId="043A76C5" w:rsidR="00AD0553" w:rsidRPr="00AD0553" w:rsidRDefault="00AD0553" w:rsidP="009B3E22">
      <w:pPr>
        <w:pStyle w:val="Ttulo2"/>
      </w:pPr>
      <w:bookmarkStart w:id="111" w:name="_Toc511668900"/>
      <w:r>
        <w:lastRenderedPageBreak/>
        <w:t>Generación de Recomendaciones Multi-criterio</w:t>
      </w:r>
      <w:bookmarkEnd w:id="111"/>
    </w:p>
    <w:p w14:paraId="6B472359" w14:textId="35305B1D" w:rsidR="00AD0553" w:rsidRDefault="004B7B5B" w:rsidP="009B3E2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Para la generación de recomendaciones multi-criterio, se implementó </w:t>
      </w:r>
      <w:r w:rsidR="00C42F4C">
        <w:rPr>
          <w:rFonts w:ascii="Times New Roman" w:hAnsi="Times New Roman" w:cs="Times New Roman"/>
          <w:sz w:val="24"/>
          <w:lang w:val="es-CL"/>
        </w:rPr>
        <w:t xml:space="preserve">el método de Similitud Promedio propuesto por </w:t>
      </w:r>
      <w:proofErr w:type="spellStart"/>
      <w:r w:rsidR="00C42F4C">
        <w:rPr>
          <w:rFonts w:ascii="Times New Roman" w:hAnsi="Times New Roman" w:cs="Times New Roman"/>
          <w:sz w:val="24"/>
          <w:lang w:val="es-CL"/>
        </w:rPr>
        <w:t>Adomavicius</w:t>
      </w:r>
      <w:proofErr w:type="spellEnd"/>
      <w:r w:rsidR="00C42F4C">
        <w:rPr>
          <w:rFonts w:ascii="Times New Roman" w:hAnsi="Times New Roman" w:cs="Times New Roman"/>
          <w:sz w:val="24"/>
          <w:lang w:val="es-CL"/>
        </w:rPr>
        <w:t xml:space="preserve"> </w:t>
      </w:r>
      <w:r w:rsidR="00C42F4C">
        <w:rPr>
          <w:rFonts w:ascii="Times New Roman" w:hAnsi="Times New Roman" w:cs="Times New Roman"/>
          <w:sz w:val="24"/>
          <w:lang w:val="es-CL"/>
        </w:rPr>
        <w:fldChar w:fldCharType="begin" w:fldLock="1"/>
      </w:r>
      <w:r w:rsidR="00894251">
        <w:rPr>
          <w:rFonts w:ascii="Times New Roman" w:hAnsi="Times New Roman" w:cs="Times New Roman"/>
          <w:sz w:val="24"/>
          <w:lang w:val="es-CL"/>
        </w:rPr>
        <w:instrText>ADDIN CSL_CITATION { "citationItems" : [ { "id" : "ITEM-1", "itemData" : { "DOI" : "10.1109/MIS.2007.58", "ISBN" : "15411672 (ISSN)", "ISSN" : "15411672", "abstract" : "Personalization technologies and recommender systems help online consumers avoid information overload by making suggestions regarding which information is most relevant to them. Most online shopping sites and many other applications now use recommender systems. Two new recommendation techniques leverage multicriteria ratings and improve recommendation accuracy as compared with single-rating recommendation approaches. Taking full advantage of multicriteria ratings in personalization applications requires new recommendation techniques. In this article, we propose several new techniques for extending recommendation technologies to incorporate and leverage multicriteria rating information.", "author" : [ { "dropping-particle" : "", "family" : "Adomavicius", "given" : "Gediminas", "non-dropping-particle" : "", "parse-names" : false, "suffix" : "" }, { "dropping-particle" : "", "family" : "Kwon", "given" : "YoungOk", "non-dropping-particle" : "", "parse-names" : false, "suffix" : "" } ], "container-title" : "IEEE Intelligent Systems", "id" : "ITEM-1", "issue" : "3", "issued" : { "date-parts" : [ [ "2007" ] ] }, "page" : "48-55", "title" : "New recommendation techniques for multicriteria rating systems", "type" : "article-journal", "volume" : "22" }, "uris" : [ "http://www.mendeley.com/documents/?uuid=76a5cf4e-7384-4a9f-9737-ebec9d98fdf4" ] } ], "mendeley" : { "formattedCitation" : "(Adomavicius &amp; Kwon, 2007)", "plainTextFormattedCitation" : "(Adomavicius &amp; Kwon, 2007)", "previouslyFormattedCitation" : "(Adomavicius &amp; Kwon, 2007)" }, "properties" : { "noteIndex" : 0 }, "schema" : "https://github.com/citation-style-language/schema/raw/master/csl-citation.json" }</w:instrText>
      </w:r>
      <w:r w:rsidR="00C42F4C">
        <w:rPr>
          <w:rFonts w:ascii="Times New Roman" w:hAnsi="Times New Roman" w:cs="Times New Roman"/>
          <w:sz w:val="24"/>
          <w:lang w:val="es-CL"/>
        </w:rPr>
        <w:fldChar w:fldCharType="separate"/>
      </w:r>
      <w:r w:rsidR="00C42F4C" w:rsidRPr="00C42F4C">
        <w:rPr>
          <w:rFonts w:ascii="Times New Roman" w:hAnsi="Times New Roman" w:cs="Times New Roman"/>
          <w:noProof/>
          <w:sz w:val="24"/>
          <w:lang w:val="es-CL"/>
        </w:rPr>
        <w:t>(Adomavicius &amp; Kwon, 2007)</w:t>
      </w:r>
      <w:r w:rsidR="00C42F4C">
        <w:rPr>
          <w:rFonts w:ascii="Times New Roman" w:hAnsi="Times New Roman" w:cs="Times New Roman"/>
          <w:sz w:val="24"/>
          <w:lang w:val="es-CL"/>
        </w:rPr>
        <w:fldChar w:fldCharType="end"/>
      </w:r>
      <w:r w:rsidR="00C42F4C">
        <w:rPr>
          <w:rFonts w:ascii="Times New Roman" w:hAnsi="Times New Roman" w:cs="Times New Roman"/>
          <w:sz w:val="24"/>
          <w:lang w:val="es-CL"/>
        </w:rPr>
        <w:t>, explicado en el punto 2.5.1.</w:t>
      </w:r>
      <w:r w:rsidR="009B3E22">
        <w:rPr>
          <w:rFonts w:ascii="Times New Roman" w:hAnsi="Times New Roman" w:cs="Times New Roman"/>
          <w:sz w:val="24"/>
          <w:lang w:val="es-CL"/>
        </w:rPr>
        <w:t xml:space="preserve"> </w:t>
      </w:r>
    </w:p>
    <w:p w14:paraId="7B0C6404" w14:textId="44EF0490" w:rsidR="0045300D" w:rsidRDefault="009B3E22" w:rsidP="009B3E22">
      <w:pPr>
        <w:spacing w:line="360" w:lineRule="auto"/>
        <w:rPr>
          <w:rFonts w:ascii="Times New Roman" w:hAnsi="Times New Roman" w:cs="Times New Roman"/>
          <w:sz w:val="24"/>
          <w:lang w:val="es-CL"/>
        </w:rPr>
      </w:pPr>
      <w:r>
        <w:rPr>
          <w:rFonts w:ascii="Times New Roman" w:hAnsi="Times New Roman" w:cs="Times New Roman"/>
          <w:sz w:val="24"/>
          <w:lang w:val="es-CL"/>
        </w:rPr>
        <w:t xml:space="preserve">Similitud Promedio calcula la similitud de cada uno de los aspectos por separado, para luego sumarlos y dividirlos por la cantidad de aspectos total. Para realizar esto, se desarrolló la clase </w:t>
      </w:r>
      <w:proofErr w:type="spellStart"/>
      <w:r w:rsidRPr="009B3E22">
        <w:rPr>
          <w:rFonts w:ascii="Times New Roman" w:hAnsi="Times New Roman" w:cs="Times New Roman"/>
          <w:i/>
          <w:sz w:val="24"/>
          <w:lang w:val="es-CL"/>
        </w:rPr>
        <w:t>AVGMultiCriteriaSimilarity</w:t>
      </w:r>
      <w:proofErr w:type="spellEnd"/>
      <w:r w:rsidR="00495DBE">
        <w:rPr>
          <w:rFonts w:ascii="Times New Roman" w:hAnsi="Times New Roman" w:cs="Times New Roman"/>
          <w:i/>
          <w:sz w:val="24"/>
          <w:lang w:val="es-CL"/>
        </w:rPr>
        <w:t xml:space="preserve"> </w:t>
      </w:r>
      <w:r w:rsidR="00495DBE">
        <w:rPr>
          <w:rFonts w:ascii="Times New Roman" w:hAnsi="Times New Roman" w:cs="Times New Roman"/>
          <w:sz w:val="24"/>
          <w:lang w:val="es-CL"/>
        </w:rPr>
        <w:t xml:space="preserve">que implementa la interfaz de </w:t>
      </w:r>
      <w:proofErr w:type="spellStart"/>
      <w:r w:rsidR="00495DBE">
        <w:rPr>
          <w:rFonts w:ascii="Times New Roman" w:hAnsi="Times New Roman" w:cs="Times New Roman"/>
          <w:i/>
          <w:sz w:val="24"/>
          <w:lang w:val="es-CL"/>
        </w:rPr>
        <w:t>UserSimilarity</w:t>
      </w:r>
      <w:proofErr w:type="spellEnd"/>
      <w:r w:rsidR="00B34C7E">
        <w:rPr>
          <w:rFonts w:ascii="Times New Roman" w:hAnsi="Times New Roman" w:cs="Times New Roman"/>
          <w:sz w:val="24"/>
          <w:lang w:val="es-CL"/>
        </w:rPr>
        <w:t>. Esta clase encapsula</w:t>
      </w:r>
      <w:r w:rsidR="0045300D">
        <w:rPr>
          <w:rFonts w:ascii="Times New Roman" w:hAnsi="Times New Roman" w:cs="Times New Roman"/>
          <w:sz w:val="24"/>
          <w:lang w:val="es-CL"/>
        </w:rPr>
        <w:t xml:space="preserve"> 5 objetos (para los 4 aspectos más el rating general) que implementen esta interfaz. </w:t>
      </w:r>
    </w:p>
    <w:p w14:paraId="66B018DA" w14:textId="208EE633" w:rsidR="005201ED" w:rsidRDefault="0045300D" w:rsidP="000E003C">
      <w:pPr>
        <w:spacing w:line="360" w:lineRule="auto"/>
        <w:rPr>
          <w:rFonts w:ascii="Times New Roman" w:hAnsi="Times New Roman" w:cs="Times New Roman"/>
          <w:sz w:val="24"/>
          <w:lang w:val="es-CL"/>
        </w:rPr>
      </w:pPr>
      <w:r>
        <w:rPr>
          <w:rFonts w:ascii="Times New Roman" w:hAnsi="Times New Roman" w:cs="Times New Roman"/>
          <w:sz w:val="24"/>
          <w:lang w:val="es-CL"/>
        </w:rPr>
        <w:t xml:space="preserve">Para </w:t>
      </w:r>
      <w:r w:rsidR="0015710B">
        <w:rPr>
          <w:rFonts w:ascii="Times New Roman" w:hAnsi="Times New Roman" w:cs="Times New Roman"/>
          <w:sz w:val="24"/>
          <w:lang w:val="es-CL"/>
        </w:rPr>
        <w:t>calcular la similitud entre dos usuarios</w:t>
      </w:r>
      <w:r>
        <w:rPr>
          <w:rFonts w:ascii="Times New Roman" w:hAnsi="Times New Roman" w:cs="Times New Roman"/>
          <w:sz w:val="24"/>
          <w:lang w:val="es-CL"/>
        </w:rPr>
        <w:t xml:space="preserve">, se implementó el método </w:t>
      </w:r>
      <w:proofErr w:type="spellStart"/>
      <w:r w:rsidR="0015710B">
        <w:rPr>
          <w:rFonts w:ascii="Times New Roman" w:hAnsi="Times New Roman" w:cs="Times New Roman"/>
          <w:i/>
          <w:sz w:val="24"/>
          <w:lang w:val="es-CL"/>
        </w:rPr>
        <w:t>userSimilarity</w:t>
      </w:r>
      <w:proofErr w:type="spellEnd"/>
      <w:r w:rsidR="0015710B">
        <w:rPr>
          <w:rFonts w:ascii="Times New Roman" w:hAnsi="Times New Roman" w:cs="Times New Roman"/>
          <w:sz w:val="24"/>
          <w:lang w:val="es-CL"/>
        </w:rPr>
        <w:t xml:space="preserve"> presentado en la </w:t>
      </w:r>
      <w:r w:rsidR="0015710B" w:rsidRPr="0015710B">
        <w:rPr>
          <w:rFonts w:ascii="Times New Roman" w:hAnsi="Times New Roman" w:cs="Times New Roman"/>
          <w:sz w:val="24"/>
          <w:lang w:val="es-CL"/>
        </w:rPr>
        <w:fldChar w:fldCharType="begin"/>
      </w:r>
      <w:r w:rsidR="0015710B" w:rsidRPr="0015710B">
        <w:rPr>
          <w:rFonts w:ascii="Times New Roman" w:hAnsi="Times New Roman" w:cs="Times New Roman"/>
          <w:sz w:val="24"/>
          <w:lang w:val="es-CL"/>
        </w:rPr>
        <w:instrText xml:space="preserve"> REF _Ref510561799 \h  \* MERGEFORMAT </w:instrText>
      </w:r>
      <w:r w:rsidR="0015710B" w:rsidRPr="0015710B">
        <w:rPr>
          <w:rFonts w:ascii="Times New Roman" w:hAnsi="Times New Roman" w:cs="Times New Roman"/>
          <w:sz w:val="24"/>
          <w:lang w:val="es-CL"/>
        </w:rPr>
      </w:r>
      <w:r w:rsidR="0015710B" w:rsidRPr="0015710B">
        <w:rPr>
          <w:rFonts w:ascii="Times New Roman" w:hAnsi="Times New Roman" w:cs="Times New Roman"/>
          <w:sz w:val="24"/>
          <w:lang w:val="es-CL"/>
        </w:rPr>
        <w:fldChar w:fldCharType="separate"/>
      </w:r>
      <w:r w:rsidR="0015710B" w:rsidRPr="0015710B">
        <w:rPr>
          <w:rFonts w:ascii="Times New Roman" w:hAnsi="Times New Roman" w:cs="Times New Roman"/>
          <w:sz w:val="24"/>
        </w:rPr>
        <w:t xml:space="preserve">Figura </w:t>
      </w:r>
      <w:r w:rsidR="0015710B" w:rsidRPr="0015710B">
        <w:rPr>
          <w:rFonts w:ascii="Times New Roman" w:hAnsi="Times New Roman" w:cs="Times New Roman"/>
          <w:noProof/>
          <w:sz w:val="24"/>
        </w:rPr>
        <w:t>19</w:t>
      </w:r>
      <w:r w:rsidR="0015710B" w:rsidRPr="0015710B">
        <w:rPr>
          <w:rFonts w:ascii="Times New Roman" w:hAnsi="Times New Roman" w:cs="Times New Roman"/>
          <w:sz w:val="24"/>
          <w:lang w:val="es-CL"/>
        </w:rPr>
        <w:fldChar w:fldCharType="end"/>
      </w:r>
      <w:r w:rsidR="0015710B">
        <w:rPr>
          <w:rFonts w:ascii="Times New Roman" w:hAnsi="Times New Roman" w:cs="Times New Roman"/>
          <w:sz w:val="24"/>
          <w:lang w:val="es-CL"/>
        </w:rPr>
        <w:t xml:space="preserve">. Este método en primer lugar calcula la similitud entre los usuarios para cada aspecto por separado. Luego, para cada aspecto se determina si se logró calcular la similitud. </w:t>
      </w:r>
      <w:r w:rsidR="003E77C2">
        <w:rPr>
          <w:rFonts w:ascii="Times New Roman" w:hAnsi="Times New Roman" w:cs="Times New Roman"/>
          <w:sz w:val="24"/>
          <w:lang w:val="es-CL"/>
        </w:rPr>
        <w:t xml:space="preserve">En caso de que se logra calcular la similitud, es sumada a la similitud total de los usuarios y se suma 1 </w:t>
      </w:r>
      <w:r w:rsidR="00F5358C">
        <w:rPr>
          <w:rFonts w:ascii="Times New Roman" w:hAnsi="Times New Roman" w:cs="Times New Roman"/>
          <w:sz w:val="24"/>
          <w:lang w:val="es-CL"/>
        </w:rPr>
        <w:t>a la variable</w:t>
      </w:r>
      <w:r w:rsidR="003E77C2">
        <w:rPr>
          <w:rFonts w:ascii="Times New Roman" w:hAnsi="Times New Roman" w:cs="Times New Roman"/>
          <w:sz w:val="24"/>
          <w:lang w:val="es-CL"/>
        </w:rPr>
        <w:t xml:space="preserve"> n (cantidad de aspectos). </w:t>
      </w:r>
      <w:r w:rsidR="0015710B">
        <w:rPr>
          <w:rFonts w:ascii="Times New Roman" w:hAnsi="Times New Roman" w:cs="Times New Roman"/>
          <w:sz w:val="24"/>
          <w:lang w:val="es-CL"/>
        </w:rPr>
        <w:t>Esto es debido a que las preferencias de los aspectos de los usuarios fueron extraídas de sus reseñas, por lo tanto, para muchos usuarios no se tiene rating para todos los aspectos del ítem.</w:t>
      </w:r>
      <w:r w:rsidR="003E77C2">
        <w:rPr>
          <w:rFonts w:ascii="Times New Roman" w:hAnsi="Times New Roman" w:cs="Times New Roman"/>
          <w:sz w:val="24"/>
          <w:lang w:val="es-CL"/>
        </w:rPr>
        <w:t xml:space="preserve"> </w:t>
      </w:r>
    </w:p>
    <w:p w14:paraId="3AFA2B31" w14:textId="77777777" w:rsidR="00B34C7E" w:rsidRDefault="00B34C7E" w:rsidP="00B34C7E">
      <w:pPr>
        <w:keepNext/>
        <w:jc w:val="center"/>
      </w:pPr>
      <w:r>
        <w:rPr>
          <w:rFonts w:ascii="Times New Roman" w:hAnsi="Times New Roman" w:cs="Times New Roman"/>
          <w:noProof/>
          <w:sz w:val="24"/>
          <w:lang w:val="es-CL" w:eastAsia="es-CL"/>
        </w:rPr>
        <w:drawing>
          <wp:inline distT="0" distB="0" distL="0" distR="0" wp14:anchorId="1FFDC318" wp14:editId="447AAD72">
            <wp:extent cx="5612130" cy="2679065"/>
            <wp:effectExtent l="19050" t="19050" r="26670" b="260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imilarity.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2679065"/>
                    </a:xfrm>
                    <a:prstGeom prst="rect">
                      <a:avLst/>
                    </a:prstGeom>
                    <a:ln w="3175">
                      <a:solidFill>
                        <a:schemeClr val="tx1"/>
                      </a:solidFill>
                    </a:ln>
                  </pic:spPr>
                </pic:pic>
              </a:graphicData>
            </a:graphic>
          </wp:inline>
        </w:drawing>
      </w:r>
    </w:p>
    <w:p w14:paraId="0CB64C53" w14:textId="34BA3786" w:rsidR="005201ED" w:rsidRPr="00B34C7E" w:rsidRDefault="00B34C7E" w:rsidP="00B34C7E">
      <w:pPr>
        <w:pStyle w:val="Epgrafe"/>
        <w:jc w:val="center"/>
        <w:rPr>
          <w:rFonts w:ascii="Times New Roman" w:hAnsi="Times New Roman" w:cs="Times New Roman"/>
          <w:b w:val="0"/>
          <w:color w:val="auto"/>
          <w:sz w:val="36"/>
          <w:lang w:val="es-CL"/>
        </w:rPr>
      </w:pPr>
      <w:bookmarkStart w:id="112" w:name="_Ref510561799"/>
      <w:r w:rsidRPr="00B34C7E">
        <w:rPr>
          <w:rFonts w:ascii="Times New Roman" w:hAnsi="Times New Roman" w:cs="Times New Roman"/>
          <w:b w:val="0"/>
          <w:color w:val="auto"/>
          <w:sz w:val="24"/>
        </w:rPr>
        <w:t xml:space="preserve">Figura </w:t>
      </w:r>
      <w:r w:rsidRPr="00B34C7E">
        <w:rPr>
          <w:rFonts w:ascii="Times New Roman" w:hAnsi="Times New Roman" w:cs="Times New Roman"/>
          <w:b w:val="0"/>
          <w:color w:val="auto"/>
          <w:sz w:val="24"/>
        </w:rPr>
        <w:fldChar w:fldCharType="begin"/>
      </w:r>
      <w:r w:rsidRPr="00B34C7E">
        <w:rPr>
          <w:rFonts w:ascii="Times New Roman" w:hAnsi="Times New Roman" w:cs="Times New Roman"/>
          <w:b w:val="0"/>
          <w:color w:val="auto"/>
          <w:sz w:val="24"/>
        </w:rPr>
        <w:instrText xml:space="preserve"> SEQ Figura \* ARABIC </w:instrText>
      </w:r>
      <w:r w:rsidRPr="00B34C7E">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28</w:t>
      </w:r>
      <w:r w:rsidRPr="00B34C7E">
        <w:rPr>
          <w:rFonts w:ascii="Times New Roman" w:hAnsi="Times New Roman" w:cs="Times New Roman"/>
          <w:b w:val="0"/>
          <w:color w:val="auto"/>
          <w:sz w:val="24"/>
        </w:rPr>
        <w:fldChar w:fldCharType="end"/>
      </w:r>
      <w:bookmarkEnd w:id="112"/>
      <w:r w:rsidRPr="00B34C7E">
        <w:rPr>
          <w:rFonts w:ascii="Times New Roman" w:hAnsi="Times New Roman" w:cs="Times New Roman"/>
          <w:b w:val="0"/>
          <w:color w:val="auto"/>
          <w:sz w:val="24"/>
        </w:rPr>
        <w:t>: Implementación de Similitud Promedio.</w:t>
      </w:r>
    </w:p>
    <w:p w14:paraId="489AB98F" w14:textId="77777777" w:rsidR="005201ED" w:rsidRDefault="005201ED" w:rsidP="00AD0553">
      <w:pPr>
        <w:rPr>
          <w:rFonts w:ascii="Times New Roman" w:hAnsi="Times New Roman" w:cs="Times New Roman"/>
          <w:sz w:val="24"/>
          <w:lang w:val="es-CL"/>
        </w:rPr>
      </w:pPr>
    </w:p>
    <w:p w14:paraId="6879CD31" w14:textId="2521FCDC" w:rsidR="00DA3A79" w:rsidRDefault="00722D98" w:rsidP="00DA3A79">
      <w:pPr>
        <w:spacing w:line="360" w:lineRule="auto"/>
        <w:rPr>
          <w:rFonts w:ascii="Times New Roman" w:hAnsi="Times New Roman" w:cs="Times New Roman"/>
          <w:sz w:val="24"/>
          <w:lang w:val="es-CL"/>
        </w:rPr>
      </w:pPr>
      <w:r>
        <w:rPr>
          <w:rFonts w:ascii="Times New Roman" w:hAnsi="Times New Roman" w:cs="Times New Roman"/>
          <w:sz w:val="24"/>
          <w:lang w:val="es-CL"/>
        </w:rPr>
        <w:lastRenderedPageBreak/>
        <w:t>E</w:t>
      </w:r>
      <w:r w:rsidR="003E77C2">
        <w:rPr>
          <w:rFonts w:ascii="Times New Roman" w:hAnsi="Times New Roman" w:cs="Times New Roman"/>
          <w:sz w:val="24"/>
          <w:lang w:val="es-CL"/>
        </w:rPr>
        <w:t xml:space="preserve">l método retorna la similitud total si el valor de n es mayor o igual a 3. Esto quiere decir que 3 es el número mínimo de aspectos a considerar en el cálculo de similitud entre usuarios. En caso de que </w:t>
      </w:r>
      <w:r w:rsidR="003E77C2" w:rsidRPr="003E77C2">
        <w:rPr>
          <w:rFonts w:ascii="Times New Roman" w:hAnsi="Times New Roman" w:cs="Times New Roman"/>
          <w:sz w:val="24"/>
          <w:lang w:val="es-CL"/>
        </w:rPr>
        <w:t>n</w:t>
      </w:r>
      <w:r w:rsidR="003E77C2">
        <w:rPr>
          <w:rFonts w:ascii="Times New Roman" w:hAnsi="Times New Roman" w:cs="Times New Roman"/>
          <w:sz w:val="24"/>
          <w:lang w:val="es-CL"/>
        </w:rPr>
        <w:t xml:space="preserve"> sea menor que 3, se retorna la similitud de un criterio.</w:t>
      </w:r>
    </w:p>
    <w:p w14:paraId="50A65E24" w14:textId="7771BC26" w:rsidR="005201ED" w:rsidRDefault="00DA3A79" w:rsidP="00DA3A79">
      <w:pPr>
        <w:spacing w:line="360" w:lineRule="auto"/>
        <w:rPr>
          <w:rFonts w:ascii="Times New Roman" w:hAnsi="Times New Roman" w:cs="Times New Roman"/>
          <w:sz w:val="24"/>
          <w:lang w:val="es-CL"/>
        </w:rPr>
      </w:pPr>
      <w:r>
        <w:rPr>
          <w:rFonts w:ascii="Times New Roman" w:hAnsi="Times New Roman" w:cs="Times New Roman"/>
          <w:sz w:val="24"/>
          <w:lang w:val="es-CL"/>
        </w:rPr>
        <w:t xml:space="preserve">Una vez implementada la técnica de Similitud Promedio, se procede a crear el recomendador multi-criterio. En primer lugar se cargan los datos de los aspectos, como se muestra en la </w:t>
      </w:r>
      <w:r w:rsidRPr="00DA3A79">
        <w:rPr>
          <w:rFonts w:ascii="Times New Roman" w:hAnsi="Times New Roman" w:cs="Times New Roman"/>
          <w:sz w:val="24"/>
          <w:lang w:val="es-CL"/>
        </w:rPr>
        <w:fldChar w:fldCharType="begin"/>
      </w:r>
      <w:r w:rsidRPr="00DA3A79">
        <w:rPr>
          <w:rFonts w:ascii="Times New Roman" w:hAnsi="Times New Roman" w:cs="Times New Roman"/>
          <w:sz w:val="24"/>
          <w:lang w:val="es-CL"/>
        </w:rPr>
        <w:instrText xml:space="preserve"> REF _Ref510562670 \h  \* MERGEFORMAT </w:instrText>
      </w:r>
      <w:r w:rsidRPr="00DA3A79">
        <w:rPr>
          <w:rFonts w:ascii="Times New Roman" w:hAnsi="Times New Roman" w:cs="Times New Roman"/>
          <w:sz w:val="24"/>
          <w:lang w:val="es-CL"/>
        </w:rPr>
      </w:r>
      <w:r w:rsidRPr="00DA3A79">
        <w:rPr>
          <w:rFonts w:ascii="Times New Roman" w:hAnsi="Times New Roman" w:cs="Times New Roman"/>
          <w:sz w:val="24"/>
          <w:lang w:val="es-CL"/>
        </w:rPr>
        <w:fldChar w:fldCharType="separate"/>
      </w:r>
      <w:r w:rsidRPr="00DA3A79">
        <w:rPr>
          <w:rFonts w:ascii="Times New Roman" w:hAnsi="Times New Roman" w:cs="Times New Roman"/>
          <w:sz w:val="24"/>
        </w:rPr>
        <w:t xml:space="preserve">Figura </w:t>
      </w:r>
      <w:r w:rsidRPr="00DA3A79">
        <w:rPr>
          <w:rFonts w:ascii="Times New Roman" w:hAnsi="Times New Roman" w:cs="Times New Roman"/>
          <w:noProof/>
          <w:sz w:val="24"/>
        </w:rPr>
        <w:t>20</w:t>
      </w:r>
      <w:r w:rsidRPr="00DA3A79">
        <w:rPr>
          <w:rFonts w:ascii="Times New Roman" w:hAnsi="Times New Roman" w:cs="Times New Roman"/>
          <w:sz w:val="24"/>
          <w:lang w:val="es-CL"/>
        </w:rPr>
        <w:fldChar w:fldCharType="end"/>
      </w:r>
      <w:r>
        <w:rPr>
          <w:rFonts w:ascii="Times New Roman" w:hAnsi="Times New Roman" w:cs="Times New Roman"/>
          <w:sz w:val="24"/>
          <w:lang w:val="es-CL"/>
        </w:rPr>
        <w:t>.</w:t>
      </w:r>
    </w:p>
    <w:p w14:paraId="7FEAB4D0" w14:textId="77777777" w:rsidR="005201ED" w:rsidRDefault="005201ED" w:rsidP="00AD0553">
      <w:pPr>
        <w:rPr>
          <w:rFonts w:ascii="Times New Roman" w:hAnsi="Times New Roman" w:cs="Times New Roman"/>
          <w:sz w:val="24"/>
          <w:lang w:val="es-CL"/>
        </w:rPr>
      </w:pPr>
    </w:p>
    <w:p w14:paraId="1F82CEB4" w14:textId="77777777" w:rsidR="00DA3A79" w:rsidRDefault="00DA3A79" w:rsidP="00DA3A79">
      <w:pPr>
        <w:keepNext/>
      </w:pPr>
      <w:r>
        <w:rPr>
          <w:rFonts w:ascii="Times New Roman" w:hAnsi="Times New Roman" w:cs="Times New Roman"/>
          <w:noProof/>
          <w:sz w:val="24"/>
          <w:lang w:val="es-CL" w:eastAsia="es-CL"/>
        </w:rPr>
        <w:drawing>
          <wp:inline distT="0" distB="0" distL="0" distR="0" wp14:anchorId="7829593A" wp14:editId="7385591E">
            <wp:extent cx="5612130" cy="837565"/>
            <wp:effectExtent l="19050" t="19050" r="26670" b="1968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JPG"/>
                    <pic:cNvPicPr/>
                  </pic:nvPicPr>
                  <pic:blipFill>
                    <a:blip r:embed="rId37">
                      <a:extLst>
                        <a:ext uri="{28A0092B-C50C-407E-A947-70E740481C1C}">
                          <a14:useLocalDpi xmlns:a14="http://schemas.microsoft.com/office/drawing/2010/main" val="0"/>
                        </a:ext>
                      </a:extLst>
                    </a:blip>
                    <a:stretch>
                      <a:fillRect/>
                    </a:stretch>
                  </pic:blipFill>
                  <pic:spPr>
                    <a:xfrm>
                      <a:off x="0" y="0"/>
                      <a:ext cx="5612130" cy="837565"/>
                    </a:xfrm>
                    <a:prstGeom prst="rect">
                      <a:avLst/>
                    </a:prstGeom>
                    <a:ln w="3175">
                      <a:solidFill>
                        <a:schemeClr val="tx1"/>
                      </a:solidFill>
                    </a:ln>
                  </pic:spPr>
                </pic:pic>
              </a:graphicData>
            </a:graphic>
          </wp:inline>
        </w:drawing>
      </w:r>
    </w:p>
    <w:p w14:paraId="2E14A32F" w14:textId="1D4134DE" w:rsidR="0045300D" w:rsidRDefault="00DA3A79" w:rsidP="00DA3A79">
      <w:pPr>
        <w:pStyle w:val="Epgrafe"/>
        <w:jc w:val="center"/>
        <w:rPr>
          <w:rFonts w:ascii="Times New Roman" w:hAnsi="Times New Roman" w:cs="Times New Roman"/>
          <w:b w:val="0"/>
          <w:color w:val="auto"/>
          <w:sz w:val="24"/>
        </w:rPr>
      </w:pPr>
      <w:bookmarkStart w:id="113" w:name="_Ref510562670"/>
      <w:r w:rsidRPr="00DA3A79">
        <w:rPr>
          <w:rFonts w:ascii="Times New Roman" w:hAnsi="Times New Roman" w:cs="Times New Roman"/>
          <w:b w:val="0"/>
          <w:color w:val="auto"/>
          <w:sz w:val="24"/>
        </w:rPr>
        <w:t xml:space="preserve">Figura </w:t>
      </w:r>
      <w:r w:rsidRPr="00DA3A79">
        <w:rPr>
          <w:rFonts w:ascii="Times New Roman" w:hAnsi="Times New Roman" w:cs="Times New Roman"/>
          <w:b w:val="0"/>
          <w:color w:val="auto"/>
          <w:sz w:val="24"/>
        </w:rPr>
        <w:fldChar w:fldCharType="begin"/>
      </w:r>
      <w:r w:rsidRPr="00DA3A79">
        <w:rPr>
          <w:rFonts w:ascii="Times New Roman" w:hAnsi="Times New Roman" w:cs="Times New Roman"/>
          <w:b w:val="0"/>
          <w:color w:val="auto"/>
          <w:sz w:val="24"/>
        </w:rPr>
        <w:instrText xml:space="preserve"> SEQ Figura \* ARABIC </w:instrText>
      </w:r>
      <w:r w:rsidRPr="00DA3A79">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29</w:t>
      </w:r>
      <w:r w:rsidRPr="00DA3A79">
        <w:rPr>
          <w:rFonts w:ascii="Times New Roman" w:hAnsi="Times New Roman" w:cs="Times New Roman"/>
          <w:b w:val="0"/>
          <w:color w:val="auto"/>
          <w:sz w:val="24"/>
        </w:rPr>
        <w:fldChar w:fldCharType="end"/>
      </w:r>
      <w:bookmarkEnd w:id="113"/>
      <w:r w:rsidRPr="00DA3A79">
        <w:rPr>
          <w:rFonts w:ascii="Times New Roman" w:hAnsi="Times New Roman" w:cs="Times New Roman"/>
          <w:b w:val="0"/>
          <w:color w:val="auto"/>
          <w:sz w:val="24"/>
        </w:rPr>
        <w:t>: Cargando datos de aspectos.</w:t>
      </w:r>
    </w:p>
    <w:p w14:paraId="711F28BB" w14:textId="77777777" w:rsidR="00B42178" w:rsidRPr="00B42178" w:rsidRDefault="00B42178" w:rsidP="00B42178"/>
    <w:p w14:paraId="68C4FACB" w14:textId="05B705E9" w:rsidR="0045300D" w:rsidRDefault="00B42178" w:rsidP="00B42178">
      <w:pPr>
        <w:spacing w:line="360" w:lineRule="auto"/>
        <w:rPr>
          <w:rFonts w:ascii="Times New Roman" w:hAnsi="Times New Roman" w:cs="Times New Roman"/>
          <w:sz w:val="24"/>
          <w:lang w:val="es-CL"/>
        </w:rPr>
      </w:pPr>
      <w:r>
        <w:rPr>
          <w:rFonts w:ascii="Times New Roman" w:hAnsi="Times New Roman" w:cs="Times New Roman"/>
          <w:sz w:val="24"/>
          <w:lang w:val="es-CL"/>
        </w:rPr>
        <w:t>Seguido de esto</w:t>
      </w:r>
      <w:r w:rsidR="00DA3A79">
        <w:rPr>
          <w:rFonts w:ascii="Times New Roman" w:hAnsi="Times New Roman" w:cs="Times New Roman"/>
          <w:sz w:val="24"/>
          <w:lang w:val="es-CL"/>
        </w:rPr>
        <w:t>, se crea el recomendador</w:t>
      </w:r>
      <w:r w:rsidR="002A79A9">
        <w:rPr>
          <w:rFonts w:ascii="Times New Roman" w:hAnsi="Times New Roman" w:cs="Times New Roman"/>
          <w:sz w:val="24"/>
          <w:lang w:val="es-CL"/>
        </w:rPr>
        <w:t xml:space="preserve"> multi-criterio</w:t>
      </w:r>
      <w:r>
        <w:rPr>
          <w:rFonts w:ascii="Times New Roman" w:hAnsi="Times New Roman" w:cs="Times New Roman"/>
          <w:sz w:val="24"/>
          <w:lang w:val="es-CL"/>
        </w:rPr>
        <w:t xml:space="preserve">, como se muestra en la </w:t>
      </w:r>
      <w:r w:rsidRPr="00B42178">
        <w:rPr>
          <w:rFonts w:ascii="Times New Roman" w:hAnsi="Times New Roman" w:cs="Times New Roman"/>
          <w:sz w:val="24"/>
          <w:lang w:val="es-CL"/>
        </w:rPr>
        <w:fldChar w:fldCharType="begin"/>
      </w:r>
      <w:r w:rsidRPr="00B42178">
        <w:rPr>
          <w:rFonts w:ascii="Times New Roman" w:hAnsi="Times New Roman" w:cs="Times New Roman"/>
          <w:sz w:val="24"/>
          <w:lang w:val="es-CL"/>
        </w:rPr>
        <w:instrText xml:space="preserve"> REF _Ref510563164 \h  \* MERGEFORMAT </w:instrText>
      </w:r>
      <w:r w:rsidRPr="00B42178">
        <w:rPr>
          <w:rFonts w:ascii="Times New Roman" w:hAnsi="Times New Roman" w:cs="Times New Roman"/>
          <w:sz w:val="24"/>
          <w:lang w:val="es-CL"/>
        </w:rPr>
      </w:r>
      <w:r w:rsidRPr="00B42178">
        <w:rPr>
          <w:rFonts w:ascii="Times New Roman" w:hAnsi="Times New Roman" w:cs="Times New Roman"/>
          <w:sz w:val="24"/>
          <w:lang w:val="es-CL"/>
        </w:rPr>
        <w:fldChar w:fldCharType="separate"/>
      </w:r>
      <w:r w:rsidRPr="00B42178">
        <w:rPr>
          <w:rFonts w:ascii="Times New Roman" w:hAnsi="Times New Roman" w:cs="Times New Roman"/>
          <w:sz w:val="24"/>
        </w:rPr>
        <w:t xml:space="preserve">Figura </w:t>
      </w:r>
      <w:r w:rsidRPr="00B42178">
        <w:rPr>
          <w:rFonts w:ascii="Times New Roman" w:hAnsi="Times New Roman" w:cs="Times New Roman"/>
          <w:noProof/>
          <w:sz w:val="24"/>
        </w:rPr>
        <w:t>21</w:t>
      </w:r>
      <w:r w:rsidRPr="00B42178">
        <w:rPr>
          <w:rFonts w:ascii="Times New Roman" w:hAnsi="Times New Roman" w:cs="Times New Roman"/>
          <w:sz w:val="24"/>
          <w:lang w:val="es-CL"/>
        </w:rPr>
        <w:fldChar w:fldCharType="end"/>
      </w:r>
      <w:r w:rsidR="00DA3A79">
        <w:rPr>
          <w:rFonts w:ascii="Times New Roman" w:hAnsi="Times New Roman" w:cs="Times New Roman"/>
          <w:sz w:val="24"/>
          <w:lang w:val="es-CL"/>
        </w:rPr>
        <w:t>.</w:t>
      </w:r>
      <w:r w:rsidR="002A79A9">
        <w:rPr>
          <w:rFonts w:ascii="Times New Roman" w:hAnsi="Times New Roman" w:cs="Times New Roman"/>
          <w:sz w:val="24"/>
          <w:lang w:val="es-CL"/>
        </w:rPr>
        <w:t xml:space="preserve"> La medida de similitud seleccionada</w:t>
      </w:r>
      <w:r>
        <w:rPr>
          <w:rFonts w:ascii="Times New Roman" w:hAnsi="Times New Roman" w:cs="Times New Roman"/>
          <w:sz w:val="24"/>
          <w:lang w:val="es-CL"/>
        </w:rPr>
        <w:t xml:space="preserve"> es el Coeficiente de Correlación de Pearson y el tamaño del vecindario es de 10. A diferencia del recomendador creado en el punto 7.1, en este caso se utiliza la clase </w:t>
      </w:r>
      <w:proofErr w:type="spellStart"/>
      <w:r>
        <w:rPr>
          <w:rFonts w:ascii="Times New Roman" w:hAnsi="Times New Roman" w:cs="Times New Roman"/>
          <w:i/>
          <w:sz w:val="24"/>
          <w:lang w:val="es-CL"/>
        </w:rPr>
        <w:t>AVGMultiCriteriaSimilarity</w:t>
      </w:r>
      <w:proofErr w:type="spellEnd"/>
      <w:r>
        <w:rPr>
          <w:rFonts w:ascii="Times New Roman" w:hAnsi="Times New Roman" w:cs="Times New Roman"/>
          <w:i/>
          <w:sz w:val="24"/>
          <w:lang w:val="es-CL"/>
        </w:rPr>
        <w:t xml:space="preserve"> </w:t>
      </w:r>
      <w:r>
        <w:rPr>
          <w:rFonts w:ascii="Times New Roman" w:hAnsi="Times New Roman" w:cs="Times New Roman"/>
          <w:sz w:val="24"/>
          <w:lang w:val="es-CL"/>
        </w:rPr>
        <w:t>que contiene las similitudes de los diferentes aspectos. Cabe destacar que los parámetros utilizados son los mismos que en el recomendador tradicional.</w:t>
      </w:r>
    </w:p>
    <w:p w14:paraId="536A8106" w14:textId="77777777" w:rsidR="00B42178" w:rsidRDefault="00B42178" w:rsidP="00B42178">
      <w:pPr>
        <w:spacing w:line="360" w:lineRule="auto"/>
        <w:rPr>
          <w:rFonts w:ascii="Times New Roman" w:hAnsi="Times New Roman" w:cs="Times New Roman"/>
          <w:sz w:val="24"/>
          <w:lang w:val="es-CL"/>
        </w:rPr>
      </w:pPr>
    </w:p>
    <w:p w14:paraId="00B6F30B" w14:textId="77777777" w:rsidR="00DA3A79" w:rsidRDefault="00DA3A79" w:rsidP="00DA3A79">
      <w:pPr>
        <w:keepNext/>
        <w:jc w:val="center"/>
      </w:pPr>
      <w:r>
        <w:rPr>
          <w:rFonts w:ascii="Times New Roman" w:hAnsi="Times New Roman" w:cs="Times New Roman"/>
          <w:noProof/>
          <w:sz w:val="24"/>
          <w:lang w:val="es-CL" w:eastAsia="es-CL"/>
        </w:rPr>
        <w:lastRenderedPageBreak/>
        <w:drawing>
          <wp:inline distT="0" distB="0" distL="0" distR="0" wp14:anchorId="52EE1EBE" wp14:editId="6F3506C7">
            <wp:extent cx="5610224" cy="2238375"/>
            <wp:effectExtent l="19050" t="19050" r="10160" b="952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endadorMulti.JPG"/>
                    <pic:cNvPicPr/>
                  </pic:nvPicPr>
                  <pic:blipFill>
                    <a:blip r:embed="rId38">
                      <a:extLst>
                        <a:ext uri="{28A0092B-C50C-407E-A947-70E740481C1C}">
                          <a14:useLocalDpi xmlns:a14="http://schemas.microsoft.com/office/drawing/2010/main" val="0"/>
                        </a:ext>
                      </a:extLst>
                    </a:blip>
                    <a:stretch>
                      <a:fillRect/>
                    </a:stretch>
                  </pic:blipFill>
                  <pic:spPr>
                    <a:xfrm>
                      <a:off x="0" y="0"/>
                      <a:ext cx="5612130" cy="2239135"/>
                    </a:xfrm>
                    <a:prstGeom prst="rect">
                      <a:avLst/>
                    </a:prstGeom>
                    <a:ln w="3175">
                      <a:solidFill>
                        <a:schemeClr val="tx1"/>
                      </a:solidFill>
                    </a:ln>
                  </pic:spPr>
                </pic:pic>
              </a:graphicData>
            </a:graphic>
          </wp:inline>
        </w:drawing>
      </w:r>
    </w:p>
    <w:p w14:paraId="67D62AD7" w14:textId="4408BA4F" w:rsidR="0045300D" w:rsidRDefault="00DA3A79" w:rsidP="00DA3A79">
      <w:pPr>
        <w:pStyle w:val="Epgrafe"/>
        <w:jc w:val="center"/>
        <w:rPr>
          <w:rFonts w:ascii="Times New Roman" w:hAnsi="Times New Roman" w:cs="Times New Roman"/>
          <w:b w:val="0"/>
          <w:color w:val="auto"/>
          <w:sz w:val="24"/>
        </w:rPr>
      </w:pPr>
      <w:bookmarkStart w:id="114" w:name="_Ref510563164"/>
      <w:r w:rsidRPr="00DA3A79">
        <w:rPr>
          <w:rFonts w:ascii="Times New Roman" w:hAnsi="Times New Roman" w:cs="Times New Roman"/>
          <w:b w:val="0"/>
          <w:color w:val="auto"/>
          <w:sz w:val="24"/>
        </w:rPr>
        <w:t xml:space="preserve">Figura </w:t>
      </w:r>
      <w:r w:rsidRPr="00DA3A79">
        <w:rPr>
          <w:rFonts w:ascii="Times New Roman" w:hAnsi="Times New Roman" w:cs="Times New Roman"/>
          <w:b w:val="0"/>
          <w:color w:val="auto"/>
          <w:sz w:val="24"/>
        </w:rPr>
        <w:fldChar w:fldCharType="begin"/>
      </w:r>
      <w:r w:rsidRPr="00DA3A79">
        <w:rPr>
          <w:rFonts w:ascii="Times New Roman" w:hAnsi="Times New Roman" w:cs="Times New Roman"/>
          <w:b w:val="0"/>
          <w:color w:val="auto"/>
          <w:sz w:val="24"/>
        </w:rPr>
        <w:instrText xml:space="preserve"> SEQ Figura \* ARABIC </w:instrText>
      </w:r>
      <w:r w:rsidRPr="00DA3A79">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30</w:t>
      </w:r>
      <w:r w:rsidRPr="00DA3A79">
        <w:rPr>
          <w:rFonts w:ascii="Times New Roman" w:hAnsi="Times New Roman" w:cs="Times New Roman"/>
          <w:b w:val="0"/>
          <w:color w:val="auto"/>
          <w:sz w:val="24"/>
        </w:rPr>
        <w:fldChar w:fldCharType="end"/>
      </w:r>
      <w:bookmarkEnd w:id="114"/>
      <w:r w:rsidRPr="00DA3A79">
        <w:rPr>
          <w:rFonts w:ascii="Times New Roman" w:hAnsi="Times New Roman" w:cs="Times New Roman"/>
          <w:b w:val="0"/>
          <w:color w:val="auto"/>
          <w:sz w:val="24"/>
        </w:rPr>
        <w:t>: Recomendador multi-criterio.</w:t>
      </w:r>
    </w:p>
    <w:p w14:paraId="37E49D05" w14:textId="77777777" w:rsidR="00B42178" w:rsidRDefault="00B42178" w:rsidP="00B42178"/>
    <w:p w14:paraId="6720700D" w14:textId="77777777" w:rsidR="005C23D9" w:rsidRDefault="005C23D9" w:rsidP="00B42178"/>
    <w:p w14:paraId="7CB06F41" w14:textId="77281866" w:rsidR="00664D80" w:rsidRDefault="00664D80" w:rsidP="00664D80">
      <w:pPr>
        <w:pStyle w:val="Ttulo3"/>
        <w:spacing w:line="360" w:lineRule="auto"/>
      </w:pPr>
      <w:bookmarkStart w:id="115" w:name="_Toc511668901"/>
      <w:r>
        <w:t>Evaluación Recomendador Multi-criterio</w:t>
      </w:r>
      <w:bookmarkEnd w:id="115"/>
    </w:p>
    <w:p w14:paraId="62778B3F" w14:textId="2452B1DF" w:rsidR="005C23D9" w:rsidRPr="00BF54F2" w:rsidRDefault="00664D80" w:rsidP="00664D80">
      <w:pPr>
        <w:spacing w:line="360" w:lineRule="auto"/>
        <w:rPr>
          <w:rFonts w:ascii="Times New Roman" w:hAnsi="Times New Roman" w:cs="Times New Roman"/>
          <w:sz w:val="24"/>
        </w:rPr>
      </w:pPr>
      <w:r>
        <w:rPr>
          <w:rFonts w:ascii="Times New Roman" w:hAnsi="Times New Roman" w:cs="Times New Roman"/>
          <w:sz w:val="24"/>
        </w:rPr>
        <w:t xml:space="preserve">Para la evaluación del recomendador multi-criterio, se utiliza el evaluador creado en el punto 7.1.1, como se muestra en la </w:t>
      </w:r>
      <w:r w:rsidRPr="00664D80">
        <w:rPr>
          <w:rFonts w:ascii="Times New Roman" w:hAnsi="Times New Roman" w:cs="Times New Roman"/>
          <w:sz w:val="24"/>
        </w:rPr>
        <w:fldChar w:fldCharType="begin"/>
      </w:r>
      <w:r w:rsidRPr="00664D80">
        <w:rPr>
          <w:rFonts w:ascii="Times New Roman" w:hAnsi="Times New Roman" w:cs="Times New Roman"/>
          <w:sz w:val="24"/>
        </w:rPr>
        <w:instrText xml:space="preserve"> REF _Ref510563706 \h  \* MERGEFORMAT </w:instrText>
      </w:r>
      <w:r w:rsidRPr="00664D80">
        <w:rPr>
          <w:rFonts w:ascii="Times New Roman" w:hAnsi="Times New Roman" w:cs="Times New Roman"/>
          <w:sz w:val="24"/>
        </w:rPr>
      </w:r>
      <w:r w:rsidRPr="00664D80">
        <w:rPr>
          <w:rFonts w:ascii="Times New Roman" w:hAnsi="Times New Roman" w:cs="Times New Roman"/>
          <w:sz w:val="24"/>
        </w:rPr>
        <w:fldChar w:fldCharType="separate"/>
      </w:r>
      <w:r w:rsidRPr="00664D80">
        <w:rPr>
          <w:rFonts w:ascii="Times New Roman" w:hAnsi="Times New Roman" w:cs="Times New Roman"/>
          <w:sz w:val="24"/>
        </w:rPr>
        <w:t xml:space="preserve">Figura </w:t>
      </w:r>
      <w:r w:rsidRPr="00664D80">
        <w:rPr>
          <w:rFonts w:ascii="Times New Roman" w:hAnsi="Times New Roman" w:cs="Times New Roman"/>
          <w:noProof/>
          <w:sz w:val="24"/>
        </w:rPr>
        <w:t>22</w:t>
      </w:r>
      <w:r w:rsidRPr="00664D80">
        <w:rPr>
          <w:rFonts w:ascii="Times New Roman" w:hAnsi="Times New Roman" w:cs="Times New Roman"/>
          <w:sz w:val="24"/>
        </w:rPr>
        <w:fldChar w:fldCharType="end"/>
      </w:r>
      <w:r>
        <w:rPr>
          <w:rFonts w:ascii="Times New Roman" w:hAnsi="Times New Roman" w:cs="Times New Roman"/>
          <w:sz w:val="24"/>
        </w:rPr>
        <w:t xml:space="preserve">. </w:t>
      </w:r>
    </w:p>
    <w:p w14:paraId="16193C50" w14:textId="77777777" w:rsidR="00AF5EA4" w:rsidRDefault="00AF5EA4" w:rsidP="00B42178"/>
    <w:p w14:paraId="0423D496" w14:textId="7A6E4438" w:rsidR="005C23D9" w:rsidRDefault="00664D80" w:rsidP="00664D80">
      <w:pPr>
        <w:keepNext/>
        <w:jc w:val="center"/>
      </w:pPr>
      <w:r>
        <w:rPr>
          <w:noProof/>
          <w:lang w:val="es-CL" w:eastAsia="es-CL"/>
        </w:rPr>
        <w:drawing>
          <wp:inline distT="0" distB="0" distL="0" distR="0" wp14:anchorId="733C13E6" wp14:editId="7EDF55A5">
            <wp:extent cx="5612130" cy="655955"/>
            <wp:effectExtent l="19050" t="19050" r="26670" b="1079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MAE.JPG"/>
                    <pic:cNvPicPr/>
                  </pic:nvPicPr>
                  <pic:blipFill>
                    <a:blip r:embed="rId39">
                      <a:extLst>
                        <a:ext uri="{28A0092B-C50C-407E-A947-70E740481C1C}">
                          <a14:useLocalDpi xmlns:a14="http://schemas.microsoft.com/office/drawing/2010/main" val="0"/>
                        </a:ext>
                      </a:extLst>
                    </a:blip>
                    <a:stretch>
                      <a:fillRect/>
                    </a:stretch>
                  </pic:blipFill>
                  <pic:spPr>
                    <a:xfrm>
                      <a:off x="0" y="0"/>
                      <a:ext cx="5612130" cy="655955"/>
                    </a:xfrm>
                    <a:prstGeom prst="rect">
                      <a:avLst/>
                    </a:prstGeom>
                    <a:ln w="3175">
                      <a:solidFill>
                        <a:schemeClr val="tx1"/>
                      </a:solidFill>
                    </a:ln>
                  </pic:spPr>
                </pic:pic>
              </a:graphicData>
            </a:graphic>
          </wp:inline>
        </w:drawing>
      </w:r>
    </w:p>
    <w:p w14:paraId="58689A7D" w14:textId="3D999DB8" w:rsidR="00B42178" w:rsidRDefault="005C23D9" w:rsidP="005C23D9">
      <w:pPr>
        <w:pStyle w:val="Epgrafe"/>
        <w:jc w:val="center"/>
        <w:rPr>
          <w:rFonts w:ascii="Times New Roman" w:hAnsi="Times New Roman" w:cs="Times New Roman"/>
          <w:b w:val="0"/>
          <w:color w:val="auto"/>
          <w:sz w:val="24"/>
        </w:rPr>
      </w:pPr>
      <w:bookmarkStart w:id="116" w:name="_Ref510563706"/>
      <w:r w:rsidRPr="005C23D9">
        <w:rPr>
          <w:rFonts w:ascii="Times New Roman" w:hAnsi="Times New Roman" w:cs="Times New Roman"/>
          <w:b w:val="0"/>
          <w:color w:val="auto"/>
          <w:sz w:val="24"/>
        </w:rPr>
        <w:t xml:space="preserve">Figura </w:t>
      </w:r>
      <w:r w:rsidRPr="005C23D9">
        <w:rPr>
          <w:rFonts w:ascii="Times New Roman" w:hAnsi="Times New Roman" w:cs="Times New Roman"/>
          <w:b w:val="0"/>
          <w:color w:val="auto"/>
          <w:sz w:val="24"/>
        </w:rPr>
        <w:fldChar w:fldCharType="begin"/>
      </w:r>
      <w:r w:rsidRPr="005C23D9">
        <w:rPr>
          <w:rFonts w:ascii="Times New Roman" w:hAnsi="Times New Roman" w:cs="Times New Roman"/>
          <w:b w:val="0"/>
          <w:color w:val="auto"/>
          <w:sz w:val="24"/>
        </w:rPr>
        <w:instrText xml:space="preserve"> SEQ Figura \* ARABIC </w:instrText>
      </w:r>
      <w:r w:rsidRPr="005C23D9">
        <w:rPr>
          <w:rFonts w:ascii="Times New Roman" w:hAnsi="Times New Roman" w:cs="Times New Roman"/>
          <w:b w:val="0"/>
          <w:color w:val="auto"/>
          <w:sz w:val="24"/>
        </w:rPr>
        <w:fldChar w:fldCharType="separate"/>
      </w:r>
      <w:r w:rsidR="00206B70">
        <w:rPr>
          <w:rFonts w:ascii="Times New Roman" w:hAnsi="Times New Roman" w:cs="Times New Roman"/>
          <w:b w:val="0"/>
          <w:noProof/>
          <w:color w:val="auto"/>
          <w:sz w:val="24"/>
        </w:rPr>
        <w:t>31</w:t>
      </w:r>
      <w:r w:rsidRPr="005C23D9">
        <w:rPr>
          <w:rFonts w:ascii="Times New Roman" w:hAnsi="Times New Roman" w:cs="Times New Roman"/>
          <w:b w:val="0"/>
          <w:color w:val="auto"/>
          <w:sz w:val="24"/>
        </w:rPr>
        <w:fldChar w:fldCharType="end"/>
      </w:r>
      <w:bookmarkEnd w:id="116"/>
      <w:r w:rsidRPr="005C23D9">
        <w:rPr>
          <w:rFonts w:ascii="Times New Roman" w:hAnsi="Times New Roman" w:cs="Times New Roman"/>
          <w:b w:val="0"/>
          <w:color w:val="auto"/>
          <w:sz w:val="24"/>
        </w:rPr>
        <w:t>: Evaluación recomendador multi-criterio.</w:t>
      </w:r>
    </w:p>
    <w:p w14:paraId="668C6AA8" w14:textId="77777777" w:rsidR="00664D80" w:rsidRPr="00664D80" w:rsidRDefault="00664D80" w:rsidP="00664D80"/>
    <w:p w14:paraId="2C26C626" w14:textId="2B5CA9DC" w:rsidR="00664D80" w:rsidRDefault="00664D80" w:rsidP="00AB258E">
      <w:pPr>
        <w:spacing w:line="360" w:lineRule="auto"/>
        <w:rPr>
          <w:rFonts w:ascii="Times New Roman" w:hAnsi="Times New Roman" w:cs="Times New Roman"/>
          <w:sz w:val="24"/>
        </w:rPr>
      </w:pPr>
      <w:r>
        <w:rPr>
          <w:rFonts w:ascii="Times New Roman" w:hAnsi="Times New Roman" w:cs="Times New Roman"/>
          <w:sz w:val="24"/>
        </w:rPr>
        <w:t xml:space="preserve">Finalmente el MAE del recomendador multi-criterio es de </w:t>
      </w:r>
      <w:r w:rsidRPr="00664D80">
        <w:rPr>
          <w:rFonts w:ascii="Times New Roman" w:hAnsi="Times New Roman" w:cs="Times New Roman"/>
          <w:sz w:val="24"/>
        </w:rPr>
        <w:t>0.9025005</w:t>
      </w:r>
      <w:r>
        <w:rPr>
          <w:rFonts w:ascii="Times New Roman" w:hAnsi="Times New Roman" w:cs="Times New Roman"/>
          <w:sz w:val="24"/>
        </w:rPr>
        <w:t xml:space="preserve">. Esto quiere decir que, en promedio las predicciones de rating que realiza el recomendador tienen una diferencia de </w:t>
      </w:r>
      <w:r w:rsidRPr="00664D80">
        <w:rPr>
          <w:rFonts w:ascii="Times New Roman" w:hAnsi="Times New Roman" w:cs="Times New Roman"/>
          <w:sz w:val="24"/>
        </w:rPr>
        <w:t>0.9025005</w:t>
      </w:r>
      <w:r>
        <w:rPr>
          <w:rFonts w:ascii="Times New Roman" w:hAnsi="Times New Roman" w:cs="Times New Roman"/>
          <w:sz w:val="24"/>
        </w:rPr>
        <w:t xml:space="preserve"> en comparación los rating reales.</w:t>
      </w:r>
    </w:p>
    <w:p w14:paraId="76675E93" w14:textId="77777777" w:rsidR="00697443" w:rsidRDefault="00697443" w:rsidP="00AB258E">
      <w:pPr>
        <w:spacing w:line="360" w:lineRule="auto"/>
        <w:rPr>
          <w:rFonts w:ascii="Times New Roman" w:hAnsi="Times New Roman" w:cs="Times New Roman"/>
          <w:sz w:val="24"/>
        </w:rPr>
      </w:pPr>
    </w:p>
    <w:p w14:paraId="76A41A92" w14:textId="77777777" w:rsidR="00697443" w:rsidRDefault="00697443" w:rsidP="00AB258E">
      <w:pPr>
        <w:spacing w:line="360" w:lineRule="auto"/>
        <w:rPr>
          <w:rFonts w:ascii="Times New Roman" w:hAnsi="Times New Roman" w:cs="Times New Roman"/>
          <w:sz w:val="24"/>
        </w:rPr>
      </w:pPr>
    </w:p>
    <w:p w14:paraId="1D8A7AE6" w14:textId="77777777" w:rsidR="00697443" w:rsidRDefault="00697443" w:rsidP="00AB258E">
      <w:pPr>
        <w:spacing w:line="360" w:lineRule="auto"/>
        <w:rPr>
          <w:rFonts w:ascii="Times New Roman" w:hAnsi="Times New Roman" w:cs="Times New Roman"/>
          <w:sz w:val="24"/>
        </w:rPr>
      </w:pPr>
    </w:p>
    <w:p w14:paraId="2DCC4759" w14:textId="1895CEA0" w:rsidR="00AC5A6F" w:rsidRDefault="00AC5A6F" w:rsidP="00AC5A6F">
      <w:pPr>
        <w:pStyle w:val="Ttulo1"/>
      </w:pPr>
      <w:bookmarkStart w:id="117" w:name="_Toc511668902"/>
      <w:r>
        <w:lastRenderedPageBreak/>
        <w:t>Experimento</w:t>
      </w:r>
      <w:bookmarkEnd w:id="117"/>
    </w:p>
    <w:p w14:paraId="10D9DA0E" w14:textId="77777777" w:rsidR="00AC5A6F" w:rsidRDefault="00AC5A6F" w:rsidP="00A07005">
      <w:pPr>
        <w:spacing w:line="360" w:lineRule="auto"/>
        <w:rPr>
          <w:rFonts w:ascii="Times New Roman" w:hAnsi="Times New Roman" w:cs="Times New Roman"/>
          <w:sz w:val="24"/>
          <w:lang w:val="es-CL"/>
        </w:rPr>
      </w:pPr>
      <w:r>
        <w:rPr>
          <w:rFonts w:ascii="Times New Roman" w:hAnsi="Times New Roman" w:cs="Times New Roman"/>
          <w:sz w:val="24"/>
          <w:lang w:val="es-CL"/>
        </w:rPr>
        <w:t>El siguiente experimento tiene como objetivo responder a la siguiente pregunta:</w:t>
      </w:r>
    </w:p>
    <w:p w14:paraId="108F11D2" w14:textId="77777777" w:rsidR="00AC5A6F" w:rsidRDefault="00AC5A6F" w:rsidP="00A07005">
      <w:pPr>
        <w:pStyle w:val="Prrafodelista"/>
        <w:numPr>
          <w:ilvl w:val="0"/>
          <w:numId w:val="30"/>
        </w:numPr>
        <w:spacing w:line="360" w:lineRule="auto"/>
        <w:rPr>
          <w:rFonts w:ascii="Times New Roman" w:hAnsi="Times New Roman" w:cs="Times New Roman"/>
          <w:sz w:val="24"/>
          <w:lang w:val="es-CL"/>
        </w:rPr>
      </w:pPr>
      <w:r>
        <w:rPr>
          <w:rFonts w:ascii="Times New Roman" w:hAnsi="Times New Roman" w:cs="Times New Roman"/>
          <w:sz w:val="24"/>
          <w:lang w:val="es-CL"/>
        </w:rPr>
        <w:t xml:space="preserve">¿Cómo es el rendimiento del sistema de recomendación creado en comparación a un sistema de recomendación tradicional? </w:t>
      </w:r>
    </w:p>
    <w:p w14:paraId="068246CC" w14:textId="0531D4E0" w:rsidR="006F1E3E" w:rsidRDefault="00A07005" w:rsidP="00A07005">
      <w:pPr>
        <w:spacing w:line="360" w:lineRule="auto"/>
        <w:rPr>
          <w:rFonts w:ascii="Times New Roman" w:hAnsi="Times New Roman" w:cs="Times New Roman"/>
          <w:sz w:val="24"/>
          <w:lang w:val="es-CL"/>
        </w:rPr>
      </w:pPr>
      <w:r>
        <w:rPr>
          <w:rFonts w:ascii="Times New Roman" w:hAnsi="Times New Roman" w:cs="Times New Roman"/>
          <w:sz w:val="24"/>
          <w:lang w:val="es-CL"/>
        </w:rPr>
        <w:t xml:space="preserve">El experimento se realizó utilizando el </w:t>
      </w:r>
      <w:proofErr w:type="spellStart"/>
      <w:r>
        <w:rPr>
          <w:rFonts w:ascii="Times New Roman" w:hAnsi="Times New Roman" w:cs="Times New Roman"/>
          <w:sz w:val="24"/>
          <w:lang w:val="es-CL"/>
        </w:rPr>
        <w:t>dataset</w:t>
      </w:r>
      <w:proofErr w:type="spellEnd"/>
      <w:r>
        <w:rPr>
          <w:rFonts w:ascii="Times New Roman" w:hAnsi="Times New Roman" w:cs="Times New Roman"/>
          <w:sz w:val="24"/>
          <w:lang w:val="es-CL"/>
        </w:rPr>
        <w:t xml:space="preserve"> de ratings multi-criterio obtenido </w:t>
      </w:r>
      <w:r w:rsidR="00C626FF">
        <w:rPr>
          <w:rFonts w:ascii="Times New Roman" w:hAnsi="Times New Roman" w:cs="Times New Roman"/>
          <w:sz w:val="24"/>
          <w:lang w:val="es-CL"/>
        </w:rPr>
        <w:t>del proceso de análisis de sentimiento basado en aspecto</w:t>
      </w:r>
      <w:r w:rsidR="00BE43C9">
        <w:rPr>
          <w:rFonts w:ascii="Times New Roman" w:hAnsi="Times New Roman" w:cs="Times New Roman"/>
          <w:sz w:val="24"/>
          <w:lang w:val="es-CL"/>
        </w:rPr>
        <w:t xml:space="preserve"> realizado anteriormente</w:t>
      </w:r>
      <w:r w:rsidR="00C626FF">
        <w:rPr>
          <w:rFonts w:ascii="Times New Roman" w:hAnsi="Times New Roman" w:cs="Times New Roman"/>
          <w:sz w:val="24"/>
          <w:lang w:val="es-CL"/>
        </w:rPr>
        <w:t xml:space="preserve">. En la </w:t>
      </w:r>
      <w:r w:rsidR="00C626FF" w:rsidRPr="00577DA9">
        <w:rPr>
          <w:rFonts w:ascii="Times New Roman" w:hAnsi="Times New Roman" w:cs="Times New Roman"/>
          <w:sz w:val="24"/>
          <w:lang w:val="es-CL"/>
        </w:rPr>
        <w:fldChar w:fldCharType="begin"/>
      </w:r>
      <w:r w:rsidR="00C626FF" w:rsidRPr="00577DA9">
        <w:rPr>
          <w:rFonts w:ascii="Times New Roman" w:hAnsi="Times New Roman" w:cs="Times New Roman"/>
          <w:sz w:val="24"/>
          <w:lang w:val="es-CL"/>
        </w:rPr>
        <w:instrText xml:space="preserve"> REF _Ref511634015 \h </w:instrText>
      </w:r>
      <w:r w:rsidR="00577DA9" w:rsidRPr="00577DA9">
        <w:rPr>
          <w:rFonts w:ascii="Times New Roman" w:hAnsi="Times New Roman" w:cs="Times New Roman"/>
          <w:sz w:val="24"/>
          <w:lang w:val="es-CL"/>
        </w:rPr>
        <w:instrText xml:space="preserve"> \* MERGEFORMAT </w:instrText>
      </w:r>
      <w:r w:rsidR="00C626FF" w:rsidRPr="00577DA9">
        <w:rPr>
          <w:rFonts w:ascii="Times New Roman" w:hAnsi="Times New Roman" w:cs="Times New Roman"/>
          <w:sz w:val="24"/>
          <w:lang w:val="es-CL"/>
        </w:rPr>
      </w:r>
      <w:r w:rsidR="00C626FF" w:rsidRPr="00577DA9">
        <w:rPr>
          <w:rFonts w:ascii="Times New Roman" w:hAnsi="Times New Roman" w:cs="Times New Roman"/>
          <w:sz w:val="24"/>
          <w:lang w:val="es-CL"/>
        </w:rPr>
        <w:fldChar w:fldCharType="separate"/>
      </w:r>
      <w:r w:rsidR="00C626FF" w:rsidRPr="00577DA9">
        <w:rPr>
          <w:rFonts w:ascii="Times New Roman" w:hAnsi="Times New Roman" w:cs="Times New Roman"/>
          <w:sz w:val="24"/>
        </w:rPr>
        <w:t xml:space="preserve">Tabla </w:t>
      </w:r>
      <w:r w:rsidR="00C626FF" w:rsidRPr="00577DA9">
        <w:rPr>
          <w:rFonts w:ascii="Times New Roman" w:hAnsi="Times New Roman" w:cs="Times New Roman"/>
          <w:noProof/>
          <w:sz w:val="24"/>
        </w:rPr>
        <w:t>12</w:t>
      </w:r>
      <w:r w:rsidR="00C626FF" w:rsidRPr="00577DA9">
        <w:rPr>
          <w:rFonts w:ascii="Times New Roman" w:hAnsi="Times New Roman" w:cs="Times New Roman"/>
          <w:sz w:val="24"/>
          <w:lang w:val="es-CL"/>
        </w:rPr>
        <w:fldChar w:fldCharType="end"/>
      </w:r>
      <w:r w:rsidR="00577DA9">
        <w:rPr>
          <w:rFonts w:ascii="Times New Roman" w:hAnsi="Times New Roman" w:cs="Times New Roman"/>
          <w:sz w:val="24"/>
          <w:lang w:val="es-CL"/>
        </w:rPr>
        <w:t xml:space="preserve"> se presenta la estructura de este </w:t>
      </w:r>
      <w:proofErr w:type="spellStart"/>
      <w:r w:rsidR="00577DA9">
        <w:rPr>
          <w:rFonts w:ascii="Times New Roman" w:hAnsi="Times New Roman" w:cs="Times New Roman"/>
          <w:sz w:val="24"/>
          <w:lang w:val="es-CL"/>
        </w:rPr>
        <w:t>dataset</w:t>
      </w:r>
      <w:proofErr w:type="spellEnd"/>
      <w:r w:rsidR="00577DA9">
        <w:rPr>
          <w:rFonts w:ascii="Times New Roman" w:hAnsi="Times New Roman" w:cs="Times New Roman"/>
          <w:sz w:val="24"/>
          <w:lang w:val="es-CL"/>
        </w:rPr>
        <w:t>.</w:t>
      </w:r>
      <w:r w:rsidR="00BE43C9">
        <w:rPr>
          <w:rFonts w:ascii="Times New Roman" w:hAnsi="Times New Roman" w:cs="Times New Roman"/>
          <w:sz w:val="24"/>
          <w:lang w:val="es-CL"/>
        </w:rPr>
        <w:t xml:space="preserve"> Para lograr este </w:t>
      </w:r>
      <w:proofErr w:type="spellStart"/>
      <w:r w:rsidR="00BE43C9">
        <w:rPr>
          <w:rFonts w:ascii="Times New Roman" w:hAnsi="Times New Roman" w:cs="Times New Roman"/>
          <w:sz w:val="24"/>
          <w:lang w:val="es-CL"/>
        </w:rPr>
        <w:t>dataset</w:t>
      </w:r>
      <w:proofErr w:type="spellEnd"/>
      <w:r w:rsidR="00BE43C9">
        <w:rPr>
          <w:rFonts w:ascii="Times New Roman" w:hAnsi="Times New Roman" w:cs="Times New Roman"/>
          <w:sz w:val="24"/>
          <w:lang w:val="es-CL"/>
        </w:rPr>
        <w:t xml:space="preserve">, en primer lugar se procesaron las reseñas quitando </w:t>
      </w:r>
      <w:proofErr w:type="spellStart"/>
      <w:r w:rsidR="00BE43C9">
        <w:rPr>
          <w:rFonts w:ascii="Times New Roman" w:hAnsi="Times New Roman" w:cs="Times New Roman"/>
          <w:sz w:val="24"/>
          <w:lang w:val="es-CL"/>
        </w:rPr>
        <w:t>stopwords</w:t>
      </w:r>
      <w:proofErr w:type="spellEnd"/>
      <w:r w:rsidR="00BE43C9">
        <w:rPr>
          <w:rFonts w:ascii="Times New Roman" w:hAnsi="Times New Roman" w:cs="Times New Roman"/>
          <w:sz w:val="24"/>
          <w:lang w:val="es-CL"/>
        </w:rPr>
        <w:t xml:space="preserve">, tildes y signos de puntuación. Para extraer aspectos y sentimientos de las reseñas se utilizó un enfoque de aprendizaje automático. Como algoritmo de recomendación tradicional y multi-criterio se utilizó filtrado colaborativo basado en usuario. Para crear el vecindario se utilizó Coeficiente de Correlación de Pearson. Se utilizó un tamaño de vecindario de 10. </w:t>
      </w:r>
      <w:r w:rsidR="00706A4F">
        <w:rPr>
          <w:rFonts w:ascii="Times New Roman" w:hAnsi="Times New Roman" w:cs="Times New Roman"/>
          <w:sz w:val="24"/>
          <w:lang w:val="es-CL"/>
        </w:rPr>
        <w:t>El tamaño de vecindario es pequeño debido al problema de escasez de datos mencionado anteriormente.</w:t>
      </w:r>
      <w:r w:rsidR="00697443">
        <w:rPr>
          <w:rFonts w:ascii="Times New Roman" w:hAnsi="Times New Roman" w:cs="Times New Roman"/>
          <w:sz w:val="24"/>
          <w:lang w:val="es-CL"/>
        </w:rPr>
        <w:t xml:space="preserve"> </w:t>
      </w:r>
    </w:p>
    <w:p w14:paraId="077D3BEB" w14:textId="5CADFD4D" w:rsidR="00697443" w:rsidRDefault="00697443" w:rsidP="007449A9">
      <w:pPr>
        <w:spacing w:line="360" w:lineRule="auto"/>
        <w:ind w:left="708" w:hanging="708"/>
        <w:rPr>
          <w:rFonts w:ascii="Times New Roman" w:hAnsi="Times New Roman" w:cs="Times New Roman"/>
          <w:sz w:val="24"/>
          <w:lang w:val="es-CL"/>
        </w:rPr>
      </w:pPr>
      <w:r>
        <w:rPr>
          <w:rFonts w:ascii="Times New Roman" w:hAnsi="Times New Roman" w:cs="Times New Roman"/>
          <w:sz w:val="24"/>
          <w:lang w:val="es-CL"/>
        </w:rPr>
        <w:t xml:space="preserve">La efectividad de las recomendaciones fue evaluada con </w:t>
      </w:r>
      <w:r w:rsidR="003428DB">
        <w:rPr>
          <w:rFonts w:ascii="Times New Roman" w:hAnsi="Times New Roman" w:cs="Times New Roman"/>
          <w:sz w:val="24"/>
          <w:lang w:val="es-CL"/>
        </w:rPr>
        <w:t>error absoluto medio.</w:t>
      </w:r>
    </w:p>
    <w:p w14:paraId="4C84991C" w14:textId="77777777" w:rsidR="00BE2118" w:rsidRDefault="00BE2118" w:rsidP="007449A9">
      <w:pPr>
        <w:spacing w:line="360" w:lineRule="auto"/>
        <w:ind w:left="708" w:hanging="708"/>
        <w:rPr>
          <w:rFonts w:ascii="Times New Roman" w:hAnsi="Times New Roman" w:cs="Times New Roman"/>
          <w:sz w:val="24"/>
          <w:lang w:val="es-CL"/>
        </w:rPr>
      </w:pPr>
    </w:p>
    <w:tbl>
      <w:tblPr>
        <w:tblStyle w:val="Tablaconcuadrcula"/>
        <w:tblW w:w="9180" w:type="dxa"/>
        <w:tblBorders>
          <w:insideH w:val="none" w:sz="0" w:space="0" w:color="auto"/>
          <w:insideV w:val="none" w:sz="0" w:space="0" w:color="auto"/>
        </w:tblBorders>
        <w:tblLook w:val="04A0" w:firstRow="1" w:lastRow="0" w:firstColumn="1" w:lastColumn="0" w:noHBand="0" w:noVBand="1"/>
      </w:tblPr>
      <w:tblGrid>
        <w:gridCol w:w="1384"/>
        <w:gridCol w:w="1843"/>
        <w:gridCol w:w="1134"/>
        <w:gridCol w:w="1276"/>
        <w:gridCol w:w="1275"/>
        <w:gridCol w:w="1134"/>
        <w:gridCol w:w="1134"/>
      </w:tblGrid>
      <w:tr w:rsidR="00C626FF" w14:paraId="09A5ED12" w14:textId="5773C2C6" w:rsidTr="00C626FF">
        <w:tc>
          <w:tcPr>
            <w:tcW w:w="1384" w:type="dxa"/>
          </w:tcPr>
          <w:p w14:paraId="3418AF92" w14:textId="1D9C9FD9" w:rsidR="00C626FF" w:rsidRPr="00C626FF" w:rsidRDefault="00C626FF" w:rsidP="00C626FF">
            <w:pPr>
              <w:spacing w:line="360" w:lineRule="auto"/>
              <w:jc w:val="center"/>
              <w:rPr>
                <w:rFonts w:ascii="Times New Roman" w:hAnsi="Times New Roman" w:cs="Times New Roman"/>
                <w:b/>
                <w:sz w:val="24"/>
                <w:lang w:val="es-CL"/>
              </w:rPr>
            </w:pPr>
            <w:r w:rsidRPr="00C626FF">
              <w:rPr>
                <w:rFonts w:ascii="Times New Roman" w:hAnsi="Times New Roman" w:cs="Times New Roman"/>
                <w:b/>
                <w:sz w:val="24"/>
                <w:lang w:val="es-CL"/>
              </w:rPr>
              <w:t>ID Usuario</w:t>
            </w:r>
          </w:p>
        </w:tc>
        <w:tc>
          <w:tcPr>
            <w:tcW w:w="1843" w:type="dxa"/>
          </w:tcPr>
          <w:p w14:paraId="32145213" w14:textId="1CAD1217" w:rsidR="00C626FF" w:rsidRPr="00C626FF" w:rsidRDefault="00C626FF" w:rsidP="00C626FF">
            <w:pPr>
              <w:spacing w:line="360" w:lineRule="auto"/>
              <w:jc w:val="left"/>
              <w:rPr>
                <w:rFonts w:ascii="Times New Roman" w:hAnsi="Times New Roman" w:cs="Times New Roman"/>
                <w:b/>
                <w:sz w:val="24"/>
                <w:lang w:val="es-CL"/>
              </w:rPr>
            </w:pPr>
            <w:r w:rsidRPr="00C626FF">
              <w:rPr>
                <w:rFonts w:ascii="Times New Roman" w:hAnsi="Times New Roman" w:cs="Times New Roman"/>
                <w:b/>
                <w:sz w:val="24"/>
                <w:lang w:val="es-CL"/>
              </w:rPr>
              <w:t>ID Restaurante</w:t>
            </w:r>
          </w:p>
        </w:tc>
        <w:tc>
          <w:tcPr>
            <w:tcW w:w="1134" w:type="dxa"/>
          </w:tcPr>
          <w:p w14:paraId="509D7B2B" w14:textId="369BB00F" w:rsidR="00C626FF" w:rsidRPr="00C626FF" w:rsidRDefault="00C626FF" w:rsidP="00C626FF">
            <w:pPr>
              <w:spacing w:line="360" w:lineRule="auto"/>
              <w:jc w:val="center"/>
              <w:rPr>
                <w:rFonts w:ascii="Times New Roman" w:hAnsi="Times New Roman" w:cs="Times New Roman"/>
                <w:b/>
                <w:sz w:val="24"/>
                <w:lang w:val="es-CL"/>
              </w:rPr>
            </w:pPr>
            <w:r w:rsidRPr="00C626FF">
              <w:rPr>
                <w:rFonts w:ascii="Times New Roman" w:hAnsi="Times New Roman" w:cs="Times New Roman"/>
                <w:b/>
                <w:sz w:val="24"/>
                <w:lang w:val="es-CL"/>
              </w:rPr>
              <w:t>General</w:t>
            </w:r>
          </w:p>
        </w:tc>
        <w:tc>
          <w:tcPr>
            <w:tcW w:w="1276" w:type="dxa"/>
          </w:tcPr>
          <w:p w14:paraId="448AF969" w14:textId="0DBDEFAB" w:rsidR="00C626FF" w:rsidRPr="00C626FF" w:rsidRDefault="00C626FF" w:rsidP="00C626FF">
            <w:pPr>
              <w:spacing w:line="360" w:lineRule="auto"/>
              <w:jc w:val="center"/>
              <w:rPr>
                <w:rFonts w:ascii="Times New Roman" w:hAnsi="Times New Roman" w:cs="Times New Roman"/>
                <w:b/>
                <w:sz w:val="24"/>
                <w:lang w:val="es-CL"/>
              </w:rPr>
            </w:pPr>
            <w:r w:rsidRPr="00C626FF">
              <w:rPr>
                <w:rFonts w:ascii="Times New Roman" w:hAnsi="Times New Roman" w:cs="Times New Roman"/>
                <w:b/>
                <w:sz w:val="24"/>
                <w:lang w:val="es-CL"/>
              </w:rPr>
              <w:t>Comida</w:t>
            </w:r>
          </w:p>
        </w:tc>
        <w:tc>
          <w:tcPr>
            <w:tcW w:w="1275" w:type="dxa"/>
          </w:tcPr>
          <w:p w14:paraId="228F145A" w14:textId="4AA019C9" w:rsidR="00C626FF" w:rsidRPr="00C626FF" w:rsidRDefault="00C626FF" w:rsidP="00C626FF">
            <w:pPr>
              <w:spacing w:line="360" w:lineRule="auto"/>
              <w:jc w:val="center"/>
              <w:rPr>
                <w:rFonts w:ascii="Times New Roman" w:hAnsi="Times New Roman" w:cs="Times New Roman"/>
                <w:b/>
                <w:sz w:val="24"/>
                <w:lang w:val="es-CL"/>
              </w:rPr>
            </w:pPr>
            <w:r w:rsidRPr="00C626FF">
              <w:rPr>
                <w:rFonts w:ascii="Times New Roman" w:hAnsi="Times New Roman" w:cs="Times New Roman"/>
                <w:b/>
                <w:sz w:val="24"/>
                <w:lang w:val="es-CL"/>
              </w:rPr>
              <w:t>Ambiente</w:t>
            </w:r>
          </w:p>
        </w:tc>
        <w:tc>
          <w:tcPr>
            <w:tcW w:w="1134" w:type="dxa"/>
          </w:tcPr>
          <w:p w14:paraId="660C870D" w14:textId="7B0A035E" w:rsidR="00C626FF" w:rsidRPr="00C626FF" w:rsidRDefault="00C626FF" w:rsidP="00C626FF">
            <w:pPr>
              <w:spacing w:line="360" w:lineRule="auto"/>
              <w:jc w:val="center"/>
              <w:rPr>
                <w:rFonts w:ascii="Times New Roman" w:hAnsi="Times New Roman" w:cs="Times New Roman"/>
                <w:b/>
                <w:sz w:val="24"/>
                <w:lang w:val="es-CL"/>
              </w:rPr>
            </w:pPr>
            <w:r w:rsidRPr="00C626FF">
              <w:rPr>
                <w:rFonts w:ascii="Times New Roman" w:hAnsi="Times New Roman" w:cs="Times New Roman"/>
                <w:b/>
                <w:sz w:val="24"/>
                <w:lang w:val="es-CL"/>
              </w:rPr>
              <w:t>Servicio</w:t>
            </w:r>
          </w:p>
        </w:tc>
        <w:tc>
          <w:tcPr>
            <w:tcW w:w="1134" w:type="dxa"/>
          </w:tcPr>
          <w:p w14:paraId="0F040D1C" w14:textId="7FFA5C90" w:rsidR="00C626FF" w:rsidRPr="00C626FF" w:rsidRDefault="00C626FF" w:rsidP="00C626FF">
            <w:pPr>
              <w:spacing w:line="360" w:lineRule="auto"/>
              <w:jc w:val="center"/>
              <w:rPr>
                <w:rFonts w:ascii="Times New Roman" w:hAnsi="Times New Roman" w:cs="Times New Roman"/>
                <w:b/>
                <w:sz w:val="24"/>
                <w:lang w:val="es-CL"/>
              </w:rPr>
            </w:pPr>
            <w:r w:rsidRPr="00C626FF">
              <w:rPr>
                <w:rFonts w:ascii="Times New Roman" w:hAnsi="Times New Roman" w:cs="Times New Roman"/>
                <w:b/>
                <w:sz w:val="24"/>
                <w:lang w:val="es-CL"/>
              </w:rPr>
              <w:t>Precio</w:t>
            </w:r>
          </w:p>
        </w:tc>
      </w:tr>
      <w:tr w:rsidR="00C626FF" w14:paraId="50A32926" w14:textId="2977A338" w:rsidTr="00C626FF">
        <w:tc>
          <w:tcPr>
            <w:tcW w:w="1384" w:type="dxa"/>
          </w:tcPr>
          <w:p w14:paraId="3D847BDE" w14:textId="6A6DEDA8"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0</w:t>
            </w:r>
          </w:p>
        </w:tc>
        <w:tc>
          <w:tcPr>
            <w:tcW w:w="1843" w:type="dxa"/>
          </w:tcPr>
          <w:p w14:paraId="1E90D38F" w14:textId="12DA93D8"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5355</w:t>
            </w:r>
          </w:p>
        </w:tc>
        <w:tc>
          <w:tcPr>
            <w:tcW w:w="1134" w:type="dxa"/>
          </w:tcPr>
          <w:p w14:paraId="3510DB9C" w14:textId="3101AF7C"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4.0</w:t>
            </w:r>
          </w:p>
        </w:tc>
        <w:tc>
          <w:tcPr>
            <w:tcW w:w="1276" w:type="dxa"/>
          </w:tcPr>
          <w:p w14:paraId="62C5AE29" w14:textId="77777777" w:rsidR="00C626FF" w:rsidRDefault="00C626FF" w:rsidP="00C626FF">
            <w:pPr>
              <w:spacing w:line="360" w:lineRule="auto"/>
              <w:jc w:val="center"/>
              <w:rPr>
                <w:rFonts w:ascii="Times New Roman" w:hAnsi="Times New Roman" w:cs="Times New Roman"/>
                <w:sz w:val="24"/>
                <w:lang w:val="es-CL"/>
              </w:rPr>
            </w:pPr>
          </w:p>
        </w:tc>
        <w:tc>
          <w:tcPr>
            <w:tcW w:w="1275" w:type="dxa"/>
          </w:tcPr>
          <w:p w14:paraId="54B74777" w14:textId="77777777" w:rsidR="00C626FF" w:rsidRDefault="00C626FF" w:rsidP="00C626FF">
            <w:pPr>
              <w:spacing w:line="360" w:lineRule="auto"/>
              <w:jc w:val="center"/>
              <w:rPr>
                <w:rFonts w:ascii="Times New Roman" w:hAnsi="Times New Roman" w:cs="Times New Roman"/>
                <w:sz w:val="24"/>
                <w:lang w:val="es-CL"/>
              </w:rPr>
            </w:pPr>
          </w:p>
        </w:tc>
        <w:tc>
          <w:tcPr>
            <w:tcW w:w="1134" w:type="dxa"/>
          </w:tcPr>
          <w:p w14:paraId="163D81A4" w14:textId="27415DB7"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5.0</w:t>
            </w:r>
          </w:p>
        </w:tc>
        <w:tc>
          <w:tcPr>
            <w:tcW w:w="1134" w:type="dxa"/>
          </w:tcPr>
          <w:p w14:paraId="6DBD7016" w14:textId="2BCA045E" w:rsidR="00C626FF" w:rsidRDefault="00C626FF" w:rsidP="00C626FF">
            <w:pPr>
              <w:spacing w:line="360" w:lineRule="auto"/>
              <w:jc w:val="center"/>
              <w:rPr>
                <w:rFonts w:ascii="Times New Roman" w:hAnsi="Times New Roman" w:cs="Times New Roman"/>
                <w:sz w:val="24"/>
                <w:lang w:val="es-CL"/>
              </w:rPr>
            </w:pPr>
          </w:p>
        </w:tc>
      </w:tr>
      <w:tr w:rsidR="00C626FF" w14:paraId="049C6354" w14:textId="1781E68B" w:rsidTr="00C626FF">
        <w:tc>
          <w:tcPr>
            <w:tcW w:w="1384" w:type="dxa"/>
          </w:tcPr>
          <w:p w14:paraId="1E6E75F7" w14:textId="16434809"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1</w:t>
            </w:r>
          </w:p>
        </w:tc>
        <w:tc>
          <w:tcPr>
            <w:tcW w:w="1843" w:type="dxa"/>
          </w:tcPr>
          <w:p w14:paraId="0EB0526F" w14:textId="666693EB"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5355</w:t>
            </w:r>
          </w:p>
        </w:tc>
        <w:tc>
          <w:tcPr>
            <w:tcW w:w="1134" w:type="dxa"/>
          </w:tcPr>
          <w:p w14:paraId="1D572DAA" w14:textId="28B5F394"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5.0</w:t>
            </w:r>
          </w:p>
        </w:tc>
        <w:tc>
          <w:tcPr>
            <w:tcW w:w="1276" w:type="dxa"/>
          </w:tcPr>
          <w:p w14:paraId="347F9538" w14:textId="77777777" w:rsidR="00C626FF" w:rsidRDefault="00C626FF" w:rsidP="00C626FF">
            <w:pPr>
              <w:spacing w:line="360" w:lineRule="auto"/>
              <w:jc w:val="center"/>
              <w:rPr>
                <w:rFonts w:ascii="Times New Roman" w:hAnsi="Times New Roman" w:cs="Times New Roman"/>
                <w:sz w:val="24"/>
                <w:lang w:val="es-CL"/>
              </w:rPr>
            </w:pPr>
          </w:p>
        </w:tc>
        <w:tc>
          <w:tcPr>
            <w:tcW w:w="1275" w:type="dxa"/>
          </w:tcPr>
          <w:p w14:paraId="1D8C639B" w14:textId="77777777" w:rsidR="00C626FF" w:rsidRDefault="00C626FF" w:rsidP="00C626FF">
            <w:pPr>
              <w:spacing w:line="360" w:lineRule="auto"/>
              <w:jc w:val="center"/>
              <w:rPr>
                <w:rFonts w:ascii="Times New Roman" w:hAnsi="Times New Roman" w:cs="Times New Roman"/>
                <w:sz w:val="24"/>
                <w:lang w:val="es-CL"/>
              </w:rPr>
            </w:pPr>
          </w:p>
        </w:tc>
        <w:tc>
          <w:tcPr>
            <w:tcW w:w="1134" w:type="dxa"/>
          </w:tcPr>
          <w:p w14:paraId="2DD5F81E" w14:textId="11B508CE"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5.0</w:t>
            </w:r>
          </w:p>
        </w:tc>
        <w:tc>
          <w:tcPr>
            <w:tcW w:w="1134" w:type="dxa"/>
          </w:tcPr>
          <w:p w14:paraId="6D762135" w14:textId="5A397F01" w:rsidR="00C626FF" w:rsidRDefault="00C626FF" w:rsidP="00C626FF">
            <w:pPr>
              <w:spacing w:line="360" w:lineRule="auto"/>
              <w:jc w:val="center"/>
              <w:rPr>
                <w:rFonts w:ascii="Times New Roman" w:hAnsi="Times New Roman" w:cs="Times New Roman"/>
                <w:sz w:val="24"/>
                <w:lang w:val="es-CL"/>
              </w:rPr>
            </w:pPr>
          </w:p>
        </w:tc>
      </w:tr>
      <w:tr w:rsidR="00C626FF" w14:paraId="2919D6AE" w14:textId="67E4EFBA" w:rsidTr="00C626FF">
        <w:tc>
          <w:tcPr>
            <w:tcW w:w="1384" w:type="dxa"/>
          </w:tcPr>
          <w:p w14:paraId="7E9B4B7A" w14:textId="2E2F3A5E"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2</w:t>
            </w:r>
          </w:p>
        </w:tc>
        <w:tc>
          <w:tcPr>
            <w:tcW w:w="1843" w:type="dxa"/>
          </w:tcPr>
          <w:p w14:paraId="26AB8FD7" w14:textId="08457F08"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5355</w:t>
            </w:r>
          </w:p>
        </w:tc>
        <w:tc>
          <w:tcPr>
            <w:tcW w:w="1134" w:type="dxa"/>
          </w:tcPr>
          <w:p w14:paraId="1EBA0300" w14:textId="674E2BD6"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3.5</w:t>
            </w:r>
          </w:p>
        </w:tc>
        <w:tc>
          <w:tcPr>
            <w:tcW w:w="1276" w:type="dxa"/>
          </w:tcPr>
          <w:p w14:paraId="6111CCF2" w14:textId="1E3C7D07"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5.0</w:t>
            </w:r>
          </w:p>
        </w:tc>
        <w:tc>
          <w:tcPr>
            <w:tcW w:w="1275" w:type="dxa"/>
          </w:tcPr>
          <w:p w14:paraId="02F057BA" w14:textId="119549EA"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5.0</w:t>
            </w:r>
          </w:p>
        </w:tc>
        <w:tc>
          <w:tcPr>
            <w:tcW w:w="1134" w:type="dxa"/>
          </w:tcPr>
          <w:p w14:paraId="59623F0E" w14:textId="77777777" w:rsidR="00C626FF" w:rsidRDefault="00C626FF" w:rsidP="00C626FF">
            <w:pPr>
              <w:spacing w:line="360" w:lineRule="auto"/>
              <w:jc w:val="center"/>
              <w:rPr>
                <w:rFonts w:ascii="Times New Roman" w:hAnsi="Times New Roman" w:cs="Times New Roman"/>
                <w:sz w:val="24"/>
                <w:lang w:val="es-CL"/>
              </w:rPr>
            </w:pPr>
          </w:p>
        </w:tc>
        <w:tc>
          <w:tcPr>
            <w:tcW w:w="1134" w:type="dxa"/>
          </w:tcPr>
          <w:p w14:paraId="54CDADFA" w14:textId="77777777" w:rsidR="00C626FF" w:rsidRDefault="00C626FF" w:rsidP="00C626FF">
            <w:pPr>
              <w:spacing w:line="360" w:lineRule="auto"/>
              <w:jc w:val="center"/>
              <w:rPr>
                <w:rFonts w:ascii="Times New Roman" w:hAnsi="Times New Roman" w:cs="Times New Roman"/>
                <w:sz w:val="24"/>
                <w:lang w:val="es-CL"/>
              </w:rPr>
            </w:pPr>
          </w:p>
        </w:tc>
      </w:tr>
      <w:tr w:rsidR="00C626FF" w14:paraId="26120D80" w14:textId="71982FE0" w:rsidTr="00C626FF">
        <w:tc>
          <w:tcPr>
            <w:tcW w:w="1384" w:type="dxa"/>
          </w:tcPr>
          <w:p w14:paraId="5F4D8C7A" w14:textId="64DEEB5B"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3</w:t>
            </w:r>
          </w:p>
        </w:tc>
        <w:tc>
          <w:tcPr>
            <w:tcW w:w="1843" w:type="dxa"/>
          </w:tcPr>
          <w:p w14:paraId="3D131829" w14:textId="6D271585"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5355</w:t>
            </w:r>
          </w:p>
        </w:tc>
        <w:tc>
          <w:tcPr>
            <w:tcW w:w="1134" w:type="dxa"/>
          </w:tcPr>
          <w:p w14:paraId="2092AFB1" w14:textId="3CF49DFD"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4.0</w:t>
            </w:r>
          </w:p>
        </w:tc>
        <w:tc>
          <w:tcPr>
            <w:tcW w:w="1276" w:type="dxa"/>
          </w:tcPr>
          <w:p w14:paraId="366AE820" w14:textId="77777777" w:rsidR="00C626FF" w:rsidRDefault="00C626FF" w:rsidP="00C626FF">
            <w:pPr>
              <w:spacing w:line="360" w:lineRule="auto"/>
              <w:jc w:val="center"/>
              <w:rPr>
                <w:rFonts w:ascii="Times New Roman" w:hAnsi="Times New Roman" w:cs="Times New Roman"/>
                <w:sz w:val="24"/>
                <w:lang w:val="es-CL"/>
              </w:rPr>
            </w:pPr>
          </w:p>
        </w:tc>
        <w:tc>
          <w:tcPr>
            <w:tcW w:w="1275" w:type="dxa"/>
          </w:tcPr>
          <w:p w14:paraId="3E57F0C3" w14:textId="00164D97" w:rsidR="00C626FF" w:rsidRDefault="00C626FF" w:rsidP="00C626FF">
            <w:pPr>
              <w:spacing w:line="360" w:lineRule="auto"/>
              <w:jc w:val="center"/>
              <w:rPr>
                <w:rFonts w:ascii="Times New Roman" w:hAnsi="Times New Roman" w:cs="Times New Roman"/>
                <w:sz w:val="24"/>
                <w:lang w:val="es-CL"/>
              </w:rPr>
            </w:pPr>
            <w:r>
              <w:rPr>
                <w:rFonts w:ascii="Times New Roman" w:hAnsi="Times New Roman" w:cs="Times New Roman"/>
                <w:sz w:val="24"/>
                <w:lang w:val="es-CL"/>
              </w:rPr>
              <w:t>5.0</w:t>
            </w:r>
          </w:p>
        </w:tc>
        <w:tc>
          <w:tcPr>
            <w:tcW w:w="1134" w:type="dxa"/>
          </w:tcPr>
          <w:p w14:paraId="4EBC3A36" w14:textId="77777777" w:rsidR="00C626FF" w:rsidRDefault="00C626FF" w:rsidP="00C626FF">
            <w:pPr>
              <w:spacing w:line="360" w:lineRule="auto"/>
              <w:jc w:val="center"/>
              <w:rPr>
                <w:rFonts w:ascii="Times New Roman" w:hAnsi="Times New Roman" w:cs="Times New Roman"/>
                <w:sz w:val="24"/>
                <w:lang w:val="es-CL"/>
              </w:rPr>
            </w:pPr>
          </w:p>
        </w:tc>
        <w:tc>
          <w:tcPr>
            <w:tcW w:w="1134" w:type="dxa"/>
          </w:tcPr>
          <w:p w14:paraId="76719F54" w14:textId="77777777" w:rsidR="00C626FF" w:rsidRDefault="00C626FF" w:rsidP="00C626FF">
            <w:pPr>
              <w:keepNext/>
              <w:spacing w:line="360" w:lineRule="auto"/>
              <w:jc w:val="center"/>
              <w:rPr>
                <w:rFonts w:ascii="Times New Roman" w:hAnsi="Times New Roman" w:cs="Times New Roman"/>
                <w:sz w:val="24"/>
                <w:lang w:val="es-CL"/>
              </w:rPr>
            </w:pPr>
          </w:p>
        </w:tc>
      </w:tr>
    </w:tbl>
    <w:p w14:paraId="627BFCEC" w14:textId="49A2DA47" w:rsidR="00593C9E" w:rsidRDefault="00C626FF" w:rsidP="00593C9E">
      <w:pPr>
        <w:pStyle w:val="Epgrafe"/>
        <w:jc w:val="center"/>
        <w:rPr>
          <w:rFonts w:ascii="Times New Roman" w:hAnsi="Times New Roman" w:cs="Times New Roman"/>
          <w:b w:val="0"/>
          <w:color w:val="auto"/>
          <w:sz w:val="24"/>
        </w:rPr>
      </w:pPr>
      <w:bookmarkStart w:id="118" w:name="_Ref511634015"/>
      <w:r w:rsidRPr="00C626FF">
        <w:rPr>
          <w:rFonts w:ascii="Times New Roman" w:hAnsi="Times New Roman" w:cs="Times New Roman"/>
          <w:b w:val="0"/>
          <w:color w:val="auto"/>
          <w:sz w:val="24"/>
        </w:rPr>
        <w:t xml:space="preserve">Tabla </w:t>
      </w:r>
      <w:r w:rsidRPr="00C626FF">
        <w:rPr>
          <w:rFonts w:ascii="Times New Roman" w:hAnsi="Times New Roman" w:cs="Times New Roman"/>
          <w:b w:val="0"/>
          <w:color w:val="auto"/>
          <w:sz w:val="24"/>
        </w:rPr>
        <w:fldChar w:fldCharType="begin"/>
      </w:r>
      <w:r w:rsidRPr="00C626FF">
        <w:rPr>
          <w:rFonts w:ascii="Times New Roman" w:hAnsi="Times New Roman" w:cs="Times New Roman"/>
          <w:b w:val="0"/>
          <w:color w:val="auto"/>
          <w:sz w:val="24"/>
        </w:rPr>
        <w:instrText xml:space="preserve"> SEQ Tabla \* ARABIC </w:instrText>
      </w:r>
      <w:r w:rsidRPr="00C626FF">
        <w:rPr>
          <w:rFonts w:ascii="Times New Roman" w:hAnsi="Times New Roman" w:cs="Times New Roman"/>
          <w:b w:val="0"/>
          <w:color w:val="auto"/>
          <w:sz w:val="24"/>
        </w:rPr>
        <w:fldChar w:fldCharType="separate"/>
      </w:r>
      <w:r w:rsidRPr="00C626FF">
        <w:rPr>
          <w:rFonts w:ascii="Times New Roman" w:hAnsi="Times New Roman" w:cs="Times New Roman"/>
          <w:b w:val="0"/>
          <w:noProof/>
          <w:color w:val="auto"/>
          <w:sz w:val="24"/>
        </w:rPr>
        <w:t>12</w:t>
      </w:r>
      <w:r w:rsidRPr="00C626FF">
        <w:rPr>
          <w:rFonts w:ascii="Times New Roman" w:hAnsi="Times New Roman" w:cs="Times New Roman"/>
          <w:b w:val="0"/>
          <w:color w:val="auto"/>
          <w:sz w:val="24"/>
        </w:rPr>
        <w:fldChar w:fldCharType="end"/>
      </w:r>
      <w:r w:rsidRPr="00C626FF">
        <w:rPr>
          <w:rFonts w:ascii="Times New Roman" w:hAnsi="Times New Roman" w:cs="Times New Roman"/>
          <w:b w:val="0"/>
          <w:color w:val="auto"/>
          <w:sz w:val="24"/>
        </w:rPr>
        <w:t xml:space="preserve">: </w:t>
      </w:r>
      <w:proofErr w:type="spellStart"/>
      <w:r w:rsidRPr="00C626FF">
        <w:rPr>
          <w:rFonts w:ascii="Times New Roman" w:hAnsi="Times New Roman" w:cs="Times New Roman"/>
          <w:b w:val="0"/>
          <w:color w:val="auto"/>
          <w:sz w:val="24"/>
        </w:rPr>
        <w:t>Dataset</w:t>
      </w:r>
      <w:proofErr w:type="spellEnd"/>
      <w:r w:rsidRPr="00C626FF">
        <w:rPr>
          <w:rFonts w:ascii="Times New Roman" w:hAnsi="Times New Roman" w:cs="Times New Roman"/>
          <w:b w:val="0"/>
          <w:color w:val="auto"/>
          <w:sz w:val="24"/>
        </w:rPr>
        <w:t xml:space="preserve"> multi-criterio.</w:t>
      </w:r>
      <w:bookmarkEnd w:id="118"/>
    </w:p>
    <w:p w14:paraId="64999D66" w14:textId="77777777" w:rsidR="00697443" w:rsidRDefault="00697443" w:rsidP="007449A9"/>
    <w:p w14:paraId="743835B5" w14:textId="77777777" w:rsidR="00697443" w:rsidRDefault="00697443" w:rsidP="007449A9"/>
    <w:p w14:paraId="2B7150EC" w14:textId="77777777" w:rsidR="00697443" w:rsidRDefault="00697443" w:rsidP="007449A9"/>
    <w:p w14:paraId="353A446D" w14:textId="77777777" w:rsidR="00697443" w:rsidRDefault="00697443" w:rsidP="007449A9"/>
    <w:p w14:paraId="175FE982" w14:textId="77777777" w:rsidR="00697443" w:rsidRDefault="00697443" w:rsidP="007449A9"/>
    <w:p w14:paraId="3FDF50F5" w14:textId="77777777" w:rsidR="00697443" w:rsidRPr="007449A9" w:rsidRDefault="00697443" w:rsidP="007449A9"/>
    <w:p w14:paraId="2F6F34B3" w14:textId="7DFD8D4E" w:rsidR="00B42178" w:rsidRDefault="00AB258E" w:rsidP="00A07005">
      <w:pPr>
        <w:pStyle w:val="Ttulo2"/>
      </w:pPr>
      <w:bookmarkStart w:id="119" w:name="_Toc511668903"/>
      <w:r>
        <w:lastRenderedPageBreak/>
        <w:t>Análisis de Resultados</w:t>
      </w:r>
      <w:bookmarkEnd w:id="119"/>
    </w:p>
    <w:p w14:paraId="1967D550" w14:textId="653B28F0" w:rsidR="00AB258E" w:rsidRDefault="00AB258E" w:rsidP="00A07005">
      <w:pPr>
        <w:spacing w:line="360" w:lineRule="auto"/>
        <w:rPr>
          <w:rFonts w:ascii="Times New Roman" w:hAnsi="Times New Roman" w:cs="Times New Roman"/>
          <w:sz w:val="24"/>
          <w:lang w:val="es-CL"/>
        </w:rPr>
      </w:pPr>
      <w:r>
        <w:rPr>
          <w:rFonts w:ascii="Times New Roman" w:hAnsi="Times New Roman" w:cs="Times New Roman"/>
          <w:sz w:val="24"/>
          <w:lang w:val="es-CL"/>
        </w:rPr>
        <w:t>La</w:t>
      </w:r>
      <w:r w:rsidRPr="00AB258E">
        <w:rPr>
          <w:rFonts w:ascii="Times New Roman" w:hAnsi="Times New Roman" w:cs="Times New Roman"/>
          <w:sz w:val="24"/>
          <w:lang w:val="es-CL"/>
        </w:rPr>
        <w:t xml:space="preserve"> </w:t>
      </w:r>
      <w:r w:rsidRPr="00AB258E">
        <w:rPr>
          <w:rFonts w:ascii="Times New Roman" w:hAnsi="Times New Roman" w:cs="Times New Roman"/>
          <w:sz w:val="24"/>
          <w:lang w:val="es-CL"/>
        </w:rPr>
        <w:fldChar w:fldCharType="begin"/>
      </w:r>
      <w:r w:rsidRPr="00AB258E">
        <w:rPr>
          <w:rFonts w:ascii="Times New Roman" w:hAnsi="Times New Roman" w:cs="Times New Roman"/>
          <w:sz w:val="24"/>
          <w:lang w:val="es-CL"/>
        </w:rPr>
        <w:instrText xml:space="preserve"> REF _Ref510565175 \h  \* MERGEFORMAT </w:instrText>
      </w:r>
      <w:r w:rsidRPr="00AB258E">
        <w:rPr>
          <w:rFonts w:ascii="Times New Roman" w:hAnsi="Times New Roman" w:cs="Times New Roman"/>
          <w:sz w:val="24"/>
          <w:lang w:val="es-CL"/>
        </w:rPr>
      </w:r>
      <w:r w:rsidRPr="00AB258E">
        <w:rPr>
          <w:rFonts w:ascii="Times New Roman" w:hAnsi="Times New Roman" w:cs="Times New Roman"/>
          <w:sz w:val="24"/>
          <w:lang w:val="es-CL"/>
        </w:rPr>
        <w:fldChar w:fldCharType="separate"/>
      </w:r>
      <w:r w:rsidRPr="00AB258E">
        <w:rPr>
          <w:rFonts w:ascii="Times New Roman" w:hAnsi="Times New Roman" w:cs="Times New Roman"/>
          <w:sz w:val="24"/>
        </w:rPr>
        <w:t xml:space="preserve">Tabla </w:t>
      </w:r>
      <w:r w:rsidRPr="00AB258E">
        <w:rPr>
          <w:rFonts w:ascii="Times New Roman" w:hAnsi="Times New Roman" w:cs="Times New Roman"/>
          <w:noProof/>
          <w:sz w:val="24"/>
        </w:rPr>
        <w:t>9</w:t>
      </w:r>
      <w:r w:rsidRPr="00AB258E">
        <w:rPr>
          <w:rFonts w:ascii="Times New Roman" w:hAnsi="Times New Roman" w:cs="Times New Roman"/>
          <w:sz w:val="24"/>
          <w:lang w:val="es-CL"/>
        </w:rPr>
        <w:fldChar w:fldCharType="end"/>
      </w:r>
      <w:r>
        <w:rPr>
          <w:rFonts w:ascii="Times New Roman" w:hAnsi="Times New Roman" w:cs="Times New Roman"/>
          <w:sz w:val="24"/>
          <w:lang w:val="es-CL"/>
        </w:rPr>
        <w:t xml:space="preserve"> muestra la precisión de predicción de rating obtenida de los </w:t>
      </w:r>
      <w:proofErr w:type="spellStart"/>
      <w:r>
        <w:rPr>
          <w:rFonts w:ascii="Times New Roman" w:hAnsi="Times New Roman" w:cs="Times New Roman"/>
          <w:sz w:val="24"/>
          <w:lang w:val="es-CL"/>
        </w:rPr>
        <w:t>recomendadores</w:t>
      </w:r>
      <w:proofErr w:type="spellEnd"/>
      <w:r>
        <w:rPr>
          <w:rFonts w:ascii="Times New Roman" w:hAnsi="Times New Roman" w:cs="Times New Roman"/>
          <w:sz w:val="24"/>
          <w:lang w:val="es-CL"/>
        </w:rPr>
        <w:t xml:space="preserve">. </w:t>
      </w:r>
    </w:p>
    <w:p w14:paraId="300FAD3E" w14:textId="77777777" w:rsidR="00AB258E" w:rsidRPr="00AB258E" w:rsidRDefault="00AB258E" w:rsidP="00AB258E">
      <w:pPr>
        <w:spacing w:line="360" w:lineRule="auto"/>
        <w:rPr>
          <w:rFonts w:ascii="Times New Roman" w:hAnsi="Times New Roman" w:cs="Times New Roman"/>
          <w:sz w:val="24"/>
          <w:lang w:val="es-CL"/>
        </w:rPr>
      </w:pPr>
    </w:p>
    <w:tbl>
      <w:tblPr>
        <w:tblStyle w:val="Tablaconcuadrcula"/>
        <w:tblW w:w="0" w:type="auto"/>
        <w:tblLook w:val="04A0" w:firstRow="1" w:lastRow="0" w:firstColumn="1" w:lastColumn="0" w:noHBand="0" w:noVBand="1"/>
      </w:tblPr>
      <w:tblGrid>
        <w:gridCol w:w="4489"/>
        <w:gridCol w:w="4489"/>
      </w:tblGrid>
      <w:tr w:rsidR="00AB258E" w14:paraId="6B20ADF2" w14:textId="77777777" w:rsidTr="00AB258E">
        <w:trPr>
          <w:trHeight w:val="448"/>
        </w:trPr>
        <w:tc>
          <w:tcPr>
            <w:tcW w:w="4489" w:type="dxa"/>
            <w:tcBorders>
              <w:top w:val="nil"/>
              <w:left w:val="nil"/>
            </w:tcBorders>
          </w:tcPr>
          <w:p w14:paraId="29E703C4" w14:textId="77777777" w:rsidR="00AB258E" w:rsidRDefault="00AB258E" w:rsidP="00AB258E">
            <w:pPr>
              <w:rPr>
                <w:lang w:val="es-CL"/>
              </w:rPr>
            </w:pPr>
          </w:p>
        </w:tc>
        <w:tc>
          <w:tcPr>
            <w:tcW w:w="4489" w:type="dxa"/>
          </w:tcPr>
          <w:p w14:paraId="1E8839DE" w14:textId="43C11F2A" w:rsidR="00AB258E" w:rsidRPr="00AB258E" w:rsidRDefault="00AB258E" w:rsidP="00AB258E">
            <w:pPr>
              <w:jc w:val="center"/>
              <w:rPr>
                <w:b/>
                <w:lang w:val="es-CL"/>
              </w:rPr>
            </w:pPr>
            <w:r w:rsidRPr="00AB258E">
              <w:rPr>
                <w:b/>
                <w:lang w:val="es-CL"/>
              </w:rPr>
              <w:t>MAE</w:t>
            </w:r>
          </w:p>
        </w:tc>
      </w:tr>
      <w:tr w:rsidR="00AB258E" w14:paraId="4ABBEF53" w14:textId="77777777" w:rsidTr="00AB258E">
        <w:trPr>
          <w:trHeight w:val="607"/>
        </w:trPr>
        <w:tc>
          <w:tcPr>
            <w:tcW w:w="4489" w:type="dxa"/>
          </w:tcPr>
          <w:p w14:paraId="5FBE14DF" w14:textId="1712B547" w:rsidR="00AB258E" w:rsidRPr="00AB258E" w:rsidRDefault="00AB258E" w:rsidP="00AB258E">
            <w:pPr>
              <w:rPr>
                <w:b/>
                <w:lang w:val="es-CL"/>
              </w:rPr>
            </w:pPr>
            <w:r w:rsidRPr="00AB258E">
              <w:rPr>
                <w:b/>
                <w:lang w:val="es-CL"/>
              </w:rPr>
              <w:t>Recomendador Tradicional</w:t>
            </w:r>
          </w:p>
        </w:tc>
        <w:tc>
          <w:tcPr>
            <w:tcW w:w="4489" w:type="dxa"/>
          </w:tcPr>
          <w:p w14:paraId="1A33A7E0" w14:textId="6D982459" w:rsidR="00AB258E" w:rsidRDefault="00AB258E" w:rsidP="00AB258E">
            <w:pPr>
              <w:jc w:val="center"/>
              <w:rPr>
                <w:lang w:val="es-CL"/>
              </w:rPr>
            </w:pPr>
            <w:r w:rsidRPr="005201ED">
              <w:rPr>
                <w:rFonts w:ascii="Times New Roman" w:hAnsi="Times New Roman" w:cs="Times New Roman"/>
                <w:sz w:val="24"/>
              </w:rPr>
              <w:t>0.9741008</w:t>
            </w:r>
          </w:p>
        </w:tc>
      </w:tr>
      <w:tr w:rsidR="00AB258E" w14:paraId="70D30970" w14:textId="77777777" w:rsidTr="00AB258E">
        <w:trPr>
          <w:trHeight w:val="612"/>
        </w:trPr>
        <w:tc>
          <w:tcPr>
            <w:tcW w:w="4489" w:type="dxa"/>
          </w:tcPr>
          <w:p w14:paraId="26D930C6" w14:textId="76E0256C" w:rsidR="00AB258E" w:rsidRPr="00AB258E" w:rsidRDefault="00AB258E" w:rsidP="00AB258E">
            <w:pPr>
              <w:rPr>
                <w:b/>
                <w:lang w:val="es-CL"/>
              </w:rPr>
            </w:pPr>
            <w:r w:rsidRPr="00AB258E">
              <w:rPr>
                <w:b/>
                <w:lang w:val="es-CL"/>
              </w:rPr>
              <w:t>Recomendador Multi-criterio</w:t>
            </w:r>
          </w:p>
        </w:tc>
        <w:tc>
          <w:tcPr>
            <w:tcW w:w="4489" w:type="dxa"/>
          </w:tcPr>
          <w:p w14:paraId="7530EBCD" w14:textId="2D2499FE" w:rsidR="00AB258E" w:rsidRDefault="00AB258E" w:rsidP="00AB258E">
            <w:pPr>
              <w:keepNext/>
              <w:jc w:val="center"/>
              <w:rPr>
                <w:lang w:val="es-CL"/>
              </w:rPr>
            </w:pPr>
            <w:r w:rsidRPr="00664D80">
              <w:rPr>
                <w:rFonts w:ascii="Times New Roman" w:hAnsi="Times New Roman" w:cs="Times New Roman"/>
                <w:sz w:val="24"/>
              </w:rPr>
              <w:t>0.9025005</w:t>
            </w:r>
          </w:p>
        </w:tc>
      </w:tr>
    </w:tbl>
    <w:p w14:paraId="6F6B5FB1" w14:textId="6738488A" w:rsidR="00AB258E" w:rsidRPr="00AB258E" w:rsidRDefault="00AB258E" w:rsidP="00AB258E">
      <w:pPr>
        <w:pStyle w:val="Epgrafe"/>
        <w:jc w:val="center"/>
        <w:rPr>
          <w:rFonts w:ascii="Times New Roman" w:hAnsi="Times New Roman" w:cs="Times New Roman"/>
          <w:b w:val="0"/>
          <w:color w:val="auto"/>
          <w:sz w:val="24"/>
          <w:lang w:val="es-CL"/>
        </w:rPr>
      </w:pPr>
      <w:bookmarkStart w:id="120" w:name="_Ref510565175"/>
      <w:r w:rsidRPr="00AB258E">
        <w:rPr>
          <w:rFonts w:ascii="Times New Roman" w:hAnsi="Times New Roman" w:cs="Times New Roman"/>
          <w:b w:val="0"/>
          <w:color w:val="auto"/>
          <w:sz w:val="24"/>
        </w:rPr>
        <w:t xml:space="preserve">Tabla </w:t>
      </w:r>
      <w:r w:rsidRPr="00AB258E">
        <w:rPr>
          <w:rFonts w:ascii="Times New Roman" w:hAnsi="Times New Roman" w:cs="Times New Roman"/>
          <w:b w:val="0"/>
          <w:color w:val="auto"/>
          <w:sz w:val="24"/>
        </w:rPr>
        <w:fldChar w:fldCharType="begin"/>
      </w:r>
      <w:r w:rsidRPr="00AB258E">
        <w:rPr>
          <w:rFonts w:ascii="Times New Roman" w:hAnsi="Times New Roman" w:cs="Times New Roman"/>
          <w:b w:val="0"/>
          <w:color w:val="auto"/>
          <w:sz w:val="24"/>
        </w:rPr>
        <w:instrText xml:space="preserve"> SEQ Tabla \* ARABIC </w:instrText>
      </w:r>
      <w:r w:rsidRPr="00AB258E">
        <w:rPr>
          <w:rFonts w:ascii="Times New Roman" w:hAnsi="Times New Roman" w:cs="Times New Roman"/>
          <w:b w:val="0"/>
          <w:color w:val="auto"/>
          <w:sz w:val="24"/>
        </w:rPr>
        <w:fldChar w:fldCharType="separate"/>
      </w:r>
      <w:r w:rsidR="00C626FF">
        <w:rPr>
          <w:rFonts w:ascii="Times New Roman" w:hAnsi="Times New Roman" w:cs="Times New Roman"/>
          <w:b w:val="0"/>
          <w:noProof/>
          <w:color w:val="auto"/>
          <w:sz w:val="24"/>
        </w:rPr>
        <w:t>13</w:t>
      </w:r>
      <w:r w:rsidRPr="00AB258E">
        <w:rPr>
          <w:rFonts w:ascii="Times New Roman" w:hAnsi="Times New Roman" w:cs="Times New Roman"/>
          <w:b w:val="0"/>
          <w:color w:val="auto"/>
          <w:sz w:val="24"/>
        </w:rPr>
        <w:fldChar w:fldCharType="end"/>
      </w:r>
      <w:bookmarkEnd w:id="120"/>
      <w:r w:rsidRPr="00AB258E">
        <w:rPr>
          <w:rFonts w:ascii="Times New Roman" w:hAnsi="Times New Roman" w:cs="Times New Roman"/>
          <w:b w:val="0"/>
          <w:color w:val="auto"/>
          <w:sz w:val="24"/>
        </w:rPr>
        <w:t xml:space="preserve">: Precisión de </w:t>
      </w:r>
      <w:proofErr w:type="spellStart"/>
      <w:r w:rsidRPr="00AB258E">
        <w:rPr>
          <w:rFonts w:ascii="Times New Roman" w:hAnsi="Times New Roman" w:cs="Times New Roman"/>
          <w:b w:val="0"/>
          <w:color w:val="auto"/>
          <w:sz w:val="24"/>
        </w:rPr>
        <w:t>recomendadores</w:t>
      </w:r>
      <w:proofErr w:type="spellEnd"/>
      <w:r w:rsidRPr="00AB258E">
        <w:rPr>
          <w:rFonts w:ascii="Times New Roman" w:hAnsi="Times New Roman" w:cs="Times New Roman"/>
          <w:b w:val="0"/>
          <w:color w:val="auto"/>
          <w:sz w:val="24"/>
        </w:rPr>
        <w:t>.</w:t>
      </w:r>
    </w:p>
    <w:p w14:paraId="33E49A7B" w14:textId="77777777" w:rsidR="00664D80" w:rsidRDefault="00664D80" w:rsidP="00B42178"/>
    <w:p w14:paraId="4989AFCD" w14:textId="7543C566" w:rsidR="00C15FE5" w:rsidRDefault="002A19D4" w:rsidP="002A19D4">
      <w:pPr>
        <w:spacing w:line="360" w:lineRule="auto"/>
        <w:rPr>
          <w:rFonts w:ascii="Times New Roman" w:hAnsi="Times New Roman" w:cs="Times New Roman"/>
          <w:sz w:val="24"/>
        </w:rPr>
      </w:pPr>
      <w:r>
        <w:rPr>
          <w:rFonts w:ascii="Times New Roman" w:hAnsi="Times New Roman" w:cs="Times New Roman"/>
          <w:sz w:val="24"/>
        </w:rPr>
        <w:t xml:space="preserve">Se puede observar </w:t>
      </w:r>
      <w:r w:rsidR="000B40E1">
        <w:rPr>
          <w:rFonts w:ascii="Times New Roman" w:hAnsi="Times New Roman" w:cs="Times New Roman"/>
          <w:sz w:val="24"/>
        </w:rPr>
        <w:t xml:space="preserve">de la tabla </w:t>
      </w:r>
      <w:r>
        <w:rPr>
          <w:rFonts w:ascii="Times New Roman" w:hAnsi="Times New Roman" w:cs="Times New Roman"/>
          <w:sz w:val="24"/>
        </w:rPr>
        <w:t>que la precisión del recomendador multi-criterio es mejor en comparación a la del recomendador tradicional. Por lo tanto, respondiendo a la pregunta que se realizó al inicio de este experimento, se puede decir que el rendimiento del sistema de recomendación multi-criterio creado a partir de las reseñas de los usuarios es mejor en comparación al sistema de recomendación tradicional.</w:t>
      </w:r>
      <w:r w:rsidR="000B40E1">
        <w:rPr>
          <w:rFonts w:ascii="Times New Roman" w:hAnsi="Times New Roman" w:cs="Times New Roman"/>
          <w:sz w:val="24"/>
        </w:rPr>
        <w:t xml:space="preserve"> </w:t>
      </w:r>
    </w:p>
    <w:p w14:paraId="1693E38C" w14:textId="7DCF515C" w:rsidR="00C15FE5" w:rsidRPr="00AB258E" w:rsidRDefault="00C15FE5" w:rsidP="002A19D4">
      <w:pPr>
        <w:spacing w:line="360" w:lineRule="auto"/>
        <w:rPr>
          <w:rFonts w:ascii="Times New Roman" w:hAnsi="Times New Roman" w:cs="Times New Roman"/>
          <w:sz w:val="24"/>
        </w:rPr>
      </w:pPr>
      <w:r>
        <w:rPr>
          <w:rFonts w:ascii="Times New Roman" w:hAnsi="Times New Roman" w:cs="Times New Roman"/>
          <w:sz w:val="24"/>
        </w:rPr>
        <w:t>A pesar de los resultados, no es posible asegurar que esto sea así en todos los casos, dado que debido al problema de escasez de datos presentado</w:t>
      </w:r>
      <w:r w:rsidR="0083531F">
        <w:rPr>
          <w:rFonts w:ascii="Times New Roman" w:hAnsi="Times New Roman" w:cs="Times New Roman"/>
          <w:sz w:val="24"/>
        </w:rPr>
        <w:t xml:space="preserve"> en el </w:t>
      </w:r>
      <w:proofErr w:type="spellStart"/>
      <w:r w:rsidR="0083531F">
        <w:rPr>
          <w:rFonts w:ascii="Times New Roman" w:hAnsi="Times New Roman" w:cs="Times New Roman"/>
          <w:sz w:val="24"/>
        </w:rPr>
        <w:t>dataset</w:t>
      </w:r>
      <w:proofErr w:type="spellEnd"/>
      <w:r>
        <w:rPr>
          <w:rFonts w:ascii="Times New Roman" w:hAnsi="Times New Roman" w:cs="Times New Roman"/>
          <w:sz w:val="24"/>
        </w:rPr>
        <w:t>, los datos de prueba se vieron reducidos</w:t>
      </w:r>
      <w:r w:rsidR="00937E47">
        <w:rPr>
          <w:rFonts w:ascii="Times New Roman" w:hAnsi="Times New Roman" w:cs="Times New Roman"/>
          <w:sz w:val="24"/>
        </w:rPr>
        <w:t xml:space="preserve"> a 12 usuarios</w:t>
      </w:r>
      <w:r>
        <w:rPr>
          <w:rFonts w:ascii="Times New Roman" w:hAnsi="Times New Roman" w:cs="Times New Roman"/>
          <w:sz w:val="24"/>
        </w:rPr>
        <w:t>.</w:t>
      </w:r>
      <w:r w:rsidR="00937E47">
        <w:rPr>
          <w:rFonts w:ascii="Times New Roman" w:hAnsi="Times New Roman" w:cs="Times New Roman"/>
          <w:sz w:val="24"/>
        </w:rPr>
        <w:t xml:space="preserve"> Este problema fue aún mayor cuando se realizó las recomendaciones multi-criterio debido a que en pocas ocasiones un usuario otorgará su opinión de todos los aspectos en una reseña.</w:t>
      </w:r>
      <w:r w:rsidR="004B526F">
        <w:rPr>
          <w:rFonts w:ascii="Times New Roman" w:hAnsi="Times New Roman" w:cs="Times New Roman"/>
          <w:sz w:val="24"/>
        </w:rPr>
        <w:t xml:space="preserve"> Este es un problema que se debe tener en cuenta en futuros trabajos de sistemas de recomendación multi-criterio basado en reseñas de usuarios.</w:t>
      </w:r>
      <w:r w:rsidR="00937E47">
        <w:rPr>
          <w:rFonts w:ascii="Times New Roman" w:hAnsi="Times New Roman" w:cs="Times New Roman"/>
          <w:sz w:val="24"/>
        </w:rPr>
        <w:t xml:space="preserve">  </w:t>
      </w:r>
    </w:p>
    <w:p w14:paraId="1A4DB466" w14:textId="77777777" w:rsidR="00664D80" w:rsidRDefault="00664D80" w:rsidP="00B42178"/>
    <w:p w14:paraId="690B29E8" w14:textId="77777777" w:rsidR="00C15FE5" w:rsidRDefault="00C15FE5" w:rsidP="00B42178"/>
    <w:p w14:paraId="6C53A13D" w14:textId="77777777" w:rsidR="00C15FE5" w:rsidRDefault="00C15FE5" w:rsidP="00B42178"/>
    <w:p w14:paraId="5F5D99F1" w14:textId="77777777" w:rsidR="00C15FE5" w:rsidRDefault="00C15FE5" w:rsidP="00B42178"/>
    <w:p w14:paraId="24E7AB43" w14:textId="77777777" w:rsidR="00C15FE5" w:rsidRDefault="00C15FE5" w:rsidP="00B42178"/>
    <w:p w14:paraId="5A9C3A2C" w14:textId="77777777" w:rsidR="00C15FE5" w:rsidRPr="00B42178" w:rsidRDefault="00C15FE5" w:rsidP="00B42178"/>
    <w:p w14:paraId="16B526FE" w14:textId="13ADE9F5" w:rsidR="003509DC" w:rsidRDefault="00A27637" w:rsidP="00E8678C">
      <w:pPr>
        <w:pStyle w:val="Ttulo1"/>
      </w:pPr>
      <w:bookmarkStart w:id="121" w:name="_Toc511668904"/>
      <w:commentRangeStart w:id="122"/>
      <w:r>
        <w:lastRenderedPageBreak/>
        <w:t>Conclusiones</w:t>
      </w:r>
      <w:commentRangeEnd w:id="122"/>
      <w:r w:rsidR="0019585B">
        <w:rPr>
          <w:rStyle w:val="Refdecomentario"/>
          <w:rFonts w:asciiTheme="minorHAnsi" w:eastAsiaTheme="minorHAnsi" w:hAnsiTheme="minorHAnsi" w:cstheme="minorBidi"/>
          <w:b w:val="0"/>
          <w:bCs w:val="0"/>
          <w:lang w:val="es-ES"/>
        </w:rPr>
        <w:commentReference w:id="122"/>
      </w:r>
      <w:bookmarkEnd w:id="121"/>
    </w:p>
    <w:p w14:paraId="7DC1879B" w14:textId="62634289" w:rsidR="00E8678C" w:rsidRDefault="00A823D8" w:rsidP="00E8678C">
      <w:pPr>
        <w:spacing w:line="360" w:lineRule="auto"/>
        <w:rPr>
          <w:rFonts w:ascii="Times New Roman" w:hAnsi="Times New Roman" w:cs="Times New Roman"/>
          <w:sz w:val="24"/>
          <w:lang w:val="es-CL"/>
        </w:rPr>
      </w:pPr>
      <w:r>
        <w:rPr>
          <w:rFonts w:ascii="Times New Roman" w:hAnsi="Times New Roman" w:cs="Times New Roman"/>
          <w:sz w:val="24"/>
          <w:lang w:val="es-CL"/>
        </w:rPr>
        <w:t>En este proyecto de título se realizó un sistema de recomendación multi-criterio creado a partir de reseñas de restaurantes en idioma español.</w:t>
      </w:r>
      <w:r w:rsidR="00710510">
        <w:rPr>
          <w:rFonts w:ascii="Times New Roman" w:hAnsi="Times New Roman" w:cs="Times New Roman"/>
          <w:sz w:val="24"/>
          <w:lang w:val="es-CL"/>
        </w:rPr>
        <w:t xml:space="preserve"> En primer lugar se creó un </w:t>
      </w:r>
      <w:proofErr w:type="spellStart"/>
      <w:r w:rsidR="00710510">
        <w:rPr>
          <w:rFonts w:ascii="Times New Roman" w:hAnsi="Times New Roman" w:cs="Times New Roman"/>
          <w:sz w:val="24"/>
          <w:lang w:val="es-CL"/>
        </w:rPr>
        <w:t>dataset</w:t>
      </w:r>
      <w:proofErr w:type="spellEnd"/>
      <w:r w:rsidR="00710510">
        <w:rPr>
          <w:rFonts w:ascii="Times New Roman" w:hAnsi="Times New Roman" w:cs="Times New Roman"/>
          <w:sz w:val="24"/>
          <w:lang w:val="es-CL"/>
        </w:rPr>
        <w:t xml:space="preserve"> de comentarios de restaurantes en español extraídas del sitio web Atrápalo.com. Este </w:t>
      </w:r>
      <w:proofErr w:type="spellStart"/>
      <w:r w:rsidR="00710510">
        <w:rPr>
          <w:rFonts w:ascii="Times New Roman" w:hAnsi="Times New Roman" w:cs="Times New Roman"/>
          <w:sz w:val="24"/>
          <w:lang w:val="es-CL"/>
        </w:rPr>
        <w:t>dataset</w:t>
      </w:r>
      <w:proofErr w:type="spellEnd"/>
      <w:r w:rsidR="00710510">
        <w:rPr>
          <w:rFonts w:ascii="Times New Roman" w:hAnsi="Times New Roman" w:cs="Times New Roman"/>
          <w:sz w:val="24"/>
          <w:lang w:val="es-CL"/>
        </w:rPr>
        <w:t xml:space="preserve"> está disponible en formato TSV. A partir de este </w:t>
      </w:r>
      <w:proofErr w:type="spellStart"/>
      <w:r w:rsidR="00710510">
        <w:rPr>
          <w:rFonts w:ascii="Times New Roman" w:hAnsi="Times New Roman" w:cs="Times New Roman"/>
          <w:sz w:val="24"/>
          <w:lang w:val="es-CL"/>
        </w:rPr>
        <w:t>dataset</w:t>
      </w:r>
      <w:proofErr w:type="spellEnd"/>
      <w:r w:rsidR="00710510">
        <w:rPr>
          <w:rFonts w:ascii="Times New Roman" w:hAnsi="Times New Roman" w:cs="Times New Roman"/>
          <w:sz w:val="24"/>
          <w:lang w:val="es-CL"/>
        </w:rPr>
        <w:t xml:space="preserve"> se realizó un análisis de sentimiento basado en aspecto para determinar la polaridad y aspectos considerados en las reseñas extraídas. Para esto se utilizó un enfoque de aprendizaje automático. Por lo tanto, fue necesario separar las reseñas por oración y etiquetarlas de acuerdo al aspecto y sentimiento expresado para posteriormente aplicar un algoritmo clasificador. Para mejorar la efectividad del algoritmo se aplicaron diferentes técnicas de limpieza de datos. </w:t>
      </w:r>
    </w:p>
    <w:p w14:paraId="14FC77BF" w14:textId="65BFACB5" w:rsidR="00710510" w:rsidRDefault="009B0D61" w:rsidP="00E8678C">
      <w:pPr>
        <w:spacing w:line="360" w:lineRule="auto"/>
        <w:rPr>
          <w:rFonts w:ascii="Times New Roman" w:hAnsi="Times New Roman" w:cs="Times New Roman"/>
          <w:sz w:val="24"/>
          <w:lang w:val="es-CL"/>
        </w:rPr>
      </w:pPr>
      <w:r>
        <w:rPr>
          <w:rFonts w:ascii="Times New Roman" w:hAnsi="Times New Roman" w:cs="Times New Roman"/>
          <w:sz w:val="24"/>
          <w:lang w:val="es-CL"/>
        </w:rPr>
        <w:t>La</w:t>
      </w:r>
      <w:r w:rsidR="00710510">
        <w:rPr>
          <w:rFonts w:ascii="Times New Roman" w:hAnsi="Times New Roman" w:cs="Times New Roman"/>
          <w:sz w:val="24"/>
          <w:lang w:val="es-CL"/>
        </w:rPr>
        <w:t xml:space="preserve"> información extraída del proceso de análisis de sentimiento basado en aspecto</w:t>
      </w:r>
      <w:r w:rsidR="00EA4E87">
        <w:rPr>
          <w:rFonts w:ascii="Times New Roman" w:hAnsi="Times New Roman" w:cs="Times New Roman"/>
          <w:sz w:val="24"/>
          <w:lang w:val="es-CL"/>
        </w:rPr>
        <w:t xml:space="preserve"> realizado</w:t>
      </w:r>
      <w:r w:rsidR="00710510">
        <w:rPr>
          <w:rFonts w:ascii="Times New Roman" w:hAnsi="Times New Roman" w:cs="Times New Roman"/>
          <w:sz w:val="24"/>
          <w:lang w:val="es-CL"/>
        </w:rPr>
        <w:t xml:space="preserve"> se</w:t>
      </w:r>
      <w:r w:rsidR="00EA4E87">
        <w:rPr>
          <w:rFonts w:ascii="Times New Roman" w:hAnsi="Times New Roman" w:cs="Times New Roman"/>
          <w:sz w:val="24"/>
          <w:lang w:val="es-CL"/>
        </w:rPr>
        <w:t xml:space="preserve"> utilizó para crear un sistema de recomendación multi-criterio</w:t>
      </w:r>
      <w:r w:rsidR="00710510">
        <w:rPr>
          <w:rFonts w:ascii="Times New Roman" w:hAnsi="Times New Roman" w:cs="Times New Roman"/>
          <w:sz w:val="24"/>
          <w:lang w:val="es-CL"/>
        </w:rPr>
        <w:t xml:space="preserve"> </w:t>
      </w:r>
      <w:r w:rsidR="00EA4E87">
        <w:rPr>
          <w:rFonts w:ascii="Times New Roman" w:hAnsi="Times New Roman" w:cs="Times New Roman"/>
          <w:sz w:val="24"/>
          <w:lang w:val="es-CL"/>
        </w:rPr>
        <w:t xml:space="preserve">el cual fue evaluado en comparación a un sistema de recomendación tradicional. Para la creación del sistema de recomendación multi-criterio </w:t>
      </w:r>
      <w:r>
        <w:rPr>
          <w:rFonts w:ascii="Times New Roman" w:hAnsi="Times New Roman" w:cs="Times New Roman"/>
          <w:sz w:val="24"/>
          <w:lang w:val="es-CL"/>
        </w:rPr>
        <w:t xml:space="preserve">se utilizó la técnica de Similitud Promedio propuesta por </w:t>
      </w:r>
      <w:proofErr w:type="spellStart"/>
      <w:r>
        <w:rPr>
          <w:rFonts w:ascii="Times New Roman" w:hAnsi="Times New Roman" w:cs="Times New Roman"/>
          <w:sz w:val="24"/>
          <w:lang w:val="es-CL"/>
        </w:rPr>
        <w:t>Adomavicius</w:t>
      </w:r>
      <w:proofErr w:type="spellEnd"/>
      <w:r>
        <w:rPr>
          <w:rFonts w:ascii="Times New Roman" w:hAnsi="Times New Roman" w:cs="Times New Roman"/>
          <w:sz w:val="24"/>
          <w:lang w:val="es-CL"/>
        </w:rPr>
        <w:t xml:space="preserve">. </w:t>
      </w:r>
    </w:p>
    <w:p w14:paraId="74FB2CB4" w14:textId="09F94F38" w:rsidR="009B0D61" w:rsidRPr="00AB258E" w:rsidRDefault="009B0D61" w:rsidP="00E8678C">
      <w:pPr>
        <w:spacing w:line="360" w:lineRule="auto"/>
        <w:rPr>
          <w:rFonts w:ascii="Times New Roman" w:hAnsi="Times New Roman" w:cs="Times New Roman"/>
          <w:sz w:val="24"/>
          <w:lang w:val="es-CL"/>
        </w:rPr>
      </w:pPr>
      <w:r>
        <w:rPr>
          <w:rFonts w:ascii="Times New Roman" w:hAnsi="Times New Roman" w:cs="Times New Roman"/>
          <w:sz w:val="24"/>
          <w:lang w:val="es-CL"/>
        </w:rPr>
        <w:t>Finalmente se desarrolló un software con interfaz gráfica de usuario para el ajuste de las diferentes técnicas utilizadas en el proceso de análisis de sentimiento basado en aspecto y sistemas de recomendación,</w:t>
      </w:r>
    </w:p>
    <w:p w14:paraId="4BAF02BA" w14:textId="77777777" w:rsidR="00E8678C" w:rsidRDefault="00E8678C" w:rsidP="00710510">
      <w:pPr>
        <w:pStyle w:val="Default"/>
        <w:spacing w:after="92" w:line="360" w:lineRule="auto"/>
        <w:rPr>
          <w:rFonts w:ascii="Times New Roman" w:hAnsi="Times New Roman" w:cs="Times New Roman"/>
        </w:rPr>
      </w:pPr>
    </w:p>
    <w:p w14:paraId="3C60C49A" w14:textId="77777777" w:rsidR="009B0D61" w:rsidRDefault="009B0D61" w:rsidP="00710510">
      <w:pPr>
        <w:pStyle w:val="Default"/>
        <w:spacing w:after="92" w:line="360" w:lineRule="auto"/>
        <w:rPr>
          <w:rFonts w:ascii="Times New Roman" w:hAnsi="Times New Roman" w:cs="Times New Roman"/>
        </w:rPr>
      </w:pPr>
    </w:p>
    <w:p w14:paraId="676316B1" w14:textId="77777777" w:rsidR="009B0D61" w:rsidRDefault="009B0D61" w:rsidP="00710510">
      <w:pPr>
        <w:pStyle w:val="Default"/>
        <w:spacing w:after="92" w:line="360" w:lineRule="auto"/>
        <w:rPr>
          <w:rFonts w:ascii="Times New Roman" w:hAnsi="Times New Roman" w:cs="Times New Roman"/>
        </w:rPr>
      </w:pPr>
    </w:p>
    <w:p w14:paraId="5F6A80D4" w14:textId="77777777" w:rsidR="009B0D61" w:rsidRDefault="009B0D61" w:rsidP="00710510">
      <w:pPr>
        <w:pStyle w:val="Default"/>
        <w:spacing w:after="92" w:line="360" w:lineRule="auto"/>
        <w:rPr>
          <w:rFonts w:ascii="Times New Roman" w:hAnsi="Times New Roman" w:cs="Times New Roman"/>
        </w:rPr>
      </w:pPr>
    </w:p>
    <w:p w14:paraId="13DD40E0" w14:textId="77777777" w:rsidR="009B0D61" w:rsidRDefault="009B0D61" w:rsidP="00710510">
      <w:pPr>
        <w:pStyle w:val="Default"/>
        <w:spacing w:after="92" w:line="360" w:lineRule="auto"/>
        <w:rPr>
          <w:rFonts w:ascii="Times New Roman" w:hAnsi="Times New Roman" w:cs="Times New Roman"/>
        </w:rPr>
      </w:pPr>
    </w:p>
    <w:p w14:paraId="2A0E8E85" w14:textId="77777777" w:rsidR="009B0D61" w:rsidRDefault="009B0D61" w:rsidP="00710510">
      <w:pPr>
        <w:pStyle w:val="Default"/>
        <w:spacing w:after="92" w:line="360" w:lineRule="auto"/>
        <w:rPr>
          <w:rFonts w:ascii="Times New Roman" w:hAnsi="Times New Roman" w:cs="Times New Roman"/>
        </w:rPr>
      </w:pPr>
    </w:p>
    <w:p w14:paraId="0B7E4030" w14:textId="77777777" w:rsidR="009B0D61" w:rsidRDefault="009B0D61" w:rsidP="00710510">
      <w:pPr>
        <w:pStyle w:val="Default"/>
        <w:spacing w:after="92" w:line="360" w:lineRule="auto"/>
        <w:rPr>
          <w:rFonts w:ascii="Times New Roman" w:hAnsi="Times New Roman" w:cs="Times New Roman"/>
        </w:rPr>
      </w:pPr>
    </w:p>
    <w:p w14:paraId="057129F0" w14:textId="77777777" w:rsidR="009B0D61" w:rsidRDefault="009B0D61" w:rsidP="00710510">
      <w:pPr>
        <w:pStyle w:val="Default"/>
        <w:spacing w:after="92" w:line="360" w:lineRule="auto"/>
        <w:rPr>
          <w:rFonts w:ascii="Times New Roman" w:hAnsi="Times New Roman" w:cs="Times New Roman"/>
        </w:rPr>
      </w:pPr>
    </w:p>
    <w:p w14:paraId="61628E03" w14:textId="77777777" w:rsidR="009B0D61" w:rsidRPr="00603AFD" w:rsidRDefault="009B0D61" w:rsidP="00710510">
      <w:pPr>
        <w:pStyle w:val="Default"/>
        <w:spacing w:after="92" w:line="360" w:lineRule="auto"/>
        <w:rPr>
          <w:rFonts w:ascii="Times New Roman" w:hAnsi="Times New Roman" w:cs="Times New Roman"/>
        </w:rPr>
      </w:pPr>
    </w:p>
    <w:p w14:paraId="4EE659ED" w14:textId="77777777" w:rsidR="006F003C" w:rsidRPr="00603AFD" w:rsidRDefault="006F003C" w:rsidP="00B860B4">
      <w:pPr>
        <w:pStyle w:val="Ttulo1"/>
      </w:pPr>
      <w:bookmarkStart w:id="123" w:name="_Toc503888648"/>
      <w:bookmarkStart w:id="124" w:name="_Toc511668905"/>
      <w:r w:rsidRPr="00603AFD">
        <w:lastRenderedPageBreak/>
        <w:t>Bibliografía</w:t>
      </w:r>
      <w:bookmarkEnd w:id="123"/>
      <w:bookmarkEnd w:id="124"/>
    </w:p>
    <w:p w14:paraId="364E12F3" w14:textId="700D9F9D" w:rsidR="005D44D2" w:rsidRPr="005D44D2" w:rsidRDefault="006F003C"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603AFD">
        <w:rPr>
          <w:rFonts w:ascii="Times New Roman" w:hAnsi="Times New Roman" w:cs="Times New Roman"/>
          <w:sz w:val="24"/>
          <w:szCs w:val="24"/>
          <w:lang w:val="es-CL"/>
        </w:rPr>
        <w:fldChar w:fldCharType="begin" w:fldLock="1"/>
      </w:r>
      <w:r w:rsidRPr="00A90349">
        <w:rPr>
          <w:rFonts w:ascii="Times New Roman" w:hAnsi="Times New Roman" w:cs="Times New Roman"/>
          <w:sz w:val="24"/>
          <w:szCs w:val="24"/>
          <w:lang w:val="en-US"/>
        </w:rPr>
        <w:instrText xml:space="preserve">ADDIN Mendeley Bibliography CSL_BIBLIOGRAPHY </w:instrText>
      </w:r>
      <w:r w:rsidRPr="00603AFD">
        <w:rPr>
          <w:rFonts w:ascii="Times New Roman" w:hAnsi="Times New Roman" w:cs="Times New Roman"/>
          <w:sz w:val="24"/>
          <w:szCs w:val="24"/>
          <w:lang w:val="es-CL"/>
        </w:rPr>
        <w:fldChar w:fldCharType="separate"/>
      </w:r>
      <w:r w:rsidR="005D44D2" w:rsidRPr="005D44D2">
        <w:rPr>
          <w:rFonts w:ascii="Times New Roman" w:hAnsi="Times New Roman" w:cs="Times New Roman"/>
          <w:noProof/>
          <w:sz w:val="24"/>
          <w:szCs w:val="24"/>
        </w:rPr>
        <w:t xml:space="preserve">Adomavicius, G., &amp; Kwon, Y. (2007). New recommendation techniques for multicriteria rating systems. </w:t>
      </w:r>
      <w:r w:rsidR="005D44D2" w:rsidRPr="005D44D2">
        <w:rPr>
          <w:rFonts w:ascii="Times New Roman" w:hAnsi="Times New Roman" w:cs="Times New Roman"/>
          <w:i/>
          <w:iCs/>
          <w:noProof/>
          <w:sz w:val="24"/>
          <w:szCs w:val="24"/>
        </w:rPr>
        <w:t>IEEE Intelligent Systems</w:t>
      </w:r>
      <w:r w:rsidR="005D44D2" w:rsidRPr="005D44D2">
        <w:rPr>
          <w:rFonts w:ascii="Times New Roman" w:hAnsi="Times New Roman" w:cs="Times New Roman"/>
          <w:noProof/>
          <w:sz w:val="24"/>
          <w:szCs w:val="24"/>
        </w:rPr>
        <w:t xml:space="preserve">, </w:t>
      </w:r>
      <w:r w:rsidR="005D44D2" w:rsidRPr="005D44D2">
        <w:rPr>
          <w:rFonts w:ascii="Times New Roman" w:hAnsi="Times New Roman" w:cs="Times New Roman"/>
          <w:i/>
          <w:iCs/>
          <w:noProof/>
          <w:sz w:val="24"/>
          <w:szCs w:val="24"/>
        </w:rPr>
        <w:t>22</w:t>
      </w:r>
      <w:r w:rsidR="005D44D2" w:rsidRPr="005D44D2">
        <w:rPr>
          <w:rFonts w:ascii="Times New Roman" w:hAnsi="Times New Roman" w:cs="Times New Roman"/>
          <w:noProof/>
          <w:sz w:val="24"/>
          <w:szCs w:val="24"/>
        </w:rPr>
        <w:t>(3), 48–55. https://doi.org/10.1109/MIS.2007.58</w:t>
      </w:r>
    </w:p>
    <w:p w14:paraId="6C39BD68"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Adomavicius, G., &amp; Kwon, Y. (2015). Multi-Criteria Recommender Systems. In </w:t>
      </w:r>
      <w:r w:rsidRPr="005D44D2">
        <w:rPr>
          <w:rFonts w:ascii="Times New Roman" w:hAnsi="Times New Roman" w:cs="Times New Roman"/>
          <w:i/>
          <w:iCs/>
          <w:noProof/>
          <w:sz w:val="24"/>
          <w:szCs w:val="24"/>
        </w:rPr>
        <w:t>Recommender Systems Handbook</w:t>
      </w:r>
      <w:r w:rsidRPr="005D44D2">
        <w:rPr>
          <w:rFonts w:ascii="Times New Roman" w:hAnsi="Times New Roman" w:cs="Times New Roman"/>
          <w:noProof/>
          <w:sz w:val="24"/>
          <w:szCs w:val="24"/>
        </w:rPr>
        <w:t xml:space="preserve"> (pp. 847–880). Boston, MA: Springer US. https://doi.org/10.1007/978-1-4899-7637-6_25</w:t>
      </w:r>
    </w:p>
    <w:p w14:paraId="7E242EDF"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Adomavicius, G., &amp; Tuzhilin, A. (2005). Toward the next generation of recommender systems: A survey of the state-of-the-art and possible extensions. </w:t>
      </w:r>
      <w:r w:rsidRPr="005D44D2">
        <w:rPr>
          <w:rFonts w:ascii="Times New Roman" w:hAnsi="Times New Roman" w:cs="Times New Roman"/>
          <w:i/>
          <w:iCs/>
          <w:noProof/>
          <w:sz w:val="24"/>
          <w:szCs w:val="24"/>
        </w:rPr>
        <w:t>IEEE Transactions on Knowledge and Data Engineering</w:t>
      </w:r>
      <w:r w:rsidRPr="005D44D2">
        <w:rPr>
          <w:rFonts w:ascii="Times New Roman" w:hAnsi="Times New Roman" w:cs="Times New Roman"/>
          <w:noProof/>
          <w:sz w:val="24"/>
          <w:szCs w:val="24"/>
        </w:rPr>
        <w:t xml:space="preserve">, </w:t>
      </w:r>
      <w:r w:rsidRPr="005D44D2">
        <w:rPr>
          <w:rFonts w:ascii="Times New Roman" w:hAnsi="Times New Roman" w:cs="Times New Roman"/>
          <w:i/>
          <w:iCs/>
          <w:noProof/>
          <w:sz w:val="24"/>
          <w:szCs w:val="24"/>
        </w:rPr>
        <w:t>17</w:t>
      </w:r>
      <w:r w:rsidRPr="005D44D2">
        <w:rPr>
          <w:rFonts w:ascii="Times New Roman" w:hAnsi="Times New Roman" w:cs="Times New Roman"/>
          <w:noProof/>
          <w:sz w:val="24"/>
          <w:szCs w:val="24"/>
        </w:rPr>
        <w:t>(6), 734–749. https://doi.org/10.1109/TKDE.2005.99</w:t>
      </w:r>
    </w:p>
    <w:p w14:paraId="4D271706"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Aggarwal, C. C. (2016). Knowledge-Based Recommender Systems. In </w:t>
      </w:r>
      <w:r w:rsidRPr="005D44D2">
        <w:rPr>
          <w:rFonts w:ascii="Times New Roman" w:hAnsi="Times New Roman" w:cs="Times New Roman"/>
          <w:i/>
          <w:iCs/>
          <w:noProof/>
          <w:sz w:val="24"/>
          <w:szCs w:val="24"/>
        </w:rPr>
        <w:t>Recommender Systems</w:t>
      </w:r>
      <w:r w:rsidRPr="005D44D2">
        <w:rPr>
          <w:rFonts w:ascii="Times New Roman" w:hAnsi="Times New Roman" w:cs="Times New Roman"/>
          <w:noProof/>
          <w:sz w:val="24"/>
          <w:szCs w:val="24"/>
        </w:rPr>
        <w:t xml:space="preserve"> (pp. 167–197). Cham: Springer International Publishing. https://doi.org/10.1007/978-3-319-29659-3_5</w:t>
      </w:r>
    </w:p>
    <w:p w14:paraId="6FAB1E50"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Buhmann, M. D., Melville, P., Sindhwani, V., Quadrianto, N., Buntine, W. L., Torgo, L., … Fürnkranz, J. (2011). Recommender Systems. In </w:t>
      </w:r>
      <w:r w:rsidRPr="005D44D2">
        <w:rPr>
          <w:rFonts w:ascii="Times New Roman" w:hAnsi="Times New Roman" w:cs="Times New Roman"/>
          <w:i/>
          <w:iCs/>
          <w:noProof/>
          <w:sz w:val="24"/>
          <w:szCs w:val="24"/>
        </w:rPr>
        <w:t>Encyclopedia of Machine Learning</w:t>
      </w:r>
      <w:r w:rsidRPr="005D44D2">
        <w:rPr>
          <w:rFonts w:ascii="Times New Roman" w:hAnsi="Times New Roman" w:cs="Times New Roman"/>
          <w:noProof/>
          <w:sz w:val="24"/>
          <w:szCs w:val="24"/>
        </w:rPr>
        <w:t xml:space="preserve"> (pp. 829–838). Boston, MA: Springer US. https://doi.org/10.1007/978-0-387-30164-8_705</w:t>
      </w:r>
    </w:p>
    <w:p w14:paraId="12B6DACD"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Burke, R. (2007). Hybrid Web Recommender Systems. In </w:t>
      </w:r>
      <w:r w:rsidRPr="005D44D2">
        <w:rPr>
          <w:rFonts w:ascii="Times New Roman" w:hAnsi="Times New Roman" w:cs="Times New Roman"/>
          <w:i/>
          <w:iCs/>
          <w:noProof/>
          <w:sz w:val="24"/>
          <w:szCs w:val="24"/>
        </w:rPr>
        <w:t>The Adaptive Web</w:t>
      </w:r>
      <w:r w:rsidRPr="005D44D2">
        <w:rPr>
          <w:rFonts w:ascii="Times New Roman" w:hAnsi="Times New Roman" w:cs="Times New Roman"/>
          <w:noProof/>
          <w:sz w:val="24"/>
          <w:szCs w:val="24"/>
        </w:rPr>
        <w:t xml:space="preserve"> (pp. 377–408). Berlin, Heidelberg: Springer Berlin Heidelberg. https://doi.org/10.1007/978-3-540-72079-9_12</w:t>
      </w:r>
    </w:p>
    <w:p w14:paraId="0BF4A7FE"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Chen, L., Chen, G., &amp; Wang, F. (2015). Recommender systems based on user reviews: the state of the art. </w:t>
      </w:r>
      <w:r w:rsidRPr="005D44D2">
        <w:rPr>
          <w:rFonts w:ascii="Times New Roman" w:hAnsi="Times New Roman" w:cs="Times New Roman"/>
          <w:i/>
          <w:iCs/>
          <w:noProof/>
          <w:sz w:val="24"/>
          <w:szCs w:val="24"/>
        </w:rPr>
        <w:t>User Modeling and User-Adapted Interaction</w:t>
      </w:r>
      <w:r w:rsidRPr="005D44D2">
        <w:rPr>
          <w:rFonts w:ascii="Times New Roman" w:hAnsi="Times New Roman" w:cs="Times New Roman"/>
          <w:noProof/>
          <w:sz w:val="24"/>
          <w:szCs w:val="24"/>
        </w:rPr>
        <w:t xml:space="preserve">, </w:t>
      </w:r>
      <w:r w:rsidRPr="005D44D2">
        <w:rPr>
          <w:rFonts w:ascii="Times New Roman" w:hAnsi="Times New Roman" w:cs="Times New Roman"/>
          <w:i/>
          <w:iCs/>
          <w:noProof/>
          <w:sz w:val="24"/>
          <w:szCs w:val="24"/>
        </w:rPr>
        <w:t>25</w:t>
      </w:r>
      <w:r w:rsidRPr="005D44D2">
        <w:rPr>
          <w:rFonts w:ascii="Times New Roman" w:hAnsi="Times New Roman" w:cs="Times New Roman"/>
          <w:noProof/>
          <w:sz w:val="24"/>
          <w:szCs w:val="24"/>
        </w:rPr>
        <w:t>(2), 99–154. https://doi.org/10.1007/s11257-015-9155-5</w:t>
      </w:r>
    </w:p>
    <w:p w14:paraId="43DD739F"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Elgueta, J. (2017). </w:t>
      </w:r>
      <w:r w:rsidRPr="005D44D2">
        <w:rPr>
          <w:rFonts w:ascii="Times New Roman" w:hAnsi="Times New Roman" w:cs="Times New Roman"/>
          <w:i/>
          <w:iCs/>
          <w:noProof/>
          <w:sz w:val="24"/>
          <w:szCs w:val="24"/>
        </w:rPr>
        <w:t>Comparación de rendimiento de técnicas de aprendizaje automático para análisis de afecto sobre textos en español</w:t>
      </w:r>
      <w:r w:rsidRPr="005D44D2">
        <w:rPr>
          <w:rFonts w:ascii="Times New Roman" w:hAnsi="Times New Roman" w:cs="Times New Roman"/>
          <w:noProof/>
          <w:sz w:val="24"/>
          <w:szCs w:val="24"/>
        </w:rPr>
        <w:t>. Universidad del Bío-Bío, Chile.</w:t>
      </w:r>
    </w:p>
    <w:p w14:paraId="21A96505"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Feldman, R., &amp; Sanger, J. (2006). </w:t>
      </w:r>
      <w:r w:rsidRPr="005D44D2">
        <w:rPr>
          <w:rFonts w:ascii="Times New Roman" w:hAnsi="Times New Roman" w:cs="Times New Roman"/>
          <w:i/>
          <w:iCs/>
          <w:noProof/>
          <w:sz w:val="24"/>
          <w:szCs w:val="24"/>
        </w:rPr>
        <w:t>Text Mining Handbook</w:t>
      </w:r>
      <w:r w:rsidRPr="005D44D2">
        <w:rPr>
          <w:rFonts w:ascii="Times New Roman" w:hAnsi="Times New Roman" w:cs="Times New Roman"/>
          <w:noProof/>
          <w:sz w:val="24"/>
          <w:szCs w:val="24"/>
        </w:rPr>
        <w:t>.</w:t>
      </w:r>
    </w:p>
    <w:p w14:paraId="7A952484"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lastRenderedPageBreak/>
        <w:t xml:space="preserve">Gunawardana, A., &amp; Shani, G. (2015). Evaluating Recommender Systems. In </w:t>
      </w:r>
      <w:r w:rsidRPr="005D44D2">
        <w:rPr>
          <w:rFonts w:ascii="Times New Roman" w:hAnsi="Times New Roman" w:cs="Times New Roman"/>
          <w:i/>
          <w:iCs/>
          <w:noProof/>
          <w:sz w:val="24"/>
          <w:szCs w:val="24"/>
        </w:rPr>
        <w:t>Recommender Systems Handbook</w:t>
      </w:r>
      <w:r w:rsidRPr="005D44D2">
        <w:rPr>
          <w:rFonts w:ascii="Times New Roman" w:hAnsi="Times New Roman" w:cs="Times New Roman"/>
          <w:noProof/>
          <w:sz w:val="24"/>
          <w:szCs w:val="24"/>
        </w:rPr>
        <w:t xml:space="preserve"> (pp. 265–308). Boston, MA: Springer US. https://doi.org/10.1007/978-1-4899-7637-6_8</w:t>
      </w:r>
    </w:p>
    <w:p w14:paraId="46A6C288"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Liu, B. (2012). </w:t>
      </w:r>
      <w:r w:rsidRPr="005D44D2">
        <w:rPr>
          <w:rFonts w:ascii="Times New Roman" w:hAnsi="Times New Roman" w:cs="Times New Roman"/>
          <w:i/>
          <w:iCs/>
          <w:noProof/>
          <w:sz w:val="24"/>
          <w:szCs w:val="24"/>
        </w:rPr>
        <w:t>Sentiment Analysis and Opinion Mining</w:t>
      </w:r>
      <w:r w:rsidRPr="005D44D2">
        <w:rPr>
          <w:rFonts w:ascii="Times New Roman" w:hAnsi="Times New Roman" w:cs="Times New Roman"/>
          <w:noProof/>
          <w:sz w:val="24"/>
          <w:szCs w:val="24"/>
        </w:rPr>
        <w:t xml:space="preserve">. </w:t>
      </w:r>
      <w:r w:rsidRPr="005D44D2">
        <w:rPr>
          <w:rFonts w:ascii="Times New Roman" w:hAnsi="Times New Roman" w:cs="Times New Roman"/>
          <w:i/>
          <w:iCs/>
          <w:noProof/>
          <w:sz w:val="24"/>
          <w:szCs w:val="24"/>
        </w:rPr>
        <w:t>Synthesis lectures on human language technologies</w:t>
      </w:r>
      <w:r w:rsidRPr="005D44D2">
        <w:rPr>
          <w:rFonts w:ascii="Times New Roman" w:hAnsi="Times New Roman" w:cs="Times New Roman"/>
          <w:noProof/>
          <w:sz w:val="24"/>
          <w:szCs w:val="24"/>
        </w:rPr>
        <w:t>. https://doi.org/10.2200/S00416ED1V01Y201204HLT016</w:t>
      </w:r>
    </w:p>
    <w:p w14:paraId="0681A883"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Manning, C. D., Surdeanu, M., Bauer, J., Finkel, J., Bethard, S. J., &amp; Mcclosky, D. (2014). The Stanford CoreNLP Natural Language Processing Toolkit. </w:t>
      </w:r>
      <w:r w:rsidRPr="005D44D2">
        <w:rPr>
          <w:rFonts w:ascii="Times New Roman" w:hAnsi="Times New Roman" w:cs="Times New Roman"/>
          <w:i/>
          <w:iCs/>
          <w:noProof/>
          <w:sz w:val="24"/>
          <w:szCs w:val="24"/>
        </w:rPr>
        <w:t>Proceedings of 52nd Annual Meeting of the Association for Computational Linguistics: System Demonstrations</w:t>
      </w:r>
      <w:r w:rsidRPr="005D44D2">
        <w:rPr>
          <w:rFonts w:ascii="Times New Roman" w:hAnsi="Times New Roman" w:cs="Times New Roman"/>
          <w:noProof/>
          <w:sz w:val="24"/>
          <w:szCs w:val="24"/>
        </w:rPr>
        <w:t>, 55–60.</w:t>
      </w:r>
    </w:p>
    <w:p w14:paraId="372A598B"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Musto, C., de Gemmis, M., Semeraro, G., &amp; Lops, P. (2017). A Multi-criteria Recommender System Exploiting Aspect-based Sentiment Analysis of Users’ Reviews. </w:t>
      </w:r>
      <w:r w:rsidRPr="005D44D2">
        <w:rPr>
          <w:rFonts w:ascii="Times New Roman" w:hAnsi="Times New Roman" w:cs="Times New Roman"/>
          <w:i/>
          <w:iCs/>
          <w:noProof/>
          <w:sz w:val="24"/>
          <w:szCs w:val="24"/>
        </w:rPr>
        <w:t>Proceedings of the Eleventh ACM Conference on Recommender Systems  - RecSys ’17</w:t>
      </w:r>
      <w:r w:rsidRPr="005D44D2">
        <w:rPr>
          <w:rFonts w:ascii="Times New Roman" w:hAnsi="Times New Roman" w:cs="Times New Roman"/>
          <w:noProof/>
          <w:sz w:val="24"/>
          <w:szCs w:val="24"/>
        </w:rPr>
        <w:t>, 321–325. https://doi.org/10.1145/3109859.3109905</w:t>
      </w:r>
    </w:p>
    <w:p w14:paraId="6EBA0CEC"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Ning, X., Desrosiers, C., &amp; Karypis, G. (2015). A Comprehensive Survey of Neighborhood-Based Recommendation Methods. In </w:t>
      </w:r>
      <w:r w:rsidRPr="005D44D2">
        <w:rPr>
          <w:rFonts w:ascii="Times New Roman" w:hAnsi="Times New Roman" w:cs="Times New Roman"/>
          <w:i/>
          <w:iCs/>
          <w:noProof/>
          <w:sz w:val="24"/>
          <w:szCs w:val="24"/>
        </w:rPr>
        <w:t>Recommender Systems Handbook</w:t>
      </w:r>
      <w:r w:rsidRPr="005D44D2">
        <w:rPr>
          <w:rFonts w:ascii="Times New Roman" w:hAnsi="Times New Roman" w:cs="Times New Roman"/>
          <w:noProof/>
          <w:sz w:val="24"/>
          <w:szCs w:val="24"/>
        </w:rPr>
        <w:t xml:space="preserve"> (pp. 37–76). Boston, MA: Springer US. https://doi.org/10.1007/978-1-4899-7637-6_2</w:t>
      </w:r>
    </w:p>
    <w:p w14:paraId="728EBB5C"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Owen, S., Anil, R., Dunning, T., &amp; Friedman, E. (2012). </w:t>
      </w:r>
      <w:r w:rsidRPr="005D44D2">
        <w:rPr>
          <w:rFonts w:ascii="Times New Roman" w:hAnsi="Times New Roman" w:cs="Times New Roman"/>
          <w:i/>
          <w:iCs/>
          <w:noProof/>
          <w:sz w:val="24"/>
          <w:szCs w:val="24"/>
        </w:rPr>
        <w:t>Mahout in Action</w:t>
      </w:r>
      <w:r w:rsidRPr="005D44D2">
        <w:rPr>
          <w:rFonts w:ascii="Times New Roman" w:hAnsi="Times New Roman" w:cs="Times New Roman"/>
          <w:noProof/>
          <w:sz w:val="24"/>
          <w:szCs w:val="24"/>
        </w:rPr>
        <w:t>.</w:t>
      </w:r>
    </w:p>
    <w:p w14:paraId="68B69B66"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Ricci, F., Rokach, L., &amp; Shapira, B. (2015). Recommender Systems: Introduction and Challenges. In </w:t>
      </w:r>
      <w:r w:rsidRPr="005D44D2">
        <w:rPr>
          <w:rFonts w:ascii="Times New Roman" w:hAnsi="Times New Roman" w:cs="Times New Roman"/>
          <w:i/>
          <w:iCs/>
          <w:noProof/>
          <w:sz w:val="24"/>
          <w:szCs w:val="24"/>
        </w:rPr>
        <w:t>Recommender Systems Handbook</w:t>
      </w:r>
      <w:r w:rsidRPr="005D44D2">
        <w:rPr>
          <w:rFonts w:ascii="Times New Roman" w:hAnsi="Times New Roman" w:cs="Times New Roman"/>
          <w:noProof/>
          <w:sz w:val="24"/>
          <w:szCs w:val="24"/>
        </w:rPr>
        <w:t xml:space="preserve"> (pp. 1–34). Boston, MA: Springer US. https://doi.org/10.1007/978-1-4899-7637-6_1</w:t>
      </w:r>
    </w:p>
    <w:p w14:paraId="4074964F"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Sebastiani, F., &amp; Fabrizio. (2002). Machine learning in automated text categorization. </w:t>
      </w:r>
      <w:r w:rsidRPr="005D44D2">
        <w:rPr>
          <w:rFonts w:ascii="Times New Roman" w:hAnsi="Times New Roman" w:cs="Times New Roman"/>
          <w:i/>
          <w:iCs/>
          <w:noProof/>
          <w:sz w:val="24"/>
          <w:szCs w:val="24"/>
        </w:rPr>
        <w:t>ACM Computing Surveys</w:t>
      </w:r>
      <w:r w:rsidRPr="005D44D2">
        <w:rPr>
          <w:rFonts w:ascii="Times New Roman" w:hAnsi="Times New Roman" w:cs="Times New Roman"/>
          <w:noProof/>
          <w:sz w:val="24"/>
          <w:szCs w:val="24"/>
        </w:rPr>
        <w:t xml:space="preserve">, </w:t>
      </w:r>
      <w:r w:rsidRPr="005D44D2">
        <w:rPr>
          <w:rFonts w:ascii="Times New Roman" w:hAnsi="Times New Roman" w:cs="Times New Roman"/>
          <w:i/>
          <w:iCs/>
          <w:noProof/>
          <w:sz w:val="24"/>
          <w:szCs w:val="24"/>
        </w:rPr>
        <w:t>34</w:t>
      </w:r>
      <w:r w:rsidRPr="005D44D2">
        <w:rPr>
          <w:rFonts w:ascii="Times New Roman" w:hAnsi="Times New Roman" w:cs="Times New Roman"/>
          <w:noProof/>
          <w:sz w:val="24"/>
          <w:szCs w:val="24"/>
        </w:rPr>
        <w:t>(1), 1–47. https://doi.org/10.1145/505282.505283</w:t>
      </w:r>
    </w:p>
    <w:p w14:paraId="53B73103"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szCs w:val="24"/>
        </w:rPr>
      </w:pPr>
      <w:r w:rsidRPr="005D44D2">
        <w:rPr>
          <w:rFonts w:ascii="Times New Roman" w:hAnsi="Times New Roman" w:cs="Times New Roman"/>
          <w:noProof/>
          <w:sz w:val="24"/>
          <w:szCs w:val="24"/>
        </w:rPr>
        <w:t xml:space="preserve">Witten, I. H., &amp; Frank, E. (2005). </w:t>
      </w:r>
      <w:r w:rsidRPr="005D44D2">
        <w:rPr>
          <w:rFonts w:ascii="Times New Roman" w:hAnsi="Times New Roman" w:cs="Times New Roman"/>
          <w:i/>
          <w:iCs/>
          <w:noProof/>
          <w:sz w:val="24"/>
          <w:szCs w:val="24"/>
        </w:rPr>
        <w:t>Introduction to Weka</w:t>
      </w:r>
      <w:r w:rsidRPr="005D44D2">
        <w:rPr>
          <w:rFonts w:ascii="Times New Roman" w:hAnsi="Times New Roman" w:cs="Times New Roman"/>
          <w:noProof/>
          <w:sz w:val="24"/>
          <w:szCs w:val="24"/>
        </w:rPr>
        <w:t xml:space="preserve">. </w:t>
      </w:r>
      <w:r w:rsidRPr="005D44D2">
        <w:rPr>
          <w:rFonts w:ascii="Times New Roman" w:hAnsi="Times New Roman" w:cs="Times New Roman"/>
          <w:i/>
          <w:iCs/>
          <w:noProof/>
          <w:sz w:val="24"/>
          <w:szCs w:val="24"/>
        </w:rPr>
        <w:t>Data Mining: Practical machine learning tools and techniques</w:t>
      </w:r>
      <w:r w:rsidRPr="005D44D2">
        <w:rPr>
          <w:rFonts w:ascii="Times New Roman" w:hAnsi="Times New Roman" w:cs="Times New Roman"/>
          <w:noProof/>
          <w:sz w:val="24"/>
          <w:szCs w:val="24"/>
        </w:rPr>
        <w:t>. https://doi.org/http://dx.doi.org/10.1016/B978-0-12-374856-0.00005-5</w:t>
      </w:r>
    </w:p>
    <w:p w14:paraId="35E0118A" w14:textId="77777777" w:rsidR="005D44D2" w:rsidRPr="005D44D2" w:rsidRDefault="005D44D2" w:rsidP="005D44D2">
      <w:pPr>
        <w:widowControl w:val="0"/>
        <w:autoSpaceDE w:val="0"/>
        <w:autoSpaceDN w:val="0"/>
        <w:adjustRightInd w:val="0"/>
        <w:spacing w:line="360" w:lineRule="auto"/>
        <w:ind w:left="480" w:hanging="480"/>
        <w:rPr>
          <w:rFonts w:ascii="Times New Roman" w:hAnsi="Times New Roman" w:cs="Times New Roman"/>
          <w:noProof/>
          <w:sz w:val="24"/>
        </w:rPr>
      </w:pPr>
      <w:r w:rsidRPr="005D44D2">
        <w:rPr>
          <w:rFonts w:ascii="Times New Roman" w:hAnsi="Times New Roman" w:cs="Times New Roman"/>
          <w:noProof/>
          <w:sz w:val="24"/>
          <w:szCs w:val="24"/>
        </w:rPr>
        <w:t xml:space="preserve">Zhang, Y., Chen, M., &amp; Liu, L. (2015). A review on text mining. In </w:t>
      </w:r>
      <w:r w:rsidRPr="005D44D2">
        <w:rPr>
          <w:rFonts w:ascii="Times New Roman" w:hAnsi="Times New Roman" w:cs="Times New Roman"/>
          <w:i/>
          <w:iCs/>
          <w:noProof/>
          <w:sz w:val="24"/>
          <w:szCs w:val="24"/>
        </w:rPr>
        <w:t>2015 6th IEEE International Conference on Software Engineering and Service Science (ICSESS)</w:t>
      </w:r>
      <w:r w:rsidRPr="005D44D2">
        <w:rPr>
          <w:rFonts w:ascii="Times New Roman" w:hAnsi="Times New Roman" w:cs="Times New Roman"/>
          <w:noProof/>
          <w:sz w:val="24"/>
          <w:szCs w:val="24"/>
        </w:rPr>
        <w:t xml:space="preserve"> (pp. </w:t>
      </w:r>
      <w:r w:rsidRPr="005D44D2">
        <w:rPr>
          <w:rFonts w:ascii="Times New Roman" w:hAnsi="Times New Roman" w:cs="Times New Roman"/>
          <w:noProof/>
          <w:sz w:val="24"/>
          <w:szCs w:val="24"/>
        </w:rPr>
        <w:lastRenderedPageBreak/>
        <w:t>681–685). IEEE. https://doi.org/10.1109/ICSESS.2015.7339149</w:t>
      </w:r>
    </w:p>
    <w:p w14:paraId="4D694D25" w14:textId="2D93913A" w:rsidR="00A44C67" w:rsidRDefault="006F003C"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r w:rsidRPr="00603AFD">
        <w:rPr>
          <w:rFonts w:ascii="Times New Roman" w:hAnsi="Times New Roman" w:cs="Times New Roman"/>
          <w:sz w:val="24"/>
          <w:szCs w:val="24"/>
          <w:lang w:val="es-CL"/>
        </w:rPr>
        <w:fldChar w:fldCharType="end"/>
      </w:r>
    </w:p>
    <w:p w14:paraId="0251CF58"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178C15B3"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74292661"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69B24A7A"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77E01218"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6A231282"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5E8A05BA"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700A9E1D"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6260ADCD"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31F887A3"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26783CDA"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6DC3395B"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757C40CE"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3ACF1C7E"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3684D8C7"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217D1D51"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57DA69CA"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71196184"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75BEFDCF" w14:textId="77777777" w:rsidR="00F33BA6" w:rsidRDefault="00F33BA6" w:rsidP="005D44D2">
      <w:pPr>
        <w:widowControl w:val="0"/>
        <w:autoSpaceDE w:val="0"/>
        <w:autoSpaceDN w:val="0"/>
        <w:adjustRightInd w:val="0"/>
        <w:spacing w:line="360" w:lineRule="auto"/>
        <w:ind w:left="480" w:hanging="480"/>
        <w:rPr>
          <w:rFonts w:ascii="Times New Roman" w:hAnsi="Times New Roman" w:cs="Times New Roman"/>
          <w:sz w:val="24"/>
          <w:szCs w:val="24"/>
          <w:lang w:val="es-CL"/>
        </w:rPr>
      </w:pPr>
    </w:p>
    <w:p w14:paraId="3B1BEDF4" w14:textId="398477F1" w:rsidR="00F33BA6" w:rsidRPr="00A90349" w:rsidRDefault="00F33BA6" w:rsidP="00F33BA6">
      <w:pPr>
        <w:pStyle w:val="Ttulo1"/>
      </w:pPr>
      <w:bookmarkStart w:id="125" w:name="_Toc511668906"/>
      <w:r>
        <w:lastRenderedPageBreak/>
        <w:t>Anexos</w:t>
      </w:r>
      <w:bookmarkEnd w:id="125"/>
    </w:p>
    <w:p w14:paraId="1FB336F7" w14:textId="77777777" w:rsidR="005317C9" w:rsidRDefault="005317C9" w:rsidP="005317C9">
      <w:pPr>
        <w:pStyle w:val="Ttulo2"/>
      </w:pPr>
      <w:bookmarkStart w:id="126" w:name="_Toc511668907"/>
      <w:r>
        <w:t>Especificación de Casos de Uso</w:t>
      </w:r>
      <w:bookmarkEnd w:id="126"/>
    </w:p>
    <w:p w14:paraId="07136724" w14:textId="3CE960D1" w:rsidR="005317C9" w:rsidRPr="005317C9" w:rsidRDefault="007920E2" w:rsidP="005317C9">
      <w:pPr>
        <w:rPr>
          <w:rFonts w:ascii="Times New Roman" w:hAnsi="Times New Roman" w:cs="Times New Roman"/>
          <w:sz w:val="24"/>
          <w:lang w:val="es-CL"/>
        </w:rPr>
      </w:pPr>
      <w:r>
        <w:rPr>
          <w:rFonts w:ascii="Times New Roman" w:hAnsi="Times New Roman" w:cs="Times New Roman"/>
          <w:sz w:val="24"/>
          <w:lang w:val="es-CL"/>
        </w:rPr>
        <w:t>A continuación se presenta</w:t>
      </w:r>
      <w:r w:rsidR="005317C9">
        <w:rPr>
          <w:rFonts w:ascii="Times New Roman" w:hAnsi="Times New Roman" w:cs="Times New Roman"/>
          <w:sz w:val="24"/>
          <w:lang w:val="es-CL"/>
        </w:rPr>
        <w:t xml:space="preserve"> la especificación de casos de uso del sistema realizado.</w:t>
      </w:r>
    </w:p>
    <w:p w14:paraId="3950598E" w14:textId="0546C580" w:rsidR="005317C9" w:rsidRPr="00F538A4" w:rsidRDefault="005317C9" w:rsidP="005317C9">
      <w:pPr>
        <w:pStyle w:val="Ttulo3"/>
        <w:numPr>
          <w:ilvl w:val="0"/>
          <w:numId w:val="0"/>
        </w:numPr>
        <w:spacing w:line="360" w:lineRule="auto"/>
        <w:ind w:left="720"/>
      </w:pPr>
    </w:p>
    <w:tbl>
      <w:tblPr>
        <w:tblStyle w:val="Tablaconcuadrcula"/>
        <w:tblW w:w="0" w:type="auto"/>
        <w:tblLook w:val="04A0" w:firstRow="1" w:lastRow="0" w:firstColumn="1" w:lastColumn="0" w:noHBand="0" w:noVBand="1"/>
      </w:tblPr>
      <w:tblGrid>
        <w:gridCol w:w="2093"/>
        <w:gridCol w:w="6961"/>
      </w:tblGrid>
      <w:tr w:rsidR="005317C9" w:rsidRPr="002630F0" w14:paraId="2D497966" w14:textId="77777777" w:rsidTr="009B0FD7">
        <w:tc>
          <w:tcPr>
            <w:tcW w:w="2093" w:type="dxa"/>
          </w:tcPr>
          <w:p w14:paraId="5A885C6C"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Caso de uso</w:t>
            </w:r>
            <w:r w:rsidRPr="002630F0">
              <w:rPr>
                <w:rFonts w:ascii="Times New Roman" w:eastAsia="Times New Roman" w:hAnsi="Times New Roman" w:cs="Times New Roman"/>
                <w:bCs/>
                <w:color w:val="000000"/>
                <w:sz w:val="24"/>
                <w:szCs w:val="24"/>
                <w:lang w:val="es-CL" w:eastAsia="es-CL"/>
              </w:rPr>
              <w:t xml:space="preserve"> </w:t>
            </w:r>
          </w:p>
        </w:tc>
        <w:tc>
          <w:tcPr>
            <w:tcW w:w="6961" w:type="dxa"/>
          </w:tcPr>
          <w:p w14:paraId="3C4E9225"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sidRPr="002630F0">
              <w:rPr>
                <w:rFonts w:ascii="Times New Roman" w:eastAsia="Times New Roman" w:hAnsi="Times New Roman" w:cs="Times New Roman"/>
                <w:color w:val="000000"/>
                <w:sz w:val="24"/>
                <w:szCs w:val="24"/>
                <w:lang w:val="es-CL" w:eastAsia="es-CL"/>
              </w:rPr>
              <w:t>Abrir archivo.</w:t>
            </w:r>
          </w:p>
        </w:tc>
      </w:tr>
      <w:tr w:rsidR="005317C9" w:rsidRPr="002630F0" w14:paraId="6D22F361" w14:textId="77777777" w:rsidTr="009B0FD7">
        <w:tc>
          <w:tcPr>
            <w:tcW w:w="2093" w:type="dxa"/>
          </w:tcPr>
          <w:p w14:paraId="76C2FD5E"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Referencia cruzada</w:t>
            </w:r>
          </w:p>
        </w:tc>
        <w:tc>
          <w:tcPr>
            <w:tcW w:w="6961" w:type="dxa"/>
          </w:tcPr>
          <w:p w14:paraId="317EEBA5"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RF01</w:t>
            </w:r>
          </w:p>
        </w:tc>
      </w:tr>
      <w:tr w:rsidR="003E549D" w:rsidRPr="002630F0" w14:paraId="359EE0B3" w14:textId="77777777" w:rsidTr="009B0FD7">
        <w:tc>
          <w:tcPr>
            <w:tcW w:w="2093" w:type="dxa"/>
          </w:tcPr>
          <w:p w14:paraId="09816F5B" w14:textId="2B1EF14B" w:rsidR="003E549D" w:rsidRDefault="003E549D"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Actores</w:t>
            </w:r>
          </w:p>
        </w:tc>
        <w:tc>
          <w:tcPr>
            <w:tcW w:w="6961" w:type="dxa"/>
          </w:tcPr>
          <w:p w14:paraId="4599BAC5" w14:textId="26658A27" w:rsidR="003E549D" w:rsidRDefault="003E549D"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Usuario.</w:t>
            </w:r>
          </w:p>
        </w:tc>
      </w:tr>
      <w:tr w:rsidR="00161525" w:rsidRPr="002630F0" w14:paraId="537D77CC" w14:textId="77777777" w:rsidTr="009B0FD7">
        <w:tc>
          <w:tcPr>
            <w:tcW w:w="2093" w:type="dxa"/>
          </w:tcPr>
          <w:p w14:paraId="7619C1BC" w14:textId="6333AA14" w:rsidR="00161525" w:rsidRDefault="00161525"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Descripción</w:t>
            </w:r>
          </w:p>
        </w:tc>
        <w:tc>
          <w:tcPr>
            <w:tcW w:w="6961" w:type="dxa"/>
          </w:tcPr>
          <w:p w14:paraId="552A514A" w14:textId="7AE58A55" w:rsidR="00161525" w:rsidRDefault="005477DA"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Se carga un archivo en el sistema.</w:t>
            </w:r>
          </w:p>
        </w:tc>
      </w:tr>
      <w:tr w:rsidR="005317C9" w:rsidRPr="002630F0" w14:paraId="5AC2BB34" w14:textId="77777777" w:rsidTr="009B0FD7">
        <w:tc>
          <w:tcPr>
            <w:tcW w:w="2093" w:type="dxa"/>
          </w:tcPr>
          <w:p w14:paraId="70DFB34A"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Precondiciones</w:t>
            </w:r>
            <w:r w:rsidRPr="002630F0">
              <w:rPr>
                <w:rFonts w:ascii="Times New Roman" w:eastAsia="Times New Roman" w:hAnsi="Times New Roman" w:cs="Times New Roman"/>
                <w:bCs/>
                <w:color w:val="000000"/>
                <w:sz w:val="24"/>
                <w:szCs w:val="24"/>
                <w:lang w:val="es-CL" w:eastAsia="es-CL"/>
              </w:rPr>
              <w:t xml:space="preserve"> </w:t>
            </w:r>
          </w:p>
        </w:tc>
        <w:tc>
          <w:tcPr>
            <w:tcW w:w="6961" w:type="dxa"/>
          </w:tcPr>
          <w:p w14:paraId="50EE2308" w14:textId="2071B8F6" w:rsidR="005317C9" w:rsidRPr="002630F0" w:rsidRDefault="003E549D"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Ninguna.</w:t>
            </w:r>
          </w:p>
        </w:tc>
      </w:tr>
      <w:tr w:rsidR="005317C9" w:rsidRPr="002630F0" w14:paraId="17598F4B" w14:textId="77777777" w:rsidTr="009B0FD7">
        <w:tc>
          <w:tcPr>
            <w:tcW w:w="2093" w:type="dxa"/>
          </w:tcPr>
          <w:p w14:paraId="7B9496CC" w14:textId="77777777" w:rsidR="005317C9" w:rsidRPr="002630F0" w:rsidRDefault="005317C9" w:rsidP="009B0FD7">
            <w:pPr>
              <w:spacing w:line="360" w:lineRule="auto"/>
              <w:rPr>
                <w:rFonts w:ascii="Times New Roman" w:eastAsia="Times New Roman" w:hAnsi="Times New Roman" w:cs="Times New Roman"/>
                <w:color w:val="000000"/>
                <w:sz w:val="24"/>
                <w:szCs w:val="24"/>
                <w:lang w:val="es-CL" w:eastAsia="es-CL"/>
              </w:rPr>
            </w:pPr>
            <w:proofErr w:type="spellStart"/>
            <w:r w:rsidRPr="002630F0">
              <w:rPr>
                <w:rFonts w:ascii="Times New Roman" w:eastAsia="Times New Roman" w:hAnsi="Times New Roman" w:cs="Times New Roman"/>
                <w:bCs/>
                <w:color w:val="000000"/>
                <w:sz w:val="24"/>
                <w:szCs w:val="24"/>
                <w:lang w:val="es-CL" w:eastAsia="es-CL"/>
              </w:rPr>
              <w:t>Postcondiciones</w:t>
            </w:r>
            <w:proofErr w:type="spellEnd"/>
            <w:r w:rsidRPr="002630F0">
              <w:rPr>
                <w:rFonts w:ascii="Times New Roman" w:eastAsia="Times New Roman" w:hAnsi="Times New Roman" w:cs="Times New Roman"/>
                <w:color w:val="000000"/>
                <w:sz w:val="24"/>
                <w:szCs w:val="24"/>
                <w:lang w:val="es-CL" w:eastAsia="es-CL"/>
              </w:rPr>
              <w:t xml:space="preserve"> </w:t>
            </w:r>
          </w:p>
        </w:tc>
        <w:tc>
          <w:tcPr>
            <w:tcW w:w="6961" w:type="dxa"/>
          </w:tcPr>
          <w:p w14:paraId="0E6A194E" w14:textId="6C5581F6" w:rsidR="005317C9" w:rsidRPr="002630F0" w:rsidRDefault="003E549D" w:rsidP="009B0FD7">
            <w:pPr>
              <w:spacing w:line="360" w:lineRule="auto"/>
              <w:rPr>
                <w:rFonts w:ascii="Times New Roman" w:eastAsia="Times New Roman" w:hAnsi="Times New Roman" w:cs="Times New Roman"/>
                <w:color w:val="000000"/>
                <w:sz w:val="24"/>
                <w:szCs w:val="24"/>
                <w:lang w:val="es-CL" w:eastAsia="es-CL"/>
              </w:rPr>
            </w:pPr>
            <w:r>
              <w:rPr>
                <w:rFonts w:ascii="Times New Roman" w:eastAsia="Times New Roman" w:hAnsi="Times New Roman" w:cs="Times New Roman"/>
                <w:color w:val="000000"/>
                <w:sz w:val="24"/>
                <w:szCs w:val="24"/>
                <w:lang w:val="es-CL" w:eastAsia="es-CL"/>
              </w:rPr>
              <w:t>El sistema mantiene un archivo abierto para ser utilizado.</w:t>
            </w:r>
          </w:p>
        </w:tc>
      </w:tr>
    </w:tbl>
    <w:p w14:paraId="26FA0F63" w14:textId="057F720B" w:rsidR="005317C9" w:rsidRDefault="005317C9" w:rsidP="00801231">
      <w:pPr>
        <w:pStyle w:val="Ttulo3"/>
        <w:numPr>
          <w:ilvl w:val="0"/>
          <w:numId w:val="0"/>
        </w:numPr>
        <w:spacing w:line="360" w:lineRule="auto"/>
        <w:rPr>
          <w:rFonts w:eastAsia="Times New Roman"/>
          <w:lang w:eastAsia="es-CL"/>
        </w:rPr>
      </w:pPr>
    </w:p>
    <w:tbl>
      <w:tblPr>
        <w:tblStyle w:val="Tablaconcuadrcula"/>
        <w:tblW w:w="0" w:type="auto"/>
        <w:tblLook w:val="04A0" w:firstRow="1" w:lastRow="0" w:firstColumn="1" w:lastColumn="0" w:noHBand="0" w:noVBand="1"/>
      </w:tblPr>
      <w:tblGrid>
        <w:gridCol w:w="2093"/>
        <w:gridCol w:w="6961"/>
      </w:tblGrid>
      <w:tr w:rsidR="005317C9" w:rsidRPr="002630F0" w14:paraId="751FF57F" w14:textId="77777777" w:rsidTr="009B0FD7">
        <w:tc>
          <w:tcPr>
            <w:tcW w:w="2093" w:type="dxa"/>
          </w:tcPr>
          <w:p w14:paraId="622D147E"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Caso de uso</w:t>
            </w:r>
            <w:r w:rsidRPr="002630F0">
              <w:rPr>
                <w:rFonts w:ascii="Times New Roman" w:eastAsia="Times New Roman" w:hAnsi="Times New Roman" w:cs="Times New Roman"/>
                <w:bCs/>
                <w:color w:val="000000"/>
                <w:sz w:val="24"/>
                <w:szCs w:val="24"/>
                <w:lang w:val="es-CL" w:eastAsia="es-CL"/>
              </w:rPr>
              <w:t xml:space="preserve"> </w:t>
            </w:r>
          </w:p>
        </w:tc>
        <w:tc>
          <w:tcPr>
            <w:tcW w:w="6961" w:type="dxa"/>
          </w:tcPr>
          <w:p w14:paraId="76780335" w14:textId="2FCB914B" w:rsidR="005317C9" w:rsidRPr="002630F0" w:rsidRDefault="009B0FD7"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color w:val="000000"/>
                <w:sz w:val="24"/>
                <w:szCs w:val="24"/>
                <w:lang w:val="es-CL" w:eastAsia="es-CL"/>
              </w:rPr>
              <w:t xml:space="preserve">Aplicar </w:t>
            </w:r>
            <w:r w:rsidR="005317C9" w:rsidRPr="002630F0">
              <w:rPr>
                <w:rFonts w:ascii="Times New Roman" w:eastAsia="Times New Roman" w:hAnsi="Times New Roman" w:cs="Times New Roman"/>
                <w:color w:val="000000"/>
                <w:sz w:val="24"/>
                <w:szCs w:val="24"/>
                <w:lang w:val="es-CL" w:eastAsia="es-CL"/>
              </w:rPr>
              <w:t>limpieza de datos.</w:t>
            </w:r>
          </w:p>
        </w:tc>
      </w:tr>
      <w:tr w:rsidR="005317C9" w:rsidRPr="002630F0" w14:paraId="586F6A74" w14:textId="77777777" w:rsidTr="009B0FD7">
        <w:tc>
          <w:tcPr>
            <w:tcW w:w="2093" w:type="dxa"/>
          </w:tcPr>
          <w:p w14:paraId="661A02E5"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Referencia cruzada</w:t>
            </w:r>
          </w:p>
        </w:tc>
        <w:tc>
          <w:tcPr>
            <w:tcW w:w="6961" w:type="dxa"/>
          </w:tcPr>
          <w:p w14:paraId="0EEDEB7A"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RF02</w:t>
            </w:r>
          </w:p>
        </w:tc>
      </w:tr>
      <w:tr w:rsidR="002C17F2" w:rsidRPr="002630F0" w14:paraId="35B7442D" w14:textId="77777777" w:rsidTr="009B0FD7">
        <w:tc>
          <w:tcPr>
            <w:tcW w:w="2093" w:type="dxa"/>
          </w:tcPr>
          <w:p w14:paraId="02A05C50" w14:textId="52BF55C7" w:rsidR="002C17F2" w:rsidRDefault="002C17F2"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Actores</w:t>
            </w:r>
          </w:p>
        </w:tc>
        <w:tc>
          <w:tcPr>
            <w:tcW w:w="6961" w:type="dxa"/>
          </w:tcPr>
          <w:p w14:paraId="5D0220F5" w14:textId="114A8E8F" w:rsidR="002C17F2" w:rsidRDefault="002C17F2"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Usuario.</w:t>
            </w:r>
          </w:p>
        </w:tc>
      </w:tr>
      <w:tr w:rsidR="00161525" w:rsidRPr="002630F0" w14:paraId="7C099693" w14:textId="77777777" w:rsidTr="009B0FD7">
        <w:tc>
          <w:tcPr>
            <w:tcW w:w="2093" w:type="dxa"/>
          </w:tcPr>
          <w:p w14:paraId="12CBA84C" w14:textId="6D9AB843" w:rsidR="00161525" w:rsidRDefault="00161525"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Descripción</w:t>
            </w:r>
          </w:p>
        </w:tc>
        <w:tc>
          <w:tcPr>
            <w:tcW w:w="6961" w:type="dxa"/>
          </w:tcPr>
          <w:p w14:paraId="2A0424EE" w14:textId="37D9215E" w:rsidR="00161525" w:rsidRDefault="005477DA"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Se aplica una o más técnicas de limpieza de datos a un archivo</w:t>
            </w:r>
            <w:r w:rsidR="00654C17">
              <w:rPr>
                <w:rFonts w:ascii="Times New Roman" w:eastAsia="Times New Roman" w:hAnsi="Times New Roman" w:cs="Times New Roman"/>
                <w:sz w:val="24"/>
                <w:szCs w:val="24"/>
                <w:lang w:val="es-CL" w:eastAsia="es-CL"/>
              </w:rPr>
              <w:t xml:space="preserve"> de texto</w:t>
            </w:r>
            <w:r>
              <w:rPr>
                <w:rFonts w:ascii="Times New Roman" w:eastAsia="Times New Roman" w:hAnsi="Times New Roman" w:cs="Times New Roman"/>
                <w:sz w:val="24"/>
                <w:szCs w:val="24"/>
                <w:lang w:val="es-CL" w:eastAsia="es-CL"/>
              </w:rPr>
              <w:t>.</w:t>
            </w:r>
          </w:p>
        </w:tc>
      </w:tr>
      <w:tr w:rsidR="005317C9" w:rsidRPr="002630F0" w14:paraId="26BADBF7" w14:textId="77777777" w:rsidTr="009B0FD7">
        <w:tc>
          <w:tcPr>
            <w:tcW w:w="2093" w:type="dxa"/>
          </w:tcPr>
          <w:p w14:paraId="4553DAC1"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Precondiciones</w:t>
            </w:r>
            <w:r w:rsidRPr="002630F0">
              <w:rPr>
                <w:rFonts w:ascii="Times New Roman" w:eastAsia="Times New Roman" w:hAnsi="Times New Roman" w:cs="Times New Roman"/>
                <w:bCs/>
                <w:color w:val="000000"/>
                <w:sz w:val="24"/>
                <w:szCs w:val="24"/>
                <w:lang w:val="es-CL" w:eastAsia="es-CL"/>
              </w:rPr>
              <w:t xml:space="preserve"> </w:t>
            </w:r>
          </w:p>
        </w:tc>
        <w:tc>
          <w:tcPr>
            <w:tcW w:w="6961" w:type="dxa"/>
          </w:tcPr>
          <w:p w14:paraId="3CFBE632" w14:textId="71EA8D7D" w:rsidR="005317C9" w:rsidRPr="002630F0" w:rsidRDefault="005477DA"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El sistema debe tener cargado un archivo</w:t>
            </w:r>
            <w:r w:rsidR="000C5552">
              <w:rPr>
                <w:rFonts w:ascii="Times New Roman" w:eastAsia="Times New Roman" w:hAnsi="Times New Roman" w:cs="Times New Roman"/>
                <w:bCs/>
                <w:color w:val="000000"/>
                <w:sz w:val="24"/>
                <w:szCs w:val="24"/>
                <w:lang w:val="es-CL" w:eastAsia="es-CL"/>
              </w:rPr>
              <w:t xml:space="preserve"> de texto en formato TSV</w:t>
            </w:r>
            <w:r w:rsidR="005317C9" w:rsidRPr="002630F0">
              <w:rPr>
                <w:rFonts w:ascii="Times New Roman" w:eastAsia="Times New Roman" w:hAnsi="Times New Roman" w:cs="Times New Roman"/>
                <w:bCs/>
                <w:color w:val="000000"/>
                <w:sz w:val="24"/>
                <w:szCs w:val="24"/>
                <w:lang w:val="es-CL" w:eastAsia="es-CL"/>
              </w:rPr>
              <w:t>.</w:t>
            </w:r>
          </w:p>
        </w:tc>
      </w:tr>
      <w:tr w:rsidR="005317C9" w:rsidRPr="002630F0" w14:paraId="00658674" w14:textId="77777777" w:rsidTr="009B0FD7">
        <w:tc>
          <w:tcPr>
            <w:tcW w:w="2093" w:type="dxa"/>
          </w:tcPr>
          <w:p w14:paraId="6995575D" w14:textId="77777777" w:rsidR="005317C9" w:rsidRPr="002630F0" w:rsidRDefault="005317C9" w:rsidP="009B0FD7">
            <w:pPr>
              <w:spacing w:line="360" w:lineRule="auto"/>
              <w:rPr>
                <w:rFonts w:ascii="Times New Roman" w:eastAsia="Times New Roman" w:hAnsi="Times New Roman" w:cs="Times New Roman"/>
                <w:color w:val="000000"/>
                <w:sz w:val="24"/>
                <w:szCs w:val="24"/>
                <w:lang w:val="es-CL" w:eastAsia="es-CL"/>
              </w:rPr>
            </w:pPr>
            <w:proofErr w:type="spellStart"/>
            <w:r w:rsidRPr="002630F0">
              <w:rPr>
                <w:rFonts w:ascii="Times New Roman" w:eastAsia="Times New Roman" w:hAnsi="Times New Roman" w:cs="Times New Roman"/>
                <w:bCs/>
                <w:color w:val="000000"/>
                <w:sz w:val="24"/>
                <w:szCs w:val="24"/>
                <w:lang w:val="es-CL" w:eastAsia="es-CL"/>
              </w:rPr>
              <w:t>Postcondiciones</w:t>
            </w:r>
            <w:proofErr w:type="spellEnd"/>
            <w:r w:rsidRPr="002630F0">
              <w:rPr>
                <w:rFonts w:ascii="Times New Roman" w:eastAsia="Times New Roman" w:hAnsi="Times New Roman" w:cs="Times New Roman"/>
                <w:color w:val="000000"/>
                <w:sz w:val="24"/>
                <w:szCs w:val="24"/>
                <w:lang w:val="es-CL" w:eastAsia="es-CL"/>
              </w:rPr>
              <w:t xml:space="preserve"> </w:t>
            </w:r>
          </w:p>
        </w:tc>
        <w:tc>
          <w:tcPr>
            <w:tcW w:w="6961" w:type="dxa"/>
          </w:tcPr>
          <w:p w14:paraId="21457350" w14:textId="27679AE0" w:rsidR="005317C9" w:rsidRPr="002630F0" w:rsidRDefault="003E549D" w:rsidP="009B0FD7">
            <w:pPr>
              <w:spacing w:line="360" w:lineRule="auto"/>
              <w:rPr>
                <w:rFonts w:ascii="Times New Roman" w:eastAsia="Times New Roman" w:hAnsi="Times New Roman" w:cs="Times New Roman"/>
                <w:color w:val="000000"/>
                <w:sz w:val="24"/>
                <w:szCs w:val="24"/>
                <w:lang w:val="es-CL" w:eastAsia="es-CL"/>
              </w:rPr>
            </w:pPr>
            <w:r>
              <w:rPr>
                <w:rFonts w:ascii="Times New Roman" w:eastAsia="Times New Roman" w:hAnsi="Times New Roman" w:cs="Times New Roman"/>
                <w:color w:val="000000"/>
                <w:sz w:val="24"/>
                <w:szCs w:val="24"/>
                <w:lang w:val="es-CL" w:eastAsia="es-CL"/>
              </w:rPr>
              <w:t>El contenido del archivo es modificado y puede ser guardado en otro archivo.</w:t>
            </w:r>
          </w:p>
        </w:tc>
      </w:tr>
    </w:tbl>
    <w:p w14:paraId="29729A78" w14:textId="492AAEC4" w:rsidR="005317C9" w:rsidRDefault="005317C9" w:rsidP="00801231">
      <w:pPr>
        <w:pStyle w:val="Ttulo3"/>
        <w:numPr>
          <w:ilvl w:val="0"/>
          <w:numId w:val="0"/>
        </w:numPr>
        <w:spacing w:line="360" w:lineRule="auto"/>
        <w:rPr>
          <w:rFonts w:eastAsia="Times New Roman"/>
          <w:lang w:eastAsia="es-CL"/>
        </w:rPr>
      </w:pPr>
    </w:p>
    <w:tbl>
      <w:tblPr>
        <w:tblStyle w:val="Tablaconcuadrcula"/>
        <w:tblW w:w="0" w:type="auto"/>
        <w:tblLook w:val="04A0" w:firstRow="1" w:lastRow="0" w:firstColumn="1" w:lastColumn="0" w:noHBand="0" w:noVBand="1"/>
      </w:tblPr>
      <w:tblGrid>
        <w:gridCol w:w="2093"/>
        <w:gridCol w:w="6961"/>
      </w:tblGrid>
      <w:tr w:rsidR="005317C9" w:rsidRPr="002630F0" w14:paraId="052E6528" w14:textId="77777777" w:rsidTr="009B0FD7">
        <w:tc>
          <w:tcPr>
            <w:tcW w:w="2093" w:type="dxa"/>
          </w:tcPr>
          <w:p w14:paraId="2C9CC809"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Caso de uso</w:t>
            </w:r>
            <w:r w:rsidRPr="002630F0">
              <w:rPr>
                <w:rFonts w:ascii="Times New Roman" w:eastAsia="Times New Roman" w:hAnsi="Times New Roman" w:cs="Times New Roman"/>
                <w:bCs/>
                <w:color w:val="000000"/>
                <w:sz w:val="24"/>
                <w:szCs w:val="24"/>
                <w:lang w:val="es-CL" w:eastAsia="es-CL"/>
              </w:rPr>
              <w:t xml:space="preserve"> </w:t>
            </w:r>
          </w:p>
        </w:tc>
        <w:tc>
          <w:tcPr>
            <w:tcW w:w="6961" w:type="dxa"/>
          </w:tcPr>
          <w:p w14:paraId="15B2BDF7" w14:textId="3207EB0E" w:rsidR="005317C9" w:rsidRPr="002630F0" w:rsidRDefault="009B0FD7"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color w:val="000000"/>
                <w:sz w:val="24"/>
                <w:szCs w:val="24"/>
                <w:lang w:val="es-CL" w:eastAsia="es-CL"/>
              </w:rPr>
              <w:t>Crear modelo de clasificación.</w:t>
            </w:r>
          </w:p>
        </w:tc>
      </w:tr>
      <w:tr w:rsidR="005317C9" w:rsidRPr="002630F0" w14:paraId="4C9A3204" w14:textId="77777777" w:rsidTr="009B0FD7">
        <w:tc>
          <w:tcPr>
            <w:tcW w:w="2093" w:type="dxa"/>
          </w:tcPr>
          <w:p w14:paraId="5FEB5A63"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Referencia cruzada</w:t>
            </w:r>
          </w:p>
        </w:tc>
        <w:tc>
          <w:tcPr>
            <w:tcW w:w="6961" w:type="dxa"/>
          </w:tcPr>
          <w:p w14:paraId="62F78445" w14:textId="7E8B1B8C"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RF03</w:t>
            </w:r>
            <w:r w:rsidR="00600871">
              <w:rPr>
                <w:rFonts w:ascii="Times New Roman" w:eastAsia="Times New Roman" w:hAnsi="Times New Roman" w:cs="Times New Roman"/>
                <w:sz w:val="24"/>
                <w:szCs w:val="24"/>
                <w:lang w:val="es-CL" w:eastAsia="es-CL"/>
              </w:rPr>
              <w:t>, RF05</w:t>
            </w:r>
          </w:p>
        </w:tc>
      </w:tr>
      <w:tr w:rsidR="002C17F2" w:rsidRPr="002630F0" w14:paraId="0DB88CB5" w14:textId="77777777" w:rsidTr="009B0FD7">
        <w:tc>
          <w:tcPr>
            <w:tcW w:w="2093" w:type="dxa"/>
          </w:tcPr>
          <w:p w14:paraId="1494811F" w14:textId="7BFAB37F" w:rsidR="002C17F2" w:rsidRDefault="002C17F2"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Actores</w:t>
            </w:r>
          </w:p>
        </w:tc>
        <w:tc>
          <w:tcPr>
            <w:tcW w:w="6961" w:type="dxa"/>
          </w:tcPr>
          <w:p w14:paraId="202A3178" w14:textId="5BC514BC" w:rsidR="002C17F2" w:rsidRDefault="002C17F2"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Usuario.</w:t>
            </w:r>
          </w:p>
        </w:tc>
      </w:tr>
      <w:tr w:rsidR="00161525" w:rsidRPr="002630F0" w14:paraId="5188CDA5" w14:textId="77777777" w:rsidTr="009B0FD7">
        <w:tc>
          <w:tcPr>
            <w:tcW w:w="2093" w:type="dxa"/>
          </w:tcPr>
          <w:p w14:paraId="18F80850" w14:textId="02372867" w:rsidR="00161525" w:rsidRDefault="00161525"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Descripción</w:t>
            </w:r>
          </w:p>
        </w:tc>
        <w:tc>
          <w:tcPr>
            <w:tcW w:w="6961" w:type="dxa"/>
          </w:tcPr>
          <w:p w14:paraId="7E63B0F6" w14:textId="3A1F8E88" w:rsidR="00161525" w:rsidRDefault="003D587C"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Se selecciona y se aplica un algoritmo de clasificación.</w:t>
            </w:r>
          </w:p>
        </w:tc>
      </w:tr>
      <w:tr w:rsidR="005317C9" w:rsidRPr="002630F0" w14:paraId="4E68079D" w14:textId="77777777" w:rsidTr="009B0FD7">
        <w:tc>
          <w:tcPr>
            <w:tcW w:w="2093" w:type="dxa"/>
          </w:tcPr>
          <w:p w14:paraId="527DB352"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Precondiciones</w:t>
            </w:r>
            <w:r w:rsidRPr="002630F0">
              <w:rPr>
                <w:rFonts w:ascii="Times New Roman" w:eastAsia="Times New Roman" w:hAnsi="Times New Roman" w:cs="Times New Roman"/>
                <w:bCs/>
                <w:color w:val="000000"/>
                <w:sz w:val="24"/>
                <w:szCs w:val="24"/>
                <w:lang w:val="es-CL" w:eastAsia="es-CL"/>
              </w:rPr>
              <w:t xml:space="preserve"> </w:t>
            </w:r>
          </w:p>
        </w:tc>
        <w:tc>
          <w:tcPr>
            <w:tcW w:w="6961" w:type="dxa"/>
          </w:tcPr>
          <w:p w14:paraId="3B5531E6" w14:textId="28FFA1AF" w:rsidR="005317C9" w:rsidRPr="002630F0" w:rsidRDefault="003D587C"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 xml:space="preserve">El sistema debe tener </w:t>
            </w:r>
            <w:r w:rsidR="000C5552">
              <w:rPr>
                <w:rFonts w:ascii="Times New Roman" w:eastAsia="Times New Roman" w:hAnsi="Times New Roman" w:cs="Times New Roman"/>
                <w:sz w:val="24"/>
                <w:szCs w:val="24"/>
                <w:lang w:val="es-CL" w:eastAsia="es-CL"/>
              </w:rPr>
              <w:t xml:space="preserve">cargado </w:t>
            </w:r>
            <w:r>
              <w:rPr>
                <w:rFonts w:ascii="Times New Roman" w:eastAsia="Times New Roman" w:hAnsi="Times New Roman" w:cs="Times New Roman"/>
                <w:sz w:val="24"/>
                <w:szCs w:val="24"/>
                <w:lang w:val="es-CL" w:eastAsia="es-CL"/>
              </w:rPr>
              <w:t xml:space="preserve">un archivo </w:t>
            </w:r>
            <w:r w:rsidR="000C5552">
              <w:rPr>
                <w:rFonts w:ascii="Times New Roman" w:eastAsia="Times New Roman" w:hAnsi="Times New Roman" w:cs="Times New Roman"/>
                <w:sz w:val="24"/>
                <w:szCs w:val="24"/>
                <w:lang w:val="es-CL" w:eastAsia="es-CL"/>
              </w:rPr>
              <w:t>ARFF</w:t>
            </w:r>
            <w:r>
              <w:rPr>
                <w:rFonts w:ascii="Times New Roman" w:eastAsia="Times New Roman" w:hAnsi="Times New Roman" w:cs="Times New Roman"/>
                <w:sz w:val="24"/>
                <w:szCs w:val="24"/>
                <w:lang w:val="es-CL" w:eastAsia="es-CL"/>
              </w:rPr>
              <w:t>.</w:t>
            </w:r>
          </w:p>
        </w:tc>
      </w:tr>
      <w:tr w:rsidR="005317C9" w:rsidRPr="002630F0" w14:paraId="14947DEF" w14:textId="77777777" w:rsidTr="009B0FD7">
        <w:tc>
          <w:tcPr>
            <w:tcW w:w="2093" w:type="dxa"/>
          </w:tcPr>
          <w:p w14:paraId="07F901AF" w14:textId="77777777" w:rsidR="005317C9" w:rsidRPr="002630F0" w:rsidRDefault="005317C9" w:rsidP="009B0FD7">
            <w:pPr>
              <w:spacing w:line="360" w:lineRule="auto"/>
              <w:rPr>
                <w:rFonts w:ascii="Times New Roman" w:eastAsia="Times New Roman" w:hAnsi="Times New Roman" w:cs="Times New Roman"/>
                <w:color w:val="000000"/>
                <w:sz w:val="24"/>
                <w:szCs w:val="24"/>
                <w:lang w:val="es-CL" w:eastAsia="es-CL"/>
              </w:rPr>
            </w:pPr>
            <w:proofErr w:type="spellStart"/>
            <w:r w:rsidRPr="002630F0">
              <w:rPr>
                <w:rFonts w:ascii="Times New Roman" w:eastAsia="Times New Roman" w:hAnsi="Times New Roman" w:cs="Times New Roman"/>
                <w:bCs/>
                <w:color w:val="000000"/>
                <w:sz w:val="24"/>
                <w:szCs w:val="24"/>
                <w:lang w:val="es-CL" w:eastAsia="es-CL"/>
              </w:rPr>
              <w:t>Postcondiciones</w:t>
            </w:r>
            <w:proofErr w:type="spellEnd"/>
            <w:r w:rsidRPr="002630F0">
              <w:rPr>
                <w:rFonts w:ascii="Times New Roman" w:eastAsia="Times New Roman" w:hAnsi="Times New Roman" w:cs="Times New Roman"/>
                <w:color w:val="000000"/>
                <w:sz w:val="24"/>
                <w:szCs w:val="24"/>
                <w:lang w:val="es-CL" w:eastAsia="es-CL"/>
              </w:rPr>
              <w:t xml:space="preserve"> </w:t>
            </w:r>
          </w:p>
        </w:tc>
        <w:tc>
          <w:tcPr>
            <w:tcW w:w="6961" w:type="dxa"/>
          </w:tcPr>
          <w:p w14:paraId="76C23C69" w14:textId="14B7A074" w:rsidR="005317C9" w:rsidRPr="002630F0" w:rsidRDefault="003E549D" w:rsidP="009B0FD7">
            <w:pPr>
              <w:spacing w:line="360" w:lineRule="auto"/>
              <w:rPr>
                <w:rFonts w:ascii="Times New Roman" w:eastAsia="Times New Roman" w:hAnsi="Times New Roman" w:cs="Times New Roman"/>
                <w:color w:val="000000"/>
                <w:sz w:val="24"/>
                <w:szCs w:val="24"/>
                <w:lang w:val="es-CL" w:eastAsia="es-CL"/>
              </w:rPr>
            </w:pPr>
            <w:r>
              <w:rPr>
                <w:rFonts w:ascii="Times New Roman" w:eastAsia="Times New Roman" w:hAnsi="Times New Roman" w:cs="Times New Roman"/>
                <w:color w:val="000000"/>
                <w:sz w:val="24"/>
                <w:szCs w:val="24"/>
                <w:lang w:val="es-CL" w:eastAsia="es-CL"/>
              </w:rPr>
              <w:t>Se crea un modelo de clasificación utilizando el algoritmo seleccionado</w:t>
            </w:r>
            <w:r w:rsidR="00600871">
              <w:rPr>
                <w:rFonts w:ascii="Times New Roman" w:eastAsia="Times New Roman" w:hAnsi="Times New Roman" w:cs="Times New Roman"/>
                <w:color w:val="000000"/>
                <w:sz w:val="24"/>
                <w:szCs w:val="24"/>
                <w:lang w:val="es-CL" w:eastAsia="es-CL"/>
              </w:rPr>
              <w:t xml:space="preserve"> y se presentan métricas de evaluación</w:t>
            </w:r>
            <w:r>
              <w:rPr>
                <w:rFonts w:ascii="Times New Roman" w:eastAsia="Times New Roman" w:hAnsi="Times New Roman" w:cs="Times New Roman"/>
                <w:color w:val="000000"/>
                <w:sz w:val="24"/>
                <w:szCs w:val="24"/>
                <w:lang w:val="es-CL" w:eastAsia="es-CL"/>
              </w:rPr>
              <w:t>.</w:t>
            </w:r>
          </w:p>
        </w:tc>
      </w:tr>
    </w:tbl>
    <w:p w14:paraId="510088B7" w14:textId="77777777" w:rsidR="00161525" w:rsidRDefault="00161525" w:rsidP="00161525">
      <w:pPr>
        <w:rPr>
          <w:lang w:val="es-CL" w:eastAsia="es-CL"/>
        </w:rPr>
      </w:pPr>
    </w:p>
    <w:p w14:paraId="7FB492D4" w14:textId="77777777" w:rsidR="007A07C7" w:rsidRPr="00161525" w:rsidRDefault="007A07C7" w:rsidP="00161525">
      <w:pPr>
        <w:rPr>
          <w:lang w:val="es-CL" w:eastAsia="es-CL"/>
        </w:rPr>
      </w:pPr>
    </w:p>
    <w:tbl>
      <w:tblPr>
        <w:tblStyle w:val="Tablaconcuadrcula"/>
        <w:tblW w:w="0" w:type="auto"/>
        <w:tblLook w:val="04A0" w:firstRow="1" w:lastRow="0" w:firstColumn="1" w:lastColumn="0" w:noHBand="0" w:noVBand="1"/>
      </w:tblPr>
      <w:tblGrid>
        <w:gridCol w:w="2093"/>
        <w:gridCol w:w="6885"/>
      </w:tblGrid>
      <w:tr w:rsidR="005317C9" w:rsidRPr="002630F0" w14:paraId="74F73767" w14:textId="77777777" w:rsidTr="009B0FD7">
        <w:tc>
          <w:tcPr>
            <w:tcW w:w="2093" w:type="dxa"/>
          </w:tcPr>
          <w:p w14:paraId="0A84E128"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sidRPr="002630F0">
              <w:rPr>
                <w:rFonts w:ascii="Times New Roman" w:eastAsia="Times New Roman" w:hAnsi="Times New Roman" w:cs="Times New Roman"/>
                <w:bCs/>
                <w:color w:val="000000"/>
                <w:sz w:val="24"/>
                <w:szCs w:val="24"/>
                <w:lang w:val="es-CL" w:eastAsia="es-CL"/>
              </w:rPr>
              <w:lastRenderedPageBreak/>
              <w:t xml:space="preserve">Caso de uso: </w:t>
            </w:r>
          </w:p>
        </w:tc>
        <w:tc>
          <w:tcPr>
            <w:tcW w:w="6885" w:type="dxa"/>
          </w:tcPr>
          <w:p w14:paraId="26BE7E12" w14:textId="42B74094" w:rsidR="005317C9" w:rsidRPr="002630F0" w:rsidRDefault="009B0FD7"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color w:val="000000"/>
                <w:sz w:val="24"/>
                <w:szCs w:val="24"/>
                <w:lang w:val="es-CL" w:eastAsia="es-CL"/>
              </w:rPr>
              <w:t>Cambiar formato.</w:t>
            </w:r>
          </w:p>
        </w:tc>
      </w:tr>
      <w:tr w:rsidR="005317C9" w:rsidRPr="002630F0" w14:paraId="25FFD680" w14:textId="77777777" w:rsidTr="009B0FD7">
        <w:tc>
          <w:tcPr>
            <w:tcW w:w="2093" w:type="dxa"/>
          </w:tcPr>
          <w:p w14:paraId="4B155378"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Referencia cruzada</w:t>
            </w:r>
          </w:p>
        </w:tc>
        <w:tc>
          <w:tcPr>
            <w:tcW w:w="6885" w:type="dxa"/>
          </w:tcPr>
          <w:p w14:paraId="0C2FEF66" w14:textId="3107254A" w:rsidR="005317C9" w:rsidRPr="002630F0" w:rsidRDefault="008468A1"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RF04</w:t>
            </w:r>
          </w:p>
        </w:tc>
      </w:tr>
      <w:tr w:rsidR="002C17F2" w:rsidRPr="002630F0" w14:paraId="7194B52D" w14:textId="77777777" w:rsidTr="009B0FD7">
        <w:tc>
          <w:tcPr>
            <w:tcW w:w="2093" w:type="dxa"/>
          </w:tcPr>
          <w:p w14:paraId="297478CA" w14:textId="70F785D7" w:rsidR="002C17F2" w:rsidRDefault="002C17F2"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Actores</w:t>
            </w:r>
          </w:p>
        </w:tc>
        <w:tc>
          <w:tcPr>
            <w:tcW w:w="6885" w:type="dxa"/>
          </w:tcPr>
          <w:p w14:paraId="744AB87E" w14:textId="62D68B1B" w:rsidR="002C17F2" w:rsidRDefault="002C17F2"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Usuario.</w:t>
            </w:r>
          </w:p>
        </w:tc>
      </w:tr>
      <w:tr w:rsidR="00161525" w:rsidRPr="002630F0" w14:paraId="49AA54DA" w14:textId="77777777" w:rsidTr="009B0FD7">
        <w:tc>
          <w:tcPr>
            <w:tcW w:w="2093" w:type="dxa"/>
          </w:tcPr>
          <w:p w14:paraId="51902F6A" w14:textId="00CD3C29" w:rsidR="00161525" w:rsidRDefault="00161525"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Descripción</w:t>
            </w:r>
          </w:p>
        </w:tc>
        <w:tc>
          <w:tcPr>
            <w:tcW w:w="6885" w:type="dxa"/>
          </w:tcPr>
          <w:p w14:paraId="2377E574" w14:textId="4E42E939" w:rsidR="00161525" w:rsidRPr="002630F0" w:rsidRDefault="008468A1"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 xml:space="preserve">El usuario puede cambiar el formato de un archivo </w:t>
            </w:r>
            <w:r w:rsidR="000C5552">
              <w:rPr>
                <w:rFonts w:ascii="Times New Roman" w:eastAsia="Times New Roman" w:hAnsi="Times New Roman" w:cs="Times New Roman"/>
                <w:sz w:val="24"/>
                <w:szCs w:val="24"/>
                <w:lang w:val="es-CL" w:eastAsia="es-CL"/>
              </w:rPr>
              <w:t xml:space="preserve">de texto </w:t>
            </w:r>
            <w:r>
              <w:rPr>
                <w:rFonts w:ascii="Times New Roman" w:eastAsia="Times New Roman" w:hAnsi="Times New Roman" w:cs="Times New Roman"/>
                <w:sz w:val="24"/>
                <w:szCs w:val="24"/>
                <w:lang w:val="es-CL" w:eastAsia="es-CL"/>
              </w:rPr>
              <w:t>en formato TSV a ARFF.</w:t>
            </w:r>
          </w:p>
        </w:tc>
      </w:tr>
      <w:tr w:rsidR="005317C9" w:rsidRPr="002630F0" w14:paraId="0E1FAC1E" w14:textId="77777777" w:rsidTr="009B0FD7">
        <w:tc>
          <w:tcPr>
            <w:tcW w:w="2093" w:type="dxa"/>
          </w:tcPr>
          <w:p w14:paraId="62D4BA0D"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Precondiciones</w:t>
            </w:r>
          </w:p>
        </w:tc>
        <w:tc>
          <w:tcPr>
            <w:tcW w:w="6885" w:type="dxa"/>
          </w:tcPr>
          <w:p w14:paraId="15F25E7D" w14:textId="77FA1070" w:rsidR="005317C9" w:rsidRPr="002630F0" w:rsidRDefault="003D587C"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 xml:space="preserve">El sistema debe tener un archivo </w:t>
            </w:r>
            <w:r w:rsidR="000C5552">
              <w:rPr>
                <w:rFonts w:ascii="Times New Roman" w:eastAsia="Times New Roman" w:hAnsi="Times New Roman" w:cs="Times New Roman"/>
                <w:sz w:val="24"/>
                <w:szCs w:val="24"/>
                <w:lang w:val="es-CL" w:eastAsia="es-CL"/>
              </w:rPr>
              <w:t xml:space="preserve">de texto </w:t>
            </w:r>
            <w:r w:rsidR="008468A1">
              <w:rPr>
                <w:rFonts w:ascii="Times New Roman" w:eastAsia="Times New Roman" w:hAnsi="Times New Roman" w:cs="Times New Roman"/>
                <w:sz w:val="24"/>
                <w:szCs w:val="24"/>
                <w:lang w:val="es-CL" w:eastAsia="es-CL"/>
              </w:rPr>
              <w:t xml:space="preserve">TSV </w:t>
            </w:r>
            <w:r>
              <w:rPr>
                <w:rFonts w:ascii="Times New Roman" w:eastAsia="Times New Roman" w:hAnsi="Times New Roman" w:cs="Times New Roman"/>
                <w:sz w:val="24"/>
                <w:szCs w:val="24"/>
                <w:lang w:val="es-CL" w:eastAsia="es-CL"/>
              </w:rPr>
              <w:t xml:space="preserve">cargado. </w:t>
            </w:r>
          </w:p>
        </w:tc>
      </w:tr>
      <w:tr w:rsidR="005317C9" w:rsidRPr="002630F0" w14:paraId="229E9AF8" w14:textId="77777777" w:rsidTr="009B0FD7">
        <w:tc>
          <w:tcPr>
            <w:tcW w:w="2093" w:type="dxa"/>
          </w:tcPr>
          <w:p w14:paraId="701AB20B" w14:textId="77777777" w:rsidR="005317C9" w:rsidRPr="002630F0" w:rsidRDefault="005317C9" w:rsidP="009B0FD7">
            <w:pPr>
              <w:spacing w:line="360" w:lineRule="auto"/>
              <w:rPr>
                <w:rFonts w:ascii="Times New Roman" w:eastAsia="Times New Roman" w:hAnsi="Times New Roman" w:cs="Times New Roman"/>
                <w:sz w:val="24"/>
                <w:szCs w:val="24"/>
                <w:lang w:val="es-CL" w:eastAsia="es-CL"/>
              </w:rPr>
            </w:pPr>
            <w:proofErr w:type="spellStart"/>
            <w:r w:rsidRPr="002630F0">
              <w:rPr>
                <w:rFonts w:ascii="Times New Roman" w:eastAsia="Times New Roman" w:hAnsi="Times New Roman" w:cs="Times New Roman"/>
                <w:bCs/>
                <w:color w:val="000000"/>
                <w:sz w:val="24"/>
                <w:szCs w:val="24"/>
                <w:lang w:val="es-CL" w:eastAsia="es-CL"/>
              </w:rPr>
              <w:t>Postcondiciones</w:t>
            </w:r>
            <w:proofErr w:type="spellEnd"/>
            <w:r w:rsidRPr="002630F0">
              <w:rPr>
                <w:rFonts w:ascii="Times New Roman" w:eastAsia="Times New Roman" w:hAnsi="Times New Roman" w:cs="Times New Roman"/>
                <w:color w:val="000000"/>
                <w:sz w:val="24"/>
                <w:szCs w:val="24"/>
                <w:lang w:val="es-CL" w:eastAsia="es-CL"/>
              </w:rPr>
              <w:t xml:space="preserve"> </w:t>
            </w:r>
          </w:p>
        </w:tc>
        <w:tc>
          <w:tcPr>
            <w:tcW w:w="6885" w:type="dxa"/>
          </w:tcPr>
          <w:p w14:paraId="4B2D4436" w14:textId="6CD80E05" w:rsidR="005317C9" w:rsidRPr="002630F0" w:rsidRDefault="008468A1"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Se crea un nuevo archivo en formato ARFF.</w:t>
            </w:r>
          </w:p>
        </w:tc>
      </w:tr>
    </w:tbl>
    <w:p w14:paraId="5BC15942" w14:textId="77777777" w:rsidR="00C540B0" w:rsidRDefault="00C540B0" w:rsidP="00FB5B71">
      <w:pPr>
        <w:spacing w:line="360" w:lineRule="auto"/>
        <w:rPr>
          <w:rFonts w:ascii="Times New Roman" w:hAnsi="Times New Roman" w:cs="Times New Roman"/>
          <w:sz w:val="24"/>
          <w:szCs w:val="24"/>
          <w:lang w:val="en-US"/>
        </w:rPr>
      </w:pPr>
    </w:p>
    <w:tbl>
      <w:tblPr>
        <w:tblStyle w:val="Tablaconcuadrcula"/>
        <w:tblW w:w="0" w:type="auto"/>
        <w:tblLook w:val="04A0" w:firstRow="1" w:lastRow="0" w:firstColumn="1" w:lastColumn="0" w:noHBand="0" w:noVBand="1"/>
      </w:tblPr>
      <w:tblGrid>
        <w:gridCol w:w="2093"/>
        <w:gridCol w:w="6885"/>
      </w:tblGrid>
      <w:tr w:rsidR="009B0FD7" w:rsidRPr="002630F0" w14:paraId="1CFC8185" w14:textId="77777777" w:rsidTr="009B0FD7">
        <w:tc>
          <w:tcPr>
            <w:tcW w:w="2093" w:type="dxa"/>
          </w:tcPr>
          <w:p w14:paraId="3049B28C" w14:textId="77777777" w:rsidR="009B0FD7" w:rsidRPr="002630F0" w:rsidRDefault="009B0FD7" w:rsidP="009B0FD7">
            <w:pPr>
              <w:spacing w:line="360" w:lineRule="auto"/>
              <w:rPr>
                <w:rFonts w:ascii="Times New Roman" w:eastAsia="Times New Roman" w:hAnsi="Times New Roman" w:cs="Times New Roman"/>
                <w:sz w:val="24"/>
                <w:szCs w:val="24"/>
                <w:lang w:val="es-CL" w:eastAsia="es-CL"/>
              </w:rPr>
            </w:pPr>
            <w:r w:rsidRPr="002630F0">
              <w:rPr>
                <w:rFonts w:ascii="Times New Roman" w:eastAsia="Times New Roman" w:hAnsi="Times New Roman" w:cs="Times New Roman"/>
                <w:bCs/>
                <w:color w:val="000000"/>
                <w:sz w:val="24"/>
                <w:szCs w:val="24"/>
                <w:lang w:val="es-CL" w:eastAsia="es-CL"/>
              </w:rPr>
              <w:t xml:space="preserve">Caso de uso: </w:t>
            </w:r>
          </w:p>
        </w:tc>
        <w:tc>
          <w:tcPr>
            <w:tcW w:w="6885" w:type="dxa"/>
          </w:tcPr>
          <w:p w14:paraId="16538405" w14:textId="767AE0C2" w:rsidR="009B0FD7" w:rsidRPr="002630F0" w:rsidRDefault="009B0FD7"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color w:val="000000"/>
                <w:sz w:val="24"/>
                <w:szCs w:val="24"/>
                <w:lang w:val="es-CL" w:eastAsia="es-CL"/>
              </w:rPr>
              <w:t>Ajustar técnicas de recomendación.</w:t>
            </w:r>
          </w:p>
        </w:tc>
      </w:tr>
      <w:tr w:rsidR="009B0FD7" w:rsidRPr="002630F0" w14:paraId="40F47F09" w14:textId="77777777" w:rsidTr="009B0FD7">
        <w:tc>
          <w:tcPr>
            <w:tcW w:w="2093" w:type="dxa"/>
          </w:tcPr>
          <w:p w14:paraId="1E018CA8" w14:textId="77777777" w:rsidR="009B0FD7" w:rsidRPr="002630F0" w:rsidRDefault="009B0FD7"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Referencia cruzada</w:t>
            </w:r>
          </w:p>
        </w:tc>
        <w:tc>
          <w:tcPr>
            <w:tcW w:w="6885" w:type="dxa"/>
          </w:tcPr>
          <w:p w14:paraId="3C7DCB7E" w14:textId="71F35067" w:rsidR="009B0FD7" w:rsidRPr="002630F0" w:rsidRDefault="009B0FD7"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RF</w:t>
            </w:r>
            <w:r w:rsidR="005005FA">
              <w:rPr>
                <w:rFonts w:ascii="Times New Roman" w:eastAsia="Times New Roman" w:hAnsi="Times New Roman" w:cs="Times New Roman"/>
                <w:sz w:val="24"/>
                <w:szCs w:val="24"/>
                <w:lang w:val="es-CL" w:eastAsia="es-CL"/>
              </w:rPr>
              <w:t>06</w:t>
            </w:r>
          </w:p>
        </w:tc>
      </w:tr>
      <w:tr w:rsidR="002C17F2" w:rsidRPr="002630F0" w14:paraId="1DB83444" w14:textId="77777777" w:rsidTr="009B0FD7">
        <w:tc>
          <w:tcPr>
            <w:tcW w:w="2093" w:type="dxa"/>
          </w:tcPr>
          <w:p w14:paraId="7D2E90E6" w14:textId="3EB9E7A6" w:rsidR="002C17F2" w:rsidRDefault="002C17F2"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Actores</w:t>
            </w:r>
          </w:p>
        </w:tc>
        <w:tc>
          <w:tcPr>
            <w:tcW w:w="6885" w:type="dxa"/>
          </w:tcPr>
          <w:p w14:paraId="7E79B240" w14:textId="7CF8A810" w:rsidR="002C17F2" w:rsidRDefault="002C17F2"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Usuario.</w:t>
            </w:r>
          </w:p>
        </w:tc>
      </w:tr>
      <w:tr w:rsidR="00161525" w:rsidRPr="002630F0" w14:paraId="2B6A5B08" w14:textId="77777777" w:rsidTr="009B0FD7">
        <w:tc>
          <w:tcPr>
            <w:tcW w:w="2093" w:type="dxa"/>
          </w:tcPr>
          <w:p w14:paraId="752510F7" w14:textId="00BD199D" w:rsidR="00161525" w:rsidRDefault="00161525"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Descripción</w:t>
            </w:r>
          </w:p>
        </w:tc>
        <w:tc>
          <w:tcPr>
            <w:tcW w:w="6885" w:type="dxa"/>
          </w:tcPr>
          <w:p w14:paraId="2A08B73D" w14:textId="69811790" w:rsidR="00161525" w:rsidRDefault="008468A1"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El usuario</w:t>
            </w:r>
            <w:r w:rsidR="007920E2">
              <w:rPr>
                <w:rFonts w:ascii="Times New Roman" w:eastAsia="Times New Roman" w:hAnsi="Times New Roman" w:cs="Times New Roman"/>
                <w:sz w:val="24"/>
                <w:szCs w:val="24"/>
                <w:lang w:val="es-CL" w:eastAsia="es-CL"/>
              </w:rPr>
              <w:t xml:space="preserve"> puede seleccionar diferentes técnicas de recomendación.</w:t>
            </w:r>
            <w:r>
              <w:rPr>
                <w:rFonts w:ascii="Times New Roman" w:eastAsia="Times New Roman" w:hAnsi="Times New Roman" w:cs="Times New Roman"/>
                <w:sz w:val="24"/>
                <w:szCs w:val="24"/>
                <w:lang w:val="es-CL" w:eastAsia="es-CL"/>
              </w:rPr>
              <w:t xml:space="preserve"> </w:t>
            </w:r>
          </w:p>
        </w:tc>
      </w:tr>
      <w:tr w:rsidR="009B0FD7" w:rsidRPr="002630F0" w14:paraId="48BBC4A1" w14:textId="77777777" w:rsidTr="009B0FD7">
        <w:tc>
          <w:tcPr>
            <w:tcW w:w="2093" w:type="dxa"/>
          </w:tcPr>
          <w:p w14:paraId="7EBA4313" w14:textId="77777777" w:rsidR="009B0FD7" w:rsidRPr="002630F0" w:rsidRDefault="009B0FD7"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Precondiciones</w:t>
            </w:r>
          </w:p>
        </w:tc>
        <w:tc>
          <w:tcPr>
            <w:tcW w:w="6885" w:type="dxa"/>
          </w:tcPr>
          <w:p w14:paraId="4AAC22B1" w14:textId="595D3545" w:rsidR="009B0FD7" w:rsidRPr="002630F0" w:rsidRDefault="00245BD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Ninguna.</w:t>
            </w:r>
          </w:p>
        </w:tc>
      </w:tr>
      <w:tr w:rsidR="009B0FD7" w:rsidRPr="002630F0" w14:paraId="54ABDAB1" w14:textId="77777777" w:rsidTr="009B0FD7">
        <w:tc>
          <w:tcPr>
            <w:tcW w:w="2093" w:type="dxa"/>
          </w:tcPr>
          <w:p w14:paraId="667336A4" w14:textId="77777777" w:rsidR="009B0FD7" w:rsidRPr="002630F0" w:rsidRDefault="009B0FD7" w:rsidP="009B0FD7">
            <w:pPr>
              <w:spacing w:line="360" w:lineRule="auto"/>
              <w:rPr>
                <w:rFonts w:ascii="Times New Roman" w:eastAsia="Times New Roman" w:hAnsi="Times New Roman" w:cs="Times New Roman"/>
                <w:sz w:val="24"/>
                <w:szCs w:val="24"/>
                <w:lang w:val="es-CL" w:eastAsia="es-CL"/>
              </w:rPr>
            </w:pPr>
            <w:proofErr w:type="spellStart"/>
            <w:r w:rsidRPr="002630F0">
              <w:rPr>
                <w:rFonts w:ascii="Times New Roman" w:eastAsia="Times New Roman" w:hAnsi="Times New Roman" w:cs="Times New Roman"/>
                <w:bCs/>
                <w:color w:val="000000"/>
                <w:sz w:val="24"/>
                <w:szCs w:val="24"/>
                <w:lang w:val="es-CL" w:eastAsia="es-CL"/>
              </w:rPr>
              <w:t>Postcondiciones</w:t>
            </w:r>
            <w:proofErr w:type="spellEnd"/>
            <w:r w:rsidRPr="002630F0">
              <w:rPr>
                <w:rFonts w:ascii="Times New Roman" w:eastAsia="Times New Roman" w:hAnsi="Times New Roman" w:cs="Times New Roman"/>
                <w:color w:val="000000"/>
                <w:sz w:val="24"/>
                <w:szCs w:val="24"/>
                <w:lang w:val="es-CL" w:eastAsia="es-CL"/>
              </w:rPr>
              <w:t xml:space="preserve"> </w:t>
            </w:r>
          </w:p>
        </w:tc>
        <w:tc>
          <w:tcPr>
            <w:tcW w:w="6885" w:type="dxa"/>
          </w:tcPr>
          <w:p w14:paraId="6D042FD4" w14:textId="1871D37F" w:rsidR="009B0FD7" w:rsidRPr="002630F0" w:rsidRDefault="007920E2"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Ninguna.</w:t>
            </w:r>
          </w:p>
        </w:tc>
      </w:tr>
    </w:tbl>
    <w:p w14:paraId="39E20E41" w14:textId="77777777" w:rsidR="009B0FD7" w:rsidRDefault="009B0FD7" w:rsidP="00FB5B71">
      <w:pPr>
        <w:spacing w:line="360" w:lineRule="auto"/>
        <w:rPr>
          <w:rFonts w:ascii="Times New Roman" w:hAnsi="Times New Roman" w:cs="Times New Roman"/>
          <w:sz w:val="24"/>
          <w:szCs w:val="24"/>
          <w:lang w:val="en-US"/>
        </w:rPr>
      </w:pPr>
    </w:p>
    <w:tbl>
      <w:tblPr>
        <w:tblStyle w:val="Tablaconcuadrcula"/>
        <w:tblW w:w="0" w:type="auto"/>
        <w:tblLook w:val="04A0" w:firstRow="1" w:lastRow="0" w:firstColumn="1" w:lastColumn="0" w:noHBand="0" w:noVBand="1"/>
      </w:tblPr>
      <w:tblGrid>
        <w:gridCol w:w="2093"/>
        <w:gridCol w:w="6885"/>
      </w:tblGrid>
      <w:tr w:rsidR="009B0FD7" w:rsidRPr="002630F0" w14:paraId="0B8ACFC8" w14:textId="77777777" w:rsidTr="009B0FD7">
        <w:tc>
          <w:tcPr>
            <w:tcW w:w="2093" w:type="dxa"/>
          </w:tcPr>
          <w:p w14:paraId="1680B8A7" w14:textId="77777777" w:rsidR="009B0FD7" w:rsidRPr="002630F0" w:rsidRDefault="009B0FD7" w:rsidP="009B0FD7">
            <w:pPr>
              <w:spacing w:line="360" w:lineRule="auto"/>
              <w:rPr>
                <w:rFonts w:ascii="Times New Roman" w:eastAsia="Times New Roman" w:hAnsi="Times New Roman" w:cs="Times New Roman"/>
                <w:sz w:val="24"/>
                <w:szCs w:val="24"/>
                <w:lang w:val="es-CL" w:eastAsia="es-CL"/>
              </w:rPr>
            </w:pPr>
            <w:r w:rsidRPr="002630F0">
              <w:rPr>
                <w:rFonts w:ascii="Times New Roman" w:eastAsia="Times New Roman" w:hAnsi="Times New Roman" w:cs="Times New Roman"/>
                <w:bCs/>
                <w:color w:val="000000"/>
                <w:sz w:val="24"/>
                <w:szCs w:val="24"/>
                <w:lang w:val="es-CL" w:eastAsia="es-CL"/>
              </w:rPr>
              <w:t xml:space="preserve">Caso de uso: </w:t>
            </w:r>
          </w:p>
        </w:tc>
        <w:tc>
          <w:tcPr>
            <w:tcW w:w="6885" w:type="dxa"/>
          </w:tcPr>
          <w:p w14:paraId="63388D1F" w14:textId="0A70A9A9" w:rsidR="009B0FD7" w:rsidRPr="002630F0" w:rsidRDefault="009B0FD7"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color w:val="000000"/>
                <w:sz w:val="24"/>
                <w:szCs w:val="24"/>
                <w:lang w:val="es-CL" w:eastAsia="es-CL"/>
              </w:rPr>
              <w:t>Evaluar recomendación.</w:t>
            </w:r>
          </w:p>
        </w:tc>
      </w:tr>
      <w:tr w:rsidR="009B0FD7" w:rsidRPr="002630F0" w14:paraId="7758242E" w14:textId="77777777" w:rsidTr="009B0FD7">
        <w:tc>
          <w:tcPr>
            <w:tcW w:w="2093" w:type="dxa"/>
          </w:tcPr>
          <w:p w14:paraId="6751E640" w14:textId="77777777" w:rsidR="009B0FD7" w:rsidRPr="002630F0" w:rsidRDefault="009B0FD7"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Referencia cruzada</w:t>
            </w:r>
          </w:p>
        </w:tc>
        <w:tc>
          <w:tcPr>
            <w:tcW w:w="6885" w:type="dxa"/>
          </w:tcPr>
          <w:p w14:paraId="4BFB00BD" w14:textId="15648173" w:rsidR="009B0FD7" w:rsidRPr="002630F0" w:rsidRDefault="009B0FD7"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RF</w:t>
            </w:r>
            <w:r w:rsidR="005005FA">
              <w:rPr>
                <w:rFonts w:ascii="Times New Roman" w:eastAsia="Times New Roman" w:hAnsi="Times New Roman" w:cs="Times New Roman"/>
                <w:sz w:val="24"/>
                <w:szCs w:val="24"/>
                <w:lang w:val="es-CL" w:eastAsia="es-CL"/>
              </w:rPr>
              <w:t>07</w:t>
            </w:r>
          </w:p>
        </w:tc>
      </w:tr>
      <w:tr w:rsidR="002C17F2" w:rsidRPr="002630F0" w14:paraId="57DA85D0" w14:textId="77777777" w:rsidTr="009B0FD7">
        <w:tc>
          <w:tcPr>
            <w:tcW w:w="2093" w:type="dxa"/>
          </w:tcPr>
          <w:p w14:paraId="622F7519" w14:textId="754C5640" w:rsidR="002C17F2" w:rsidRDefault="002C17F2"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Actores</w:t>
            </w:r>
          </w:p>
        </w:tc>
        <w:tc>
          <w:tcPr>
            <w:tcW w:w="6885" w:type="dxa"/>
          </w:tcPr>
          <w:p w14:paraId="51AC3E30" w14:textId="0C95BF5A" w:rsidR="002C17F2" w:rsidRDefault="002C17F2"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Usuario.</w:t>
            </w:r>
          </w:p>
        </w:tc>
      </w:tr>
      <w:tr w:rsidR="00161525" w:rsidRPr="002630F0" w14:paraId="649A326F" w14:textId="77777777" w:rsidTr="009B0FD7">
        <w:tc>
          <w:tcPr>
            <w:tcW w:w="2093" w:type="dxa"/>
          </w:tcPr>
          <w:p w14:paraId="5E017AE4" w14:textId="7AA782D6" w:rsidR="00161525" w:rsidRDefault="00161525" w:rsidP="009B0FD7">
            <w:pPr>
              <w:spacing w:line="360" w:lineRule="auto"/>
              <w:rPr>
                <w:rFonts w:ascii="Times New Roman" w:eastAsia="Times New Roman" w:hAnsi="Times New Roman" w:cs="Times New Roman"/>
                <w:bCs/>
                <w:color w:val="000000"/>
                <w:sz w:val="24"/>
                <w:szCs w:val="24"/>
                <w:lang w:val="es-CL" w:eastAsia="es-CL"/>
              </w:rPr>
            </w:pPr>
            <w:r>
              <w:rPr>
                <w:rFonts w:ascii="Times New Roman" w:eastAsia="Times New Roman" w:hAnsi="Times New Roman" w:cs="Times New Roman"/>
                <w:bCs/>
                <w:color w:val="000000"/>
                <w:sz w:val="24"/>
                <w:szCs w:val="24"/>
                <w:lang w:val="es-CL" w:eastAsia="es-CL"/>
              </w:rPr>
              <w:t>Descripción</w:t>
            </w:r>
          </w:p>
        </w:tc>
        <w:tc>
          <w:tcPr>
            <w:tcW w:w="6885" w:type="dxa"/>
          </w:tcPr>
          <w:p w14:paraId="79D467AC" w14:textId="446665D4" w:rsidR="00161525" w:rsidRDefault="00245BD9" w:rsidP="00D84A9B">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Se aplican las técnicas de recomendaci</w:t>
            </w:r>
            <w:r w:rsidR="005005FA">
              <w:rPr>
                <w:rFonts w:ascii="Times New Roman" w:eastAsia="Times New Roman" w:hAnsi="Times New Roman" w:cs="Times New Roman"/>
                <w:sz w:val="24"/>
                <w:szCs w:val="24"/>
                <w:lang w:val="es-CL" w:eastAsia="es-CL"/>
              </w:rPr>
              <w:t xml:space="preserve">ón seleccionadas y se presenta </w:t>
            </w:r>
            <w:r w:rsidR="00D84A9B">
              <w:rPr>
                <w:rFonts w:ascii="Times New Roman" w:eastAsia="Times New Roman" w:hAnsi="Times New Roman" w:cs="Times New Roman"/>
                <w:sz w:val="24"/>
                <w:szCs w:val="24"/>
                <w:lang w:val="es-CL" w:eastAsia="es-CL"/>
              </w:rPr>
              <w:t>el</w:t>
            </w:r>
            <w:r w:rsidR="005005FA">
              <w:rPr>
                <w:rFonts w:ascii="Times New Roman" w:eastAsia="Times New Roman" w:hAnsi="Times New Roman" w:cs="Times New Roman"/>
                <w:sz w:val="24"/>
                <w:szCs w:val="24"/>
                <w:lang w:val="es-CL" w:eastAsia="es-CL"/>
              </w:rPr>
              <w:t xml:space="preserve"> error absoluto medio.</w:t>
            </w:r>
          </w:p>
        </w:tc>
      </w:tr>
      <w:tr w:rsidR="009B0FD7" w:rsidRPr="002630F0" w14:paraId="4D163377" w14:textId="77777777" w:rsidTr="009B0FD7">
        <w:tc>
          <w:tcPr>
            <w:tcW w:w="2093" w:type="dxa"/>
          </w:tcPr>
          <w:p w14:paraId="0B70EA88" w14:textId="77777777" w:rsidR="009B0FD7" w:rsidRPr="002630F0" w:rsidRDefault="009B0FD7"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bCs/>
                <w:color w:val="000000"/>
                <w:sz w:val="24"/>
                <w:szCs w:val="24"/>
                <w:lang w:val="es-CL" w:eastAsia="es-CL"/>
              </w:rPr>
              <w:t>Precondiciones</w:t>
            </w:r>
          </w:p>
        </w:tc>
        <w:tc>
          <w:tcPr>
            <w:tcW w:w="6885" w:type="dxa"/>
          </w:tcPr>
          <w:p w14:paraId="05E21397" w14:textId="61677ADF" w:rsidR="009B0FD7" w:rsidRPr="002630F0" w:rsidRDefault="00245BD9"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El siste</w:t>
            </w:r>
            <w:r w:rsidR="000C5552">
              <w:rPr>
                <w:rFonts w:ascii="Times New Roman" w:eastAsia="Times New Roman" w:hAnsi="Times New Roman" w:cs="Times New Roman"/>
                <w:sz w:val="24"/>
                <w:szCs w:val="24"/>
                <w:lang w:val="es-CL" w:eastAsia="es-CL"/>
              </w:rPr>
              <w:t>ma debe tener el o los archivos cargados y las técnicas de recomendación deben estar seleccionadas</w:t>
            </w:r>
            <w:r>
              <w:rPr>
                <w:rFonts w:ascii="Times New Roman" w:eastAsia="Times New Roman" w:hAnsi="Times New Roman" w:cs="Times New Roman"/>
                <w:sz w:val="24"/>
                <w:szCs w:val="24"/>
                <w:lang w:val="es-CL" w:eastAsia="es-CL"/>
              </w:rPr>
              <w:t>.</w:t>
            </w:r>
          </w:p>
        </w:tc>
      </w:tr>
      <w:tr w:rsidR="009B0FD7" w:rsidRPr="002630F0" w14:paraId="3EB8E6F8" w14:textId="77777777" w:rsidTr="009B0FD7">
        <w:tc>
          <w:tcPr>
            <w:tcW w:w="2093" w:type="dxa"/>
          </w:tcPr>
          <w:p w14:paraId="67C12B21" w14:textId="77777777" w:rsidR="009B0FD7" w:rsidRPr="002630F0" w:rsidRDefault="009B0FD7" w:rsidP="009B0FD7">
            <w:pPr>
              <w:spacing w:line="360" w:lineRule="auto"/>
              <w:rPr>
                <w:rFonts w:ascii="Times New Roman" w:eastAsia="Times New Roman" w:hAnsi="Times New Roman" w:cs="Times New Roman"/>
                <w:sz w:val="24"/>
                <w:szCs w:val="24"/>
                <w:lang w:val="es-CL" w:eastAsia="es-CL"/>
              </w:rPr>
            </w:pPr>
            <w:proofErr w:type="spellStart"/>
            <w:r w:rsidRPr="002630F0">
              <w:rPr>
                <w:rFonts w:ascii="Times New Roman" w:eastAsia="Times New Roman" w:hAnsi="Times New Roman" w:cs="Times New Roman"/>
                <w:bCs/>
                <w:color w:val="000000"/>
                <w:sz w:val="24"/>
                <w:szCs w:val="24"/>
                <w:lang w:val="es-CL" w:eastAsia="es-CL"/>
              </w:rPr>
              <w:t>Postcondiciones</w:t>
            </w:r>
            <w:proofErr w:type="spellEnd"/>
            <w:r w:rsidRPr="002630F0">
              <w:rPr>
                <w:rFonts w:ascii="Times New Roman" w:eastAsia="Times New Roman" w:hAnsi="Times New Roman" w:cs="Times New Roman"/>
                <w:color w:val="000000"/>
                <w:sz w:val="24"/>
                <w:szCs w:val="24"/>
                <w:lang w:val="es-CL" w:eastAsia="es-CL"/>
              </w:rPr>
              <w:t xml:space="preserve"> </w:t>
            </w:r>
          </w:p>
        </w:tc>
        <w:tc>
          <w:tcPr>
            <w:tcW w:w="6885" w:type="dxa"/>
          </w:tcPr>
          <w:p w14:paraId="78A07517" w14:textId="275D5BC5" w:rsidR="009B0FD7" w:rsidRPr="002630F0" w:rsidRDefault="005005FA" w:rsidP="009B0FD7">
            <w:pPr>
              <w:spacing w:line="360" w:lineRule="auto"/>
              <w:rPr>
                <w:rFonts w:ascii="Times New Roman" w:eastAsia="Times New Roman" w:hAnsi="Times New Roman" w:cs="Times New Roman"/>
                <w:sz w:val="24"/>
                <w:szCs w:val="24"/>
                <w:lang w:val="es-CL" w:eastAsia="es-CL"/>
              </w:rPr>
            </w:pPr>
            <w:r>
              <w:rPr>
                <w:rFonts w:ascii="Times New Roman" w:eastAsia="Times New Roman" w:hAnsi="Times New Roman" w:cs="Times New Roman"/>
                <w:sz w:val="24"/>
                <w:szCs w:val="24"/>
                <w:lang w:val="es-CL" w:eastAsia="es-CL"/>
              </w:rPr>
              <w:t>Se presenta el error absoluto medio</w:t>
            </w:r>
            <w:r w:rsidR="00D84A9B">
              <w:rPr>
                <w:rFonts w:ascii="Times New Roman" w:eastAsia="Times New Roman" w:hAnsi="Times New Roman" w:cs="Times New Roman"/>
                <w:sz w:val="24"/>
                <w:szCs w:val="24"/>
                <w:lang w:val="es-CL" w:eastAsia="es-CL"/>
              </w:rPr>
              <w:t xml:space="preserve"> de las recomendaciones</w:t>
            </w:r>
            <w:r>
              <w:rPr>
                <w:rFonts w:ascii="Times New Roman" w:eastAsia="Times New Roman" w:hAnsi="Times New Roman" w:cs="Times New Roman"/>
                <w:sz w:val="24"/>
                <w:szCs w:val="24"/>
                <w:lang w:val="es-CL" w:eastAsia="es-CL"/>
              </w:rPr>
              <w:t>.</w:t>
            </w:r>
          </w:p>
        </w:tc>
      </w:tr>
    </w:tbl>
    <w:p w14:paraId="630D7650" w14:textId="77777777" w:rsidR="009B0FD7" w:rsidRDefault="009B0FD7" w:rsidP="00FB5B71">
      <w:pPr>
        <w:spacing w:line="360" w:lineRule="auto"/>
        <w:rPr>
          <w:rFonts w:ascii="Times New Roman" w:hAnsi="Times New Roman" w:cs="Times New Roman"/>
          <w:sz w:val="24"/>
          <w:szCs w:val="24"/>
          <w:lang w:val="en-US"/>
        </w:rPr>
      </w:pPr>
    </w:p>
    <w:p w14:paraId="15176559" w14:textId="77777777" w:rsidR="00801231" w:rsidRDefault="00801231" w:rsidP="00FB5B71">
      <w:pPr>
        <w:spacing w:line="360" w:lineRule="auto"/>
        <w:rPr>
          <w:rFonts w:ascii="Times New Roman" w:hAnsi="Times New Roman" w:cs="Times New Roman"/>
          <w:sz w:val="24"/>
          <w:szCs w:val="24"/>
          <w:lang w:val="en-US"/>
        </w:rPr>
      </w:pPr>
    </w:p>
    <w:p w14:paraId="3D97C0F4" w14:textId="77777777" w:rsidR="00801231" w:rsidRDefault="00801231" w:rsidP="00FB5B71">
      <w:pPr>
        <w:spacing w:line="360" w:lineRule="auto"/>
        <w:rPr>
          <w:rFonts w:ascii="Times New Roman" w:hAnsi="Times New Roman" w:cs="Times New Roman"/>
          <w:sz w:val="24"/>
          <w:szCs w:val="24"/>
          <w:lang w:val="en-US"/>
        </w:rPr>
      </w:pPr>
    </w:p>
    <w:p w14:paraId="01D21E45" w14:textId="77777777" w:rsidR="00801231" w:rsidRDefault="00801231" w:rsidP="00FB5B71">
      <w:pPr>
        <w:spacing w:line="360" w:lineRule="auto"/>
        <w:rPr>
          <w:rFonts w:ascii="Times New Roman" w:hAnsi="Times New Roman" w:cs="Times New Roman"/>
          <w:sz w:val="24"/>
          <w:szCs w:val="24"/>
          <w:lang w:val="en-US"/>
        </w:rPr>
      </w:pPr>
    </w:p>
    <w:p w14:paraId="4FA48535" w14:textId="10FFAB72" w:rsidR="00801231" w:rsidRPr="0022389F" w:rsidRDefault="00801231" w:rsidP="0022389F">
      <w:pPr>
        <w:pStyle w:val="Ttulo2"/>
        <w:numPr>
          <w:ilvl w:val="0"/>
          <w:numId w:val="0"/>
        </w:numPr>
      </w:pPr>
    </w:p>
    <w:sectPr w:rsidR="00801231" w:rsidRPr="0022389F" w:rsidSect="00B345ED">
      <w:footerReference w:type="default" r:id="rId40"/>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8" w:author="Pedro Campos" w:date="2018-04-10T18:51:00Z" w:initials="PCS">
    <w:p w14:paraId="51FEBECF" w14:textId="5A524469" w:rsidR="003D43B4" w:rsidRDefault="003D43B4">
      <w:pPr>
        <w:pStyle w:val="Textocomentario"/>
      </w:pPr>
      <w:r>
        <w:rPr>
          <w:rStyle w:val="Refdecomentario"/>
        </w:rPr>
        <w:annotationRef/>
      </w:r>
      <w:r>
        <w:t>Pensando en tesis, considerar numerar líneas y breve explicación código con referencia a líneas particulares.</w:t>
      </w:r>
    </w:p>
  </w:comment>
  <w:comment w:id="80" w:author="Pedro Campos" w:date="2018-04-10T18:52:00Z" w:initials="PCS">
    <w:p w14:paraId="211744BE" w14:textId="7AF4FF52" w:rsidR="003D43B4" w:rsidRDefault="003D43B4">
      <w:pPr>
        <w:pStyle w:val="Textocomentario"/>
      </w:pPr>
      <w:r>
        <w:rPr>
          <w:rStyle w:val="Refdecomentario"/>
        </w:rPr>
        <w:annotationRef/>
      </w:r>
      <w:proofErr w:type="spellStart"/>
      <w:r>
        <w:t>Por que</w:t>
      </w:r>
      <w:proofErr w:type="spellEnd"/>
      <w:r>
        <w:t>´? (justificar, por ej., en base a lo señalado en artículos X e Y)</w:t>
      </w:r>
    </w:p>
  </w:comment>
  <w:comment w:id="83" w:author="Pedro Campos" w:date="2018-04-10T18:52:00Z" w:initials="PCS">
    <w:p w14:paraId="49492C09" w14:textId="67FB2482" w:rsidR="003D43B4" w:rsidRDefault="003D43B4">
      <w:pPr>
        <w:pStyle w:val="Textocomentario"/>
      </w:pPr>
      <w:r>
        <w:rPr>
          <w:rStyle w:val="Refdecomentario"/>
        </w:rPr>
        <w:annotationRef/>
      </w:r>
      <w:r>
        <w:t>Nuevamente, se podría incluir un breve ejemplo (algunas líneas)</w:t>
      </w:r>
    </w:p>
  </w:comment>
  <w:comment w:id="91" w:author="Pedro Campos" w:date="2018-04-10T18:54:00Z" w:initials="PCS">
    <w:p w14:paraId="28B46B64" w14:textId="7A099108" w:rsidR="003D43B4" w:rsidRDefault="003D43B4">
      <w:pPr>
        <w:pStyle w:val="Textocomentario"/>
      </w:pPr>
      <w:r>
        <w:rPr>
          <w:rStyle w:val="Refdecomentario"/>
        </w:rPr>
        <w:annotationRef/>
      </w:r>
      <w:r>
        <w:t>Se usó algún listado conocido, o lo generaste tú? En este último caso, qué palabras se incluyeron? (en anexo)</w:t>
      </w:r>
    </w:p>
  </w:comment>
  <w:comment w:id="122" w:author="Pedro Campos" w:date="2018-04-10T19:07:00Z" w:initials="PCS">
    <w:p w14:paraId="3CCDEF09" w14:textId="792FDCC7" w:rsidR="003D43B4" w:rsidRDefault="003D43B4">
      <w:pPr>
        <w:pStyle w:val="Textocomentario"/>
      </w:pPr>
      <w:r>
        <w:rPr>
          <w:rStyle w:val="Refdecomentario"/>
        </w:rPr>
        <w:annotationRef/>
      </w:r>
      <w:r>
        <w:t>Cambiar redacción. Se creó la GUI?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91F8E2" w15:done="0"/>
  <w15:commentEx w15:paraId="513F86C6" w15:done="0"/>
  <w15:commentEx w15:paraId="0D663EC2" w15:done="0"/>
  <w15:commentEx w15:paraId="51FEBECF" w15:done="0"/>
  <w15:commentEx w15:paraId="211744BE" w15:done="0"/>
  <w15:commentEx w15:paraId="49492C09" w15:done="0"/>
  <w15:commentEx w15:paraId="28B46B64" w15:done="0"/>
  <w15:commentEx w15:paraId="3CCDEF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B42D8" w14:textId="77777777" w:rsidR="009A08C0" w:rsidRDefault="009A08C0" w:rsidP="00EE11F6">
      <w:pPr>
        <w:spacing w:after="0" w:line="240" w:lineRule="auto"/>
      </w:pPr>
      <w:r>
        <w:separator/>
      </w:r>
    </w:p>
  </w:endnote>
  <w:endnote w:type="continuationSeparator" w:id="0">
    <w:p w14:paraId="242CA8D2" w14:textId="77777777" w:rsidR="009A08C0" w:rsidRDefault="009A08C0" w:rsidP="00EE1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1526764"/>
      <w:docPartObj>
        <w:docPartGallery w:val="Page Numbers (Bottom of Page)"/>
        <w:docPartUnique/>
      </w:docPartObj>
    </w:sdtPr>
    <w:sdtEndPr/>
    <w:sdtContent>
      <w:p w14:paraId="3FB77123" w14:textId="63D67479" w:rsidR="003D43B4" w:rsidRDefault="003D43B4">
        <w:pPr>
          <w:pStyle w:val="Piedepgina"/>
          <w:jc w:val="right"/>
        </w:pPr>
        <w:r>
          <w:fldChar w:fldCharType="begin"/>
        </w:r>
        <w:r>
          <w:instrText>PAGE   \* MERGEFORMAT</w:instrText>
        </w:r>
        <w:r>
          <w:fldChar w:fldCharType="separate"/>
        </w:r>
        <w:r w:rsidR="008E0358">
          <w:rPr>
            <w:noProof/>
          </w:rPr>
          <w:t>45</w:t>
        </w:r>
        <w:r>
          <w:fldChar w:fldCharType="end"/>
        </w:r>
      </w:p>
    </w:sdtContent>
  </w:sdt>
  <w:p w14:paraId="57CC99EC" w14:textId="77777777" w:rsidR="003D43B4" w:rsidRDefault="003D43B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BBE8A8" w14:textId="77777777" w:rsidR="009A08C0" w:rsidRDefault="009A08C0" w:rsidP="00EE11F6">
      <w:pPr>
        <w:spacing w:after="0" w:line="240" w:lineRule="auto"/>
      </w:pPr>
      <w:r>
        <w:separator/>
      </w:r>
    </w:p>
  </w:footnote>
  <w:footnote w:type="continuationSeparator" w:id="0">
    <w:p w14:paraId="78DBA55C" w14:textId="77777777" w:rsidR="009A08C0" w:rsidRDefault="009A08C0" w:rsidP="00EE11F6">
      <w:pPr>
        <w:spacing w:after="0" w:line="240" w:lineRule="auto"/>
      </w:pPr>
      <w:r>
        <w:continuationSeparator/>
      </w:r>
    </w:p>
  </w:footnote>
  <w:footnote w:id="1">
    <w:p w14:paraId="42C093D8" w14:textId="2B194BD4" w:rsidR="003D43B4" w:rsidRPr="006D7B1C" w:rsidRDefault="003D43B4">
      <w:pPr>
        <w:pStyle w:val="Textonotapie"/>
        <w:rPr>
          <w:lang w:val="es-CL"/>
        </w:rPr>
      </w:pPr>
      <w:r>
        <w:rPr>
          <w:rStyle w:val="Refdenotaalpie"/>
        </w:rPr>
        <w:footnoteRef/>
      </w:r>
      <w:r>
        <w:t xml:space="preserve"> </w:t>
      </w:r>
      <w:r w:rsidRPr="00AB3181">
        <w:t>www.cs.waikato.ac.nz/ml/weka/</w:t>
      </w:r>
    </w:p>
  </w:footnote>
  <w:footnote w:id="2">
    <w:p w14:paraId="588E844D" w14:textId="1FF9B7F0" w:rsidR="003D43B4" w:rsidRPr="00AB3181" w:rsidRDefault="003D43B4">
      <w:pPr>
        <w:pStyle w:val="Textonotapie"/>
        <w:rPr>
          <w:lang w:val="es-CL"/>
        </w:rPr>
      </w:pPr>
      <w:r>
        <w:rPr>
          <w:rStyle w:val="Refdenotaalpie"/>
        </w:rPr>
        <w:footnoteRef/>
      </w:r>
      <w:r>
        <w:t xml:space="preserve"> </w:t>
      </w:r>
      <w:r w:rsidRPr="00AB3181">
        <w:t>https://mahout.apache.org/</w:t>
      </w:r>
    </w:p>
  </w:footnote>
  <w:footnote w:id="3">
    <w:p w14:paraId="70F49B69" w14:textId="77777777" w:rsidR="003D43B4" w:rsidRPr="002A64DC" w:rsidRDefault="003D43B4">
      <w:pPr>
        <w:pStyle w:val="Textonotapie"/>
        <w:rPr>
          <w:rFonts w:ascii="Times New Roman" w:hAnsi="Times New Roman" w:cs="Times New Roman"/>
          <w:lang w:val="es-CL"/>
        </w:rPr>
      </w:pPr>
      <w:r>
        <w:rPr>
          <w:rStyle w:val="Refdenotaalpie"/>
        </w:rPr>
        <w:footnoteRef/>
      </w:r>
      <w:r>
        <w:t xml:space="preserve"> </w:t>
      </w:r>
      <w:r w:rsidRPr="002A64DC">
        <w:rPr>
          <w:rFonts w:ascii="Times New Roman" w:hAnsi="Times New Roman" w:cs="Times New Roman"/>
        </w:rPr>
        <w:t>www.yelp.es/</w:t>
      </w:r>
    </w:p>
  </w:footnote>
  <w:footnote w:id="4">
    <w:p w14:paraId="72FAF218" w14:textId="77777777" w:rsidR="003D43B4" w:rsidRPr="002A64DC" w:rsidRDefault="003D43B4">
      <w:pPr>
        <w:pStyle w:val="Textonotapie"/>
        <w:rPr>
          <w:rFonts w:ascii="Times New Roman" w:hAnsi="Times New Roman" w:cs="Times New Roman"/>
          <w:lang w:val="es-CL"/>
        </w:rPr>
      </w:pPr>
      <w:r w:rsidRPr="002A64DC">
        <w:rPr>
          <w:rStyle w:val="Refdenotaalpie"/>
          <w:rFonts w:ascii="Times New Roman" w:hAnsi="Times New Roman" w:cs="Times New Roman"/>
        </w:rPr>
        <w:footnoteRef/>
      </w:r>
      <w:r w:rsidRPr="002A64DC">
        <w:rPr>
          <w:rFonts w:ascii="Times New Roman" w:hAnsi="Times New Roman" w:cs="Times New Roman"/>
        </w:rPr>
        <w:t xml:space="preserve"> www.tripadvisor.es/</w:t>
      </w:r>
    </w:p>
  </w:footnote>
  <w:footnote w:id="5">
    <w:p w14:paraId="202672BD" w14:textId="77777777" w:rsidR="003D43B4" w:rsidRPr="002A64DC" w:rsidRDefault="003D43B4">
      <w:pPr>
        <w:pStyle w:val="Textonotapie"/>
        <w:rPr>
          <w:rFonts w:ascii="Times New Roman" w:hAnsi="Times New Roman" w:cs="Times New Roman"/>
          <w:lang w:val="es-CL"/>
        </w:rPr>
      </w:pPr>
      <w:r w:rsidRPr="002A64DC">
        <w:rPr>
          <w:rStyle w:val="Refdenotaalpie"/>
          <w:rFonts w:ascii="Times New Roman" w:hAnsi="Times New Roman" w:cs="Times New Roman"/>
        </w:rPr>
        <w:footnoteRef/>
      </w:r>
      <w:r w:rsidRPr="002A64DC">
        <w:rPr>
          <w:rFonts w:ascii="Times New Roman" w:hAnsi="Times New Roman" w:cs="Times New Roman"/>
        </w:rPr>
        <w:t xml:space="preserve"> www.es.foursquare.com/</w:t>
      </w:r>
    </w:p>
  </w:footnote>
  <w:footnote w:id="6">
    <w:p w14:paraId="7E0C8569" w14:textId="77777777" w:rsidR="003D43B4" w:rsidRPr="006C4106" w:rsidRDefault="003D43B4">
      <w:pPr>
        <w:pStyle w:val="Textonotapie"/>
        <w:rPr>
          <w:lang w:val="es-CL"/>
        </w:rPr>
      </w:pPr>
      <w:r w:rsidRPr="002A64DC">
        <w:rPr>
          <w:rStyle w:val="Refdenotaalpie"/>
          <w:rFonts w:ascii="Times New Roman" w:hAnsi="Times New Roman" w:cs="Times New Roman"/>
        </w:rPr>
        <w:footnoteRef/>
      </w:r>
      <w:r w:rsidRPr="002A64DC">
        <w:rPr>
          <w:rFonts w:ascii="Times New Roman" w:hAnsi="Times New Roman" w:cs="Times New Roman"/>
        </w:rPr>
        <w:t xml:space="preserve"> www.atrapalo.com/</w:t>
      </w:r>
    </w:p>
  </w:footnote>
  <w:footnote w:id="7">
    <w:p w14:paraId="3C8092D3" w14:textId="0D951E2F" w:rsidR="003D43B4" w:rsidRPr="005277CB" w:rsidRDefault="003D43B4">
      <w:pPr>
        <w:pStyle w:val="Textonotapie"/>
        <w:rPr>
          <w:lang w:val="es-CL"/>
        </w:rPr>
      </w:pPr>
      <w:r>
        <w:rPr>
          <w:rStyle w:val="Refdenotaalpie"/>
        </w:rPr>
        <w:footnoteRef/>
      </w:r>
      <w:r>
        <w:t xml:space="preserve"> </w:t>
      </w:r>
      <w:r w:rsidRPr="005277CB">
        <w:t>https://github.com/stopwords-iso/stopwords-es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A171C"/>
    <w:multiLevelType w:val="hybridMultilevel"/>
    <w:tmpl w:val="C7A45FA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
    <w:nsid w:val="02954912"/>
    <w:multiLevelType w:val="hybridMultilevel"/>
    <w:tmpl w:val="DC787B28"/>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
    <w:nsid w:val="077D7507"/>
    <w:multiLevelType w:val="hybridMultilevel"/>
    <w:tmpl w:val="A904B1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D23301A"/>
    <w:multiLevelType w:val="hybridMultilevel"/>
    <w:tmpl w:val="8BC43F52"/>
    <w:lvl w:ilvl="0" w:tplc="8F1A715C">
      <w:start w:val="1"/>
      <w:numFmt w:val="decimal"/>
      <w:lvlText w:val="%1."/>
      <w:lvlJc w:val="left"/>
      <w:pPr>
        <w:ind w:left="1068" w:hanging="360"/>
      </w:pPr>
      <w:rPr>
        <w:b/>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4">
    <w:nsid w:val="134C0137"/>
    <w:multiLevelType w:val="hybridMultilevel"/>
    <w:tmpl w:val="910A9B1E"/>
    <w:lvl w:ilvl="0" w:tplc="340A000F">
      <w:start w:val="1"/>
      <w:numFmt w:val="decimal"/>
      <w:lvlText w:val="%1."/>
      <w:lvlJc w:val="left"/>
      <w:pPr>
        <w:ind w:left="780" w:hanging="360"/>
      </w:pPr>
    </w:lvl>
    <w:lvl w:ilvl="1" w:tplc="340A0019" w:tentative="1">
      <w:start w:val="1"/>
      <w:numFmt w:val="lowerLetter"/>
      <w:lvlText w:val="%2."/>
      <w:lvlJc w:val="left"/>
      <w:pPr>
        <w:ind w:left="1500" w:hanging="360"/>
      </w:pPr>
    </w:lvl>
    <w:lvl w:ilvl="2" w:tplc="340A001B" w:tentative="1">
      <w:start w:val="1"/>
      <w:numFmt w:val="lowerRoman"/>
      <w:lvlText w:val="%3."/>
      <w:lvlJc w:val="right"/>
      <w:pPr>
        <w:ind w:left="2220" w:hanging="180"/>
      </w:pPr>
    </w:lvl>
    <w:lvl w:ilvl="3" w:tplc="340A000F" w:tentative="1">
      <w:start w:val="1"/>
      <w:numFmt w:val="decimal"/>
      <w:lvlText w:val="%4."/>
      <w:lvlJc w:val="left"/>
      <w:pPr>
        <w:ind w:left="2940" w:hanging="360"/>
      </w:pPr>
    </w:lvl>
    <w:lvl w:ilvl="4" w:tplc="340A0019" w:tentative="1">
      <w:start w:val="1"/>
      <w:numFmt w:val="lowerLetter"/>
      <w:lvlText w:val="%5."/>
      <w:lvlJc w:val="left"/>
      <w:pPr>
        <w:ind w:left="3660" w:hanging="360"/>
      </w:pPr>
    </w:lvl>
    <w:lvl w:ilvl="5" w:tplc="340A001B" w:tentative="1">
      <w:start w:val="1"/>
      <w:numFmt w:val="lowerRoman"/>
      <w:lvlText w:val="%6."/>
      <w:lvlJc w:val="right"/>
      <w:pPr>
        <w:ind w:left="4380" w:hanging="180"/>
      </w:pPr>
    </w:lvl>
    <w:lvl w:ilvl="6" w:tplc="340A000F" w:tentative="1">
      <w:start w:val="1"/>
      <w:numFmt w:val="decimal"/>
      <w:lvlText w:val="%7."/>
      <w:lvlJc w:val="left"/>
      <w:pPr>
        <w:ind w:left="5100" w:hanging="360"/>
      </w:pPr>
    </w:lvl>
    <w:lvl w:ilvl="7" w:tplc="340A0019" w:tentative="1">
      <w:start w:val="1"/>
      <w:numFmt w:val="lowerLetter"/>
      <w:lvlText w:val="%8."/>
      <w:lvlJc w:val="left"/>
      <w:pPr>
        <w:ind w:left="5820" w:hanging="360"/>
      </w:pPr>
    </w:lvl>
    <w:lvl w:ilvl="8" w:tplc="340A001B" w:tentative="1">
      <w:start w:val="1"/>
      <w:numFmt w:val="lowerRoman"/>
      <w:lvlText w:val="%9."/>
      <w:lvlJc w:val="right"/>
      <w:pPr>
        <w:ind w:left="6540" w:hanging="180"/>
      </w:pPr>
    </w:lvl>
  </w:abstractNum>
  <w:abstractNum w:abstractNumId="5">
    <w:nsid w:val="152021C1"/>
    <w:multiLevelType w:val="hybridMultilevel"/>
    <w:tmpl w:val="32EACA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85C4273"/>
    <w:multiLevelType w:val="hybridMultilevel"/>
    <w:tmpl w:val="7CB475F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19087C89"/>
    <w:multiLevelType w:val="hybridMultilevel"/>
    <w:tmpl w:val="E06E96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D7B2385"/>
    <w:multiLevelType w:val="hybridMultilevel"/>
    <w:tmpl w:val="7CB475F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1ED92A9B"/>
    <w:multiLevelType w:val="hybridMultilevel"/>
    <w:tmpl w:val="9732C6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1">
    <w:nsid w:val="35D032C5"/>
    <w:multiLevelType w:val="hybridMultilevel"/>
    <w:tmpl w:val="F574FB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36BF04B2"/>
    <w:multiLevelType w:val="hybridMultilevel"/>
    <w:tmpl w:val="B67EB5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39147A8D"/>
    <w:multiLevelType w:val="multilevel"/>
    <w:tmpl w:val="D4A69C3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3D133789"/>
    <w:multiLevelType w:val="hybridMultilevel"/>
    <w:tmpl w:val="954AAD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D1931FD"/>
    <w:multiLevelType w:val="hybridMultilevel"/>
    <w:tmpl w:val="D61EB99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F54359D"/>
    <w:multiLevelType w:val="hybridMultilevel"/>
    <w:tmpl w:val="2F36B3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4912757C"/>
    <w:multiLevelType w:val="hybridMultilevel"/>
    <w:tmpl w:val="A95E202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4A851B80"/>
    <w:multiLevelType w:val="hybridMultilevel"/>
    <w:tmpl w:val="6584DC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4D98769A"/>
    <w:multiLevelType w:val="hybridMultilevel"/>
    <w:tmpl w:val="6F7456B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0">
    <w:nsid w:val="4E7A63EF"/>
    <w:multiLevelType w:val="hybridMultilevel"/>
    <w:tmpl w:val="3D323BB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512412F1"/>
    <w:multiLevelType w:val="hybridMultilevel"/>
    <w:tmpl w:val="258022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7D004C1"/>
    <w:multiLevelType w:val="hybridMultilevel"/>
    <w:tmpl w:val="1D92BEEE"/>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5A1A6E81"/>
    <w:multiLevelType w:val="hybridMultilevel"/>
    <w:tmpl w:val="11DEEE7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5C2F32A0"/>
    <w:multiLevelType w:val="hybridMultilevel"/>
    <w:tmpl w:val="C6A660E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nsid w:val="5EF35E19"/>
    <w:multiLevelType w:val="hybridMultilevel"/>
    <w:tmpl w:val="49F225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5FCA0C24"/>
    <w:multiLevelType w:val="hybridMultilevel"/>
    <w:tmpl w:val="7C6A55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632D7A6C"/>
    <w:multiLevelType w:val="hybridMultilevel"/>
    <w:tmpl w:val="9C526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4345806"/>
    <w:multiLevelType w:val="hybridMultilevel"/>
    <w:tmpl w:val="DE46D7B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662B4430"/>
    <w:multiLevelType w:val="hybridMultilevel"/>
    <w:tmpl w:val="6A4681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6A244342"/>
    <w:multiLevelType w:val="hybridMultilevel"/>
    <w:tmpl w:val="05FE43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6C1A6FEF"/>
    <w:multiLevelType w:val="hybridMultilevel"/>
    <w:tmpl w:val="E07EC37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nsid w:val="78DC60AF"/>
    <w:multiLevelType w:val="hybridMultilevel"/>
    <w:tmpl w:val="A69E65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7E6840E3"/>
    <w:multiLevelType w:val="hybridMultilevel"/>
    <w:tmpl w:val="12E4F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1"/>
  </w:num>
  <w:num w:numId="2">
    <w:abstractNumId w:val="13"/>
  </w:num>
  <w:num w:numId="3">
    <w:abstractNumId w:val="0"/>
  </w:num>
  <w:num w:numId="4">
    <w:abstractNumId w:val="5"/>
  </w:num>
  <w:num w:numId="5">
    <w:abstractNumId w:val="14"/>
  </w:num>
  <w:num w:numId="6">
    <w:abstractNumId w:val="24"/>
  </w:num>
  <w:num w:numId="7">
    <w:abstractNumId w:val="15"/>
  </w:num>
  <w:num w:numId="8">
    <w:abstractNumId w:val="3"/>
  </w:num>
  <w:num w:numId="9">
    <w:abstractNumId w:val="26"/>
  </w:num>
  <w:num w:numId="10">
    <w:abstractNumId w:val="33"/>
  </w:num>
  <w:num w:numId="11">
    <w:abstractNumId w:val="4"/>
  </w:num>
  <w:num w:numId="12">
    <w:abstractNumId w:val="30"/>
  </w:num>
  <w:num w:numId="13">
    <w:abstractNumId w:val="10"/>
  </w:num>
  <w:num w:numId="14">
    <w:abstractNumId w:val="9"/>
  </w:num>
  <w:num w:numId="15">
    <w:abstractNumId w:val="12"/>
  </w:num>
  <w:num w:numId="16">
    <w:abstractNumId w:val="7"/>
  </w:num>
  <w:num w:numId="17">
    <w:abstractNumId w:val="21"/>
  </w:num>
  <w:num w:numId="18">
    <w:abstractNumId w:val="28"/>
  </w:num>
  <w:num w:numId="19">
    <w:abstractNumId w:val="11"/>
  </w:num>
  <w:num w:numId="20">
    <w:abstractNumId w:val="29"/>
  </w:num>
  <w:num w:numId="21">
    <w:abstractNumId w:val="27"/>
  </w:num>
  <w:num w:numId="22">
    <w:abstractNumId w:val="16"/>
  </w:num>
  <w:num w:numId="23">
    <w:abstractNumId w:val="1"/>
  </w:num>
  <w:num w:numId="24">
    <w:abstractNumId w:val="19"/>
  </w:num>
  <w:num w:numId="25">
    <w:abstractNumId w:val="25"/>
  </w:num>
  <w:num w:numId="26">
    <w:abstractNumId w:val="18"/>
  </w:num>
  <w:num w:numId="27">
    <w:abstractNumId w:val="20"/>
  </w:num>
  <w:num w:numId="28">
    <w:abstractNumId w:val="23"/>
  </w:num>
  <w:num w:numId="29">
    <w:abstractNumId w:val="17"/>
  </w:num>
  <w:num w:numId="30">
    <w:abstractNumId w:val="8"/>
  </w:num>
  <w:num w:numId="31">
    <w:abstractNumId w:val="2"/>
  </w:num>
  <w:num w:numId="32">
    <w:abstractNumId w:val="6"/>
  </w:num>
  <w:num w:numId="33">
    <w:abstractNumId w:val="22"/>
  </w:num>
  <w:num w:numId="34">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dro Campos">
    <w15:presenceInfo w15:providerId="None" w15:userId="Pedro Camp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C24"/>
    <w:rsid w:val="000127C8"/>
    <w:rsid w:val="00012EF5"/>
    <w:rsid w:val="00013D38"/>
    <w:rsid w:val="000145C4"/>
    <w:rsid w:val="000161E5"/>
    <w:rsid w:val="00016652"/>
    <w:rsid w:val="00016E74"/>
    <w:rsid w:val="0001706F"/>
    <w:rsid w:val="000242FB"/>
    <w:rsid w:val="000264C0"/>
    <w:rsid w:val="000265E3"/>
    <w:rsid w:val="00031A35"/>
    <w:rsid w:val="000338B6"/>
    <w:rsid w:val="00035B5D"/>
    <w:rsid w:val="0004169A"/>
    <w:rsid w:val="000451D9"/>
    <w:rsid w:val="0004684F"/>
    <w:rsid w:val="0004759A"/>
    <w:rsid w:val="00047A30"/>
    <w:rsid w:val="00050B22"/>
    <w:rsid w:val="00050F7C"/>
    <w:rsid w:val="00051107"/>
    <w:rsid w:val="000533B7"/>
    <w:rsid w:val="0005550D"/>
    <w:rsid w:val="00060518"/>
    <w:rsid w:val="00065117"/>
    <w:rsid w:val="00066AE3"/>
    <w:rsid w:val="000728AA"/>
    <w:rsid w:val="00073822"/>
    <w:rsid w:val="00074252"/>
    <w:rsid w:val="00075464"/>
    <w:rsid w:val="00075A57"/>
    <w:rsid w:val="000760B5"/>
    <w:rsid w:val="00081715"/>
    <w:rsid w:val="000817FD"/>
    <w:rsid w:val="00081C75"/>
    <w:rsid w:val="00082BC5"/>
    <w:rsid w:val="00083E2E"/>
    <w:rsid w:val="00086041"/>
    <w:rsid w:val="00086F78"/>
    <w:rsid w:val="000875FA"/>
    <w:rsid w:val="000902C9"/>
    <w:rsid w:val="00092DB7"/>
    <w:rsid w:val="00094218"/>
    <w:rsid w:val="000966C8"/>
    <w:rsid w:val="00097165"/>
    <w:rsid w:val="000A04A6"/>
    <w:rsid w:val="000A198B"/>
    <w:rsid w:val="000A4850"/>
    <w:rsid w:val="000A4FA7"/>
    <w:rsid w:val="000A6648"/>
    <w:rsid w:val="000A68F7"/>
    <w:rsid w:val="000A6D26"/>
    <w:rsid w:val="000B0A1B"/>
    <w:rsid w:val="000B301C"/>
    <w:rsid w:val="000B3D09"/>
    <w:rsid w:val="000B40E1"/>
    <w:rsid w:val="000B4946"/>
    <w:rsid w:val="000C1591"/>
    <w:rsid w:val="000C1BCB"/>
    <w:rsid w:val="000C240E"/>
    <w:rsid w:val="000C4875"/>
    <w:rsid w:val="000C5205"/>
    <w:rsid w:val="000C5552"/>
    <w:rsid w:val="000C5A49"/>
    <w:rsid w:val="000C7FE2"/>
    <w:rsid w:val="000D071F"/>
    <w:rsid w:val="000D0E2E"/>
    <w:rsid w:val="000D0FF2"/>
    <w:rsid w:val="000D396A"/>
    <w:rsid w:val="000D5F2B"/>
    <w:rsid w:val="000E003C"/>
    <w:rsid w:val="000E256A"/>
    <w:rsid w:val="000E3E0F"/>
    <w:rsid w:val="000E4362"/>
    <w:rsid w:val="000E49E2"/>
    <w:rsid w:val="000E5EC7"/>
    <w:rsid w:val="000E5F55"/>
    <w:rsid w:val="000E61F4"/>
    <w:rsid w:val="000F0BF6"/>
    <w:rsid w:val="000F121E"/>
    <w:rsid w:val="000F6058"/>
    <w:rsid w:val="000F6CD2"/>
    <w:rsid w:val="000F7CFD"/>
    <w:rsid w:val="00101A26"/>
    <w:rsid w:val="00101CD0"/>
    <w:rsid w:val="00103705"/>
    <w:rsid w:val="001054B1"/>
    <w:rsid w:val="00106B16"/>
    <w:rsid w:val="001151A4"/>
    <w:rsid w:val="00120E17"/>
    <w:rsid w:val="001224E3"/>
    <w:rsid w:val="001229EC"/>
    <w:rsid w:val="00123241"/>
    <w:rsid w:val="00123350"/>
    <w:rsid w:val="00123DB8"/>
    <w:rsid w:val="0012426D"/>
    <w:rsid w:val="001351A5"/>
    <w:rsid w:val="00140FB3"/>
    <w:rsid w:val="00143EFC"/>
    <w:rsid w:val="001442CB"/>
    <w:rsid w:val="001448C5"/>
    <w:rsid w:val="001474E0"/>
    <w:rsid w:val="00147D37"/>
    <w:rsid w:val="0015320B"/>
    <w:rsid w:val="00155239"/>
    <w:rsid w:val="0015710B"/>
    <w:rsid w:val="00157C25"/>
    <w:rsid w:val="00161525"/>
    <w:rsid w:val="00161654"/>
    <w:rsid w:val="00163297"/>
    <w:rsid w:val="0016367A"/>
    <w:rsid w:val="00164B92"/>
    <w:rsid w:val="00165307"/>
    <w:rsid w:val="00167519"/>
    <w:rsid w:val="00171D57"/>
    <w:rsid w:val="00173182"/>
    <w:rsid w:val="00184B5C"/>
    <w:rsid w:val="001850BC"/>
    <w:rsid w:val="001850D9"/>
    <w:rsid w:val="00185A6B"/>
    <w:rsid w:val="00185F11"/>
    <w:rsid w:val="00187BBC"/>
    <w:rsid w:val="00194224"/>
    <w:rsid w:val="001944C5"/>
    <w:rsid w:val="00194D1D"/>
    <w:rsid w:val="001953EF"/>
    <w:rsid w:val="0019585B"/>
    <w:rsid w:val="001A00F7"/>
    <w:rsid w:val="001A16EC"/>
    <w:rsid w:val="001A1D81"/>
    <w:rsid w:val="001A3E5C"/>
    <w:rsid w:val="001A57F9"/>
    <w:rsid w:val="001A5FCF"/>
    <w:rsid w:val="001A6287"/>
    <w:rsid w:val="001A6C28"/>
    <w:rsid w:val="001B10AB"/>
    <w:rsid w:val="001B238E"/>
    <w:rsid w:val="001B3EA3"/>
    <w:rsid w:val="001B44B7"/>
    <w:rsid w:val="001B5A10"/>
    <w:rsid w:val="001C239C"/>
    <w:rsid w:val="001C5963"/>
    <w:rsid w:val="001C72F5"/>
    <w:rsid w:val="001D042B"/>
    <w:rsid w:val="001D0E78"/>
    <w:rsid w:val="001D4DF9"/>
    <w:rsid w:val="001D78B0"/>
    <w:rsid w:val="001E164E"/>
    <w:rsid w:val="001E7123"/>
    <w:rsid w:val="001F06EB"/>
    <w:rsid w:val="001F15DA"/>
    <w:rsid w:val="001F1D09"/>
    <w:rsid w:val="001F2F28"/>
    <w:rsid w:val="001F68CA"/>
    <w:rsid w:val="001F6FE7"/>
    <w:rsid w:val="002003E3"/>
    <w:rsid w:val="00202836"/>
    <w:rsid w:val="0020288B"/>
    <w:rsid w:val="00202E77"/>
    <w:rsid w:val="002051A2"/>
    <w:rsid w:val="00205756"/>
    <w:rsid w:val="00206B70"/>
    <w:rsid w:val="00211FFF"/>
    <w:rsid w:val="00212533"/>
    <w:rsid w:val="002136ED"/>
    <w:rsid w:val="002158AF"/>
    <w:rsid w:val="00220530"/>
    <w:rsid w:val="0022112B"/>
    <w:rsid w:val="0022389F"/>
    <w:rsid w:val="00232203"/>
    <w:rsid w:val="00232522"/>
    <w:rsid w:val="00232A8B"/>
    <w:rsid w:val="00233297"/>
    <w:rsid w:val="00233DC6"/>
    <w:rsid w:val="00233FB2"/>
    <w:rsid w:val="002358B2"/>
    <w:rsid w:val="0024061A"/>
    <w:rsid w:val="00241201"/>
    <w:rsid w:val="00241F32"/>
    <w:rsid w:val="00243559"/>
    <w:rsid w:val="00243BBB"/>
    <w:rsid w:val="0024451F"/>
    <w:rsid w:val="00245BD9"/>
    <w:rsid w:val="00246925"/>
    <w:rsid w:val="00247694"/>
    <w:rsid w:val="00250115"/>
    <w:rsid w:val="00251293"/>
    <w:rsid w:val="00252BA3"/>
    <w:rsid w:val="00253977"/>
    <w:rsid w:val="002568A0"/>
    <w:rsid w:val="00256C42"/>
    <w:rsid w:val="0026079A"/>
    <w:rsid w:val="0026231B"/>
    <w:rsid w:val="002624FB"/>
    <w:rsid w:val="002630F0"/>
    <w:rsid w:val="002642AC"/>
    <w:rsid w:val="00265840"/>
    <w:rsid w:val="0026642F"/>
    <w:rsid w:val="00266647"/>
    <w:rsid w:val="002670C2"/>
    <w:rsid w:val="002678CB"/>
    <w:rsid w:val="00275223"/>
    <w:rsid w:val="0027754B"/>
    <w:rsid w:val="002828DE"/>
    <w:rsid w:val="00282C8B"/>
    <w:rsid w:val="00282E0D"/>
    <w:rsid w:val="00283617"/>
    <w:rsid w:val="00283CA1"/>
    <w:rsid w:val="0028436A"/>
    <w:rsid w:val="0029214D"/>
    <w:rsid w:val="0029293B"/>
    <w:rsid w:val="0029509F"/>
    <w:rsid w:val="002955F6"/>
    <w:rsid w:val="00296694"/>
    <w:rsid w:val="002972CA"/>
    <w:rsid w:val="00297827"/>
    <w:rsid w:val="002A19D4"/>
    <w:rsid w:val="002A64DC"/>
    <w:rsid w:val="002A79A9"/>
    <w:rsid w:val="002B1A41"/>
    <w:rsid w:val="002B21B4"/>
    <w:rsid w:val="002B3E4D"/>
    <w:rsid w:val="002B447F"/>
    <w:rsid w:val="002B5797"/>
    <w:rsid w:val="002B7E7E"/>
    <w:rsid w:val="002C0BCC"/>
    <w:rsid w:val="002C15F5"/>
    <w:rsid w:val="002C17F2"/>
    <w:rsid w:val="002C444A"/>
    <w:rsid w:val="002C60F7"/>
    <w:rsid w:val="002C6730"/>
    <w:rsid w:val="002C6F64"/>
    <w:rsid w:val="002C7715"/>
    <w:rsid w:val="002D2022"/>
    <w:rsid w:val="002D315B"/>
    <w:rsid w:val="002D35FD"/>
    <w:rsid w:val="002D72A7"/>
    <w:rsid w:val="002E173D"/>
    <w:rsid w:val="002E2FEC"/>
    <w:rsid w:val="002E5411"/>
    <w:rsid w:val="002E67C3"/>
    <w:rsid w:val="002E6CE5"/>
    <w:rsid w:val="002E76BA"/>
    <w:rsid w:val="002E77FE"/>
    <w:rsid w:val="002F17BA"/>
    <w:rsid w:val="002F1DBB"/>
    <w:rsid w:val="002F3E52"/>
    <w:rsid w:val="002F3F60"/>
    <w:rsid w:val="002F413F"/>
    <w:rsid w:val="002F434B"/>
    <w:rsid w:val="00301DE4"/>
    <w:rsid w:val="00303066"/>
    <w:rsid w:val="00303DDB"/>
    <w:rsid w:val="00311491"/>
    <w:rsid w:val="00311F31"/>
    <w:rsid w:val="0031357B"/>
    <w:rsid w:val="00315B42"/>
    <w:rsid w:val="00316DBE"/>
    <w:rsid w:val="003174C7"/>
    <w:rsid w:val="00320CDC"/>
    <w:rsid w:val="0032142D"/>
    <w:rsid w:val="00322F7A"/>
    <w:rsid w:val="00323197"/>
    <w:rsid w:val="00324FF5"/>
    <w:rsid w:val="003250DB"/>
    <w:rsid w:val="00325998"/>
    <w:rsid w:val="003270FF"/>
    <w:rsid w:val="003315AD"/>
    <w:rsid w:val="00333480"/>
    <w:rsid w:val="0033394D"/>
    <w:rsid w:val="0033588D"/>
    <w:rsid w:val="00335A27"/>
    <w:rsid w:val="00337574"/>
    <w:rsid w:val="00337D79"/>
    <w:rsid w:val="003428DB"/>
    <w:rsid w:val="00343C19"/>
    <w:rsid w:val="0034444E"/>
    <w:rsid w:val="003509DC"/>
    <w:rsid w:val="00351430"/>
    <w:rsid w:val="003530BE"/>
    <w:rsid w:val="003539BA"/>
    <w:rsid w:val="00354D2C"/>
    <w:rsid w:val="00356AFE"/>
    <w:rsid w:val="003574CB"/>
    <w:rsid w:val="00361E8C"/>
    <w:rsid w:val="003621CB"/>
    <w:rsid w:val="0036607A"/>
    <w:rsid w:val="00366288"/>
    <w:rsid w:val="0037058F"/>
    <w:rsid w:val="003719BB"/>
    <w:rsid w:val="0037227C"/>
    <w:rsid w:val="00373252"/>
    <w:rsid w:val="0037376C"/>
    <w:rsid w:val="00373774"/>
    <w:rsid w:val="00375A7F"/>
    <w:rsid w:val="00380467"/>
    <w:rsid w:val="00380526"/>
    <w:rsid w:val="003819DD"/>
    <w:rsid w:val="00381B0C"/>
    <w:rsid w:val="003831D9"/>
    <w:rsid w:val="00384E8E"/>
    <w:rsid w:val="003851BD"/>
    <w:rsid w:val="00385446"/>
    <w:rsid w:val="00386C15"/>
    <w:rsid w:val="0038739F"/>
    <w:rsid w:val="00390F3C"/>
    <w:rsid w:val="0039170D"/>
    <w:rsid w:val="0039272E"/>
    <w:rsid w:val="00392A0B"/>
    <w:rsid w:val="00393F38"/>
    <w:rsid w:val="00394C7A"/>
    <w:rsid w:val="00395DCB"/>
    <w:rsid w:val="00396411"/>
    <w:rsid w:val="00396694"/>
    <w:rsid w:val="003A068E"/>
    <w:rsid w:val="003A0BF7"/>
    <w:rsid w:val="003B14D4"/>
    <w:rsid w:val="003B17CC"/>
    <w:rsid w:val="003B3118"/>
    <w:rsid w:val="003B33A7"/>
    <w:rsid w:val="003B6539"/>
    <w:rsid w:val="003C5C2B"/>
    <w:rsid w:val="003C7C0B"/>
    <w:rsid w:val="003D0F57"/>
    <w:rsid w:val="003D2A01"/>
    <w:rsid w:val="003D346F"/>
    <w:rsid w:val="003D35F7"/>
    <w:rsid w:val="003D43B4"/>
    <w:rsid w:val="003D587C"/>
    <w:rsid w:val="003E0A71"/>
    <w:rsid w:val="003E3B14"/>
    <w:rsid w:val="003E549D"/>
    <w:rsid w:val="003E7782"/>
    <w:rsid w:val="003E77C2"/>
    <w:rsid w:val="003F0E3D"/>
    <w:rsid w:val="003F183A"/>
    <w:rsid w:val="003F1B60"/>
    <w:rsid w:val="003F1F5F"/>
    <w:rsid w:val="003F2447"/>
    <w:rsid w:val="003F24E4"/>
    <w:rsid w:val="004013A1"/>
    <w:rsid w:val="00402AAE"/>
    <w:rsid w:val="0040364A"/>
    <w:rsid w:val="00404178"/>
    <w:rsid w:val="00404848"/>
    <w:rsid w:val="0040674A"/>
    <w:rsid w:val="004135BD"/>
    <w:rsid w:val="00415378"/>
    <w:rsid w:val="00420F22"/>
    <w:rsid w:val="004213E9"/>
    <w:rsid w:val="00423AED"/>
    <w:rsid w:val="00424D9E"/>
    <w:rsid w:val="0042621D"/>
    <w:rsid w:val="00427AC5"/>
    <w:rsid w:val="00431702"/>
    <w:rsid w:val="00431DFE"/>
    <w:rsid w:val="004326EF"/>
    <w:rsid w:val="00447580"/>
    <w:rsid w:val="00452C80"/>
    <w:rsid w:val="0045300D"/>
    <w:rsid w:val="00455377"/>
    <w:rsid w:val="00455488"/>
    <w:rsid w:val="00455D12"/>
    <w:rsid w:val="0045734B"/>
    <w:rsid w:val="00457661"/>
    <w:rsid w:val="00461C14"/>
    <w:rsid w:val="004621EB"/>
    <w:rsid w:val="0046385F"/>
    <w:rsid w:val="004726F3"/>
    <w:rsid w:val="00475280"/>
    <w:rsid w:val="00477513"/>
    <w:rsid w:val="00480C80"/>
    <w:rsid w:val="004812D8"/>
    <w:rsid w:val="00482960"/>
    <w:rsid w:val="00486348"/>
    <w:rsid w:val="004863FF"/>
    <w:rsid w:val="00486B34"/>
    <w:rsid w:val="00490714"/>
    <w:rsid w:val="00491D6B"/>
    <w:rsid w:val="00492EFB"/>
    <w:rsid w:val="00493100"/>
    <w:rsid w:val="00493B5B"/>
    <w:rsid w:val="00495DBE"/>
    <w:rsid w:val="00497D8F"/>
    <w:rsid w:val="004A0003"/>
    <w:rsid w:val="004A052C"/>
    <w:rsid w:val="004A0800"/>
    <w:rsid w:val="004A3152"/>
    <w:rsid w:val="004A4E32"/>
    <w:rsid w:val="004A5696"/>
    <w:rsid w:val="004B2344"/>
    <w:rsid w:val="004B416E"/>
    <w:rsid w:val="004B48AE"/>
    <w:rsid w:val="004B51A7"/>
    <w:rsid w:val="004B526F"/>
    <w:rsid w:val="004B7B5B"/>
    <w:rsid w:val="004C16B5"/>
    <w:rsid w:val="004C6D99"/>
    <w:rsid w:val="004D0FA7"/>
    <w:rsid w:val="004D129C"/>
    <w:rsid w:val="004D1798"/>
    <w:rsid w:val="004D2501"/>
    <w:rsid w:val="004D66F8"/>
    <w:rsid w:val="004D78B3"/>
    <w:rsid w:val="004E166D"/>
    <w:rsid w:val="004E405D"/>
    <w:rsid w:val="004E496A"/>
    <w:rsid w:val="004E5287"/>
    <w:rsid w:val="004E55B7"/>
    <w:rsid w:val="004E5E71"/>
    <w:rsid w:val="004E5F8B"/>
    <w:rsid w:val="004E61F3"/>
    <w:rsid w:val="004F0396"/>
    <w:rsid w:val="004F0B96"/>
    <w:rsid w:val="004F0C69"/>
    <w:rsid w:val="004F0FA8"/>
    <w:rsid w:val="004F14FC"/>
    <w:rsid w:val="004F26F0"/>
    <w:rsid w:val="004F32FC"/>
    <w:rsid w:val="004F502B"/>
    <w:rsid w:val="004F5348"/>
    <w:rsid w:val="004F5444"/>
    <w:rsid w:val="004F75C2"/>
    <w:rsid w:val="005005FA"/>
    <w:rsid w:val="00500A63"/>
    <w:rsid w:val="0050242B"/>
    <w:rsid w:val="0050249D"/>
    <w:rsid w:val="00502C24"/>
    <w:rsid w:val="005061B4"/>
    <w:rsid w:val="005107F1"/>
    <w:rsid w:val="00511061"/>
    <w:rsid w:val="005136AF"/>
    <w:rsid w:val="005201ED"/>
    <w:rsid w:val="005212D6"/>
    <w:rsid w:val="005277CB"/>
    <w:rsid w:val="00530D2A"/>
    <w:rsid w:val="005317C9"/>
    <w:rsid w:val="00531F1D"/>
    <w:rsid w:val="00534EC9"/>
    <w:rsid w:val="00536DB1"/>
    <w:rsid w:val="005375CE"/>
    <w:rsid w:val="005402C6"/>
    <w:rsid w:val="00541381"/>
    <w:rsid w:val="0054285E"/>
    <w:rsid w:val="00542ABF"/>
    <w:rsid w:val="00545775"/>
    <w:rsid w:val="005477DA"/>
    <w:rsid w:val="00550D34"/>
    <w:rsid w:val="005516B1"/>
    <w:rsid w:val="00555C80"/>
    <w:rsid w:val="005607B1"/>
    <w:rsid w:val="00561F68"/>
    <w:rsid w:val="00562C58"/>
    <w:rsid w:val="005631FC"/>
    <w:rsid w:val="005637F6"/>
    <w:rsid w:val="005663B8"/>
    <w:rsid w:val="0056735A"/>
    <w:rsid w:val="00570DC2"/>
    <w:rsid w:val="005710B2"/>
    <w:rsid w:val="00571C32"/>
    <w:rsid w:val="00574097"/>
    <w:rsid w:val="005745D1"/>
    <w:rsid w:val="00574BB6"/>
    <w:rsid w:val="00575C18"/>
    <w:rsid w:val="005764FE"/>
    <w:rsid w:val="0057696B"/>
    <w:rsid w:val="00576C3D"/>
    <w:rsid w:val="00577DA9"/>
    <w:rsid w:val="00582039"/>
    <w:rsid w:val="0058459F"/>
    <w:rsid w:val="005851F4"/>
    <w:rsid w:val="005874C4"/>
    <w:rsid w:val="005908CD"/>
    <w:rsid w:val="00592A2C"/>
    <w:rsid w:val="00593C9E"/>
    <w:rsid w:val="005970D1"/>
    <w:rsid w:val="005A3BBF"/>
    <w:rsid w:val="005A4C19"/>
    <w:rsid w:val="005A50FF"/>
    <w:rsid w:val="005A5DA3"/>
    <w:rsid w:val="005A73A2"/>
    <w:rsid w:val="005B3E66"/>
    <w:rsid w:val="005B5003"/>
    <w:rsid w:val="005B5102"/>
    <w:rsid w:val="005B734E"/>
    <w:rsid w:val="005B74A0"/>
    <w:rsid w:val="005C02C5"/>
    <w:rsid w:val="005C2112"/>
    <w:rsid w:val="005C23D9"/>
    <w:rsid w:val="005C2D01"/>
    <w:rsid w:val="005C4E8B"/>
    <w:rsid w:val="005C57E5"/>
    <w:rsid w:val="005C69FF"/>
    <w:rsid w:val="005D0AB0"/>
    <w:rsid w:val="005D1000"/>
    <w:rsid w:val="005D1CC1"/>
    <w:rsid w:val="005D2196"/>
    <w:rsid w:val="005D2DE3"/>
    <w:rsid w:val="005D39CE"/>
    <w:rsid w:val="005D3B66"/>
    <w:rsid w:val="005D4150"/>
    <w:rsid w:val="005D44D2"/>
    <w:rsid w:val="005D599F"/>
    <w:rsid w:val="005E1834"/>
    <w:rsid w:val="005E188F"/>
    <w:rsid w:val="005E1B24"/>
    <w:rsid w:val="005E1FF6"/>
    <w:rsid w:val="005E2C13"/>
    <w:rsid w:val="005E31BD"/>
    <w:rsid w:val="005E3BB4"/>
    <w:rsid w:val="005E4469"/>
    <w:rsid w:val="005F2677"/>
    <w:rsid w:val="005F3DEF"/>
    <w:rsid w:val="005F6A27"/>
    <w:rsid w:val="005F6BC7"/>
    <w:rsid w:val="005F75F9"/>
    <w:rsid w:val="00600871"/>
    <w:rsid w:val="00603AFD"/>
    <w:rsid w:val="00603E2F"/>
    <w:rsid w:val="00605998"/>
    <w:rsid w:val="00605DEF"/>
    <w:rsid w:val="00606E75"/>
    <w:rsid w:val="00613C1E"/>
    <w:rsid w:val="00615CAF"/>
    <w:rsid w:val="00617F5F"/>
    <w:rsid w:val="00620913"/>
    <w:rsid w:val="00623F99"/>
    <w:rsid w:val="0062483F"/>
    <w:rsid w:val="006256A9"/>
    <w:rsid w:val="006324B1"/>
    <w:rsid w:val="006334D2"/>
    <w:rsid w:val="00636B02"/>
    <w:rsid w:val="00641C5D"/>
    <w:rsid w:val="00642EC6"/>
    <w:rsid w:val="00645E98"/>
    <w:rsid w:val="0064660F"/>
    <w:rsid w:val="00646B22"/>
    <w:rsid w:val="006517BE"/>
    <w:rsid w:val="0065261D"/>
    <w:rsid w:val="00652CF2"/>
    <w:rsid w:val="006531A9"/>
    <w:rsid w:val="00654C17"/>
    <w:rsid w:val="00655401"/>
    <w:rsid w:val="00655663"/>
    <w:rsid w:val="00657C54"/>
    <w:rsid w:val="00662FF5"/>
    <w:rsid w:val="00664D80"/>
    <w:rsid w:val="00673AF0"/>
    <w:rsid w:val="0067780D"/>
    <w:rsid w:val="006807B0"/>
    <w:rsid w:val="00681FD4"/>
    <w:rsid w:val="00683013"/>
    <w:rsid w:val="00683338"/>
    <w:rsid w:val="006856D8"/>
    <w:rsid w:val="006878B7"/>
    <w:rsid w:val="00687A47"/>
    <w:rsid w:val="00694744"/>
    <w:rsid w:val="0069712A"/>
    <w:rsid w:val="00697443"/>
    <w:rsid w:val="006A1163"/>
    <w:rsid w:val="006A11DB"/>
    <w:rsid w:val="006A125C"/>
    <w:rsid w:val="006A1576"/>
    <w:rsid w:val="006A1FEF"/>
    <w:rsid w:val="006A4774"/>
    <w:rsid w:val="006A65EB"/>
    <w:rsid w:val="006A75F2"/>
    <w:rsid w:val="006B1E36"/>
    <w:rsid w:val="006B1F90"/>
    <w:rsid w:val="006B2197"/>
    <w:rsid w:val="006B23A7"/>
    <w:rsid w:val="006B27AE"/>
    <w:rsid w:val="006B3A47"/>
    <w:rsid w:val="006B5649"/>
    <w:rsid w:val="006C3140"/>
    <w:rsid w:val="006C4106"/>
    <w:rsid w:val="006C5BB0"/>
    <w:rsid w:val="006C669F"/>
    <w:rsid w:val="006C72D0"/>
    <w:rsid w:val="006D695C"/>
    <w:rsid w:val="006D73AA"/>
    <w:rsid w:val="006D7B1C"/>
    <w:rsid w:val="006E1218"/>
    <w:rsid w:val="006E17B6"/>
    <w:rsid w:val="006E233C"/>
    <w:rsid w:val="006E3A82"/>
    <w:rsid w:val="006E6E87"/>
    <w:rsid w:val="006F003C"/>
    <w:rsid w:val="006F1E3E"/>
    <w:rsid w:val="006F24EE"/>
    <w:rsid w:val="006F29C1"/>
    <w:rsid w:val="006F30DC"/>
    <w:rsid w:val="006F5DF4"/>
    <w:rsid w:val="006F67A0"/>
    <w:rsid w:val="007002B6"/>
    <w:rsid w:val="0070054F"/>
    <w:rsid w:val="007006B5"/>
    <w:rsid w:val="00702541"/>
    <w:rsid w:val="0070480E"/>
    <w:rsid w:val="00706A4F"/>
    <w:rsid w:val="00707558"/>
    <w:rsid w:val="00707FAD"/>
    <w:rsid w:val="00710510"/>
    <w:rsid w:val="00710D4D"/>
    <w:rsid w:val="007125F1"/>
    <w:rsid w:val="00712DA1"/>
    <w:rsid w:val="00714E49"/>
    <w:rsid w:val="00714E6B"/>
    <w:rsid w:val="00716A1F"/>
    <w:rsid w:val="00716BE5"/>
    <w:rsid w:val="00720315"/>
    <w:rsid w:val="00722D98"/>
    <w:rsid w:val="00724791"/>
    <w:rsid w:val="00726215"/>
    <w:rsid w:val="0072625F"/>
    <w:rsid w:val="007279AD"/>
    <w:rsid w:val="00731757"/>
    <w:rsid w:val="00733A94"/>
    <w:rsid w:val="0074295E"/>
    <w:rsid w:val="007449A9"/>
    <w:rsid w:val="0074689D"/>
    <w:rsid w:val="0075075A"/>
    <w:rsid w:val="0075079F"/>
    <w:rsid w:val="007528E1"/>
    <w:rsid w:val="0075480D"/>
    <w:rsid w:val="007605A2"/>
    <w:rsid w:val="00760D43"/>
    <w:rsid w:val="007618CF"/>
    <w:rsid w:val="00762160"/>
    <w:rsid w:val="00764AF5"/>
    <w:rsid w:val="007670D6"/>
    <w:rsid w:val="00771DD2"/>
    <w:rsid w:val="007740E5"/>
    <w:rsid w:val="007747C9"/>
    <w:rsid w:val="00775BF1"/>
    <w:rsid w:val="007779C3"/>
    <w:rsid w:val="007811DF"/>
    <w:rsid w:val="00782EF1"/>
    <w:rsid w:val="00785F2A"/>
    <w:rsid w:val="00786732"/>
    <w:rsid w:val="00787551"/>
    <w:rsid w:val="00787ADF"/>
    <w:rsid w:val="00787EF9"/>
    <w:rsid w:val="00791FA8"/>
    <w:rsid w:val="007920E2"/>
    <w:rsid w:val="00792A54"/>
    <w:rsid w:val="00794A1E"/>
    <w:rsid w:val="00795517"/>
    <w:rsid w:val="00796747"/>
    <w:rsid w:val="00796F90"/>
    <w:rsid w:val="00796F9F"/>
    <w:rsid w:val="007979C6"/>
    <w:rsid w:val="00797CEB"/>
    <w:rsid w:val="007A07C7"/>
    <w:rsid w:val="007A0973"/>
    <w:rsid w:val="007A2FFF"/>
    <w:rsid w:val="007A39FC"/>
    <w:rsid w:val="007A3CA4"/>
    <w:rsid w:val="007A5851"/>
    <w:rsid w:val="007B308F"/>
    <w:rsid w:val="007B3F93"/>
    <w:rsid w:val="007B595A"/>
    <w:rsid w:val="007C3A6B"/>
    <w:rsid w:val="007C4AE0"/>
    <w:rsid w:val="007C654D"/>
    <w:rsid w:val="007C7876"/>
    <w:rsid w:val="007C7E4C"/>
    <w:rsid w:val="007D0397"/>
    <w:rsid w:val="007D24F1"/>
    <w:rsid w:val="007D320E"/>
    <w:rsid w:val="007D4853"/>
    <w:rsid w:val="007D67A6"/>
    <w:rsid w:val="007D6CDA"/>
    <w:rsid w:val="007E14B6"/>
    <w:rsid w:val="007E1C3D"/>
    <w:rsid w:val="007E2763"/>
    <w:rsid w:val="007E4B9E"/>
    <w:rsid w:val="007E68DC"/>
    <w:rsid w:val="007F1367"/>
    <w:rsid w:val="007F1688"/>
    <w:rsid w:val="007F50D2"/>
    <w:rsid w:val="00801231"/>
    <w:rsid w:val="00811280"/>
    <w:rsid w:val="00814657"/>
    <w:rsid w:val="00814AF3"/>
    <w:rsid w:val="00814C18"/>
    <w:rsid w:val="00816714"/>
    <w:rsid w:val="008167B9"/>
    <w:rsid w:val="00822793"/>
    <w:rsid w:val="00826E98"/>
    <w:rsid w:val="00831767"/>
    <w:rsid w:val="0083531F"/>
    <w:rsid w:val="0083568C"/>
    <w:rsid w:val="008364B7"/>
    <w:rsid w:val="008366F7"/>
    <w:rsid w:val="00837E77"/>
    <w:rsid w:val="00842175"/>
    <w:rsid w:val="00842B8F"/>
    <w:rsid w:val="0084668B"/>
    <w:rsid w:val="008468A1"/>
    <w:rsid w:val="00847047"/>
    <w:rsid w:val="00851117"/>
    <w:rsid w:val="0085129A"/>
    <w:rsid w:val="00852D6A"/>
    <w:rsid w:val="0085378F"/>
    <w:rsid w:val="00853E71"/>
    <w:rsid w:val="00854790"/>
    <w:rsid w:val="00855D97"/>
    <w:rsid w:val="0085702A"/>
    <w:rsid w:val="00857C91"/>
    <w:rsid w:val="00864010"/>
    <w:rsid w:val="00865622"/>
    <w:rsid w:val="008668CD"/>
    <w:rsid w:val="008720C8"/>
    <w:rsid w:val="008732F0"/>
    <w:rsid w:val="0087614F"/>
    <w:rsid w:val="0087711C"/>
    <w:rsid w:val="008816C5"/>
    <w:rsid w:val="008858C5"/>
    <w:rsid w:val="00885F22"/>
    <w:rsid w:val="008915F9"/>
    <w:rsid w:val="00891B17"/>
    <w:rsid w:val="00892985"/>
    <w:rsid w:val="00893943"/>
    <w:rsid w:val="00894251"/>
    <w:rsid w:val="00894956"/>
    <w:rsid w:val="00895288"/>
    <w:rsid w:val="008952B1"/>
    <w:rsid w:val="008976DC"/>
    <w:rsid w:val="00897BD5"/>
    <w:rsid w:val="008A2549"/>
    <w:rsid w:val="008A3CBB"/>
    <w:rsid w:val="008A4676"/>
    <w:rsid w:val="008B4530"/>
    <w:rsid w:val="008B4CC3"/>
    <w:rsid w:val="008B4CC6"/>
    <w:rsid w:val="008B61A6"/>
    <w:rsid w:val="008B6358"/>
    <w:rsid w:val="008C01FC"/>
    <w:rsid w:val="008C0397"/>
    <w:rsid w:val="008C08EE"/>
    <w:rsid w:val="008C18D8"/>
    <w:rsid w:val="008C1E85"/>
    <w:rsid w:val="008C268B"/>
    <w:rsid w:val="008C490C"/>
    <w:rsid w:val="008C4F58"/>
    <w:rsid w:val="008C5C67"/>
    <w:rsid w:val="008C5F3B"/>
    <w:rsid w:val="008C6D4C"/>
    <w:rsid w:val="008D4648"/>
    <w:rsid w:val="008D6EC6"/>
    <w:rsid w:val="008E0358"/>
    <w:rsid w:val="008E115C"/>
    <w:rsid w:val="008E1634"/>
    <w:rsid w:val="008E43A0"/>
    <w:rsid w:val="008F004B"/>
    <w:rsid w:val="008F077F"/>
    <w:rsid w:val="008F07BE"/>
    <w:rsid w:val="008F13EA"/>
    <w:rsid w:val="008F430C"/>
    <w:rsid w:val="008F4E5D"/>
    <w:rsid w:val="0090091F"/>
    <w:rsid w:val="00901261"/>
    <w:rsid w:val="009037CA"/>
    <w:rsid w:val="0090758D"/>
    <w:rsid w:val="00910E23"/>
    <w:rsid w:val="00911DA1"/>
    <w:rsid w:val="00913D6C"/>
    <w:rsid w:val="009166CA"/>
    <w:rsid w:val="00916E5E"/>
    <w:rsid w:val="00917DA5"/>
    <w:rsid w:val="0092614A"/>
    <w:rsid w:val="00926529"/>
    <w:rsid w:val="0093021B"/>
    <w:rsid w:val="00930943"/>
    <w:rsid w:val="00931051"/>
    <w:rsid w:val="00931BCD"/>
    <w:rsid w:val="00933A8E"/>
    <w:rsid w:val="00936D4B"/>
    <w:rsid w:val="00937E47"/>
    <w:rsid w:val="009427BA"/>
    <w:rsid w:val="00943AE8"/>
    <w:rsid w:val="009449DC"/>
    <w:rsid w:val="009506D3"/>
    <w:rsid w:val="009549B6"/>
    <w:rsid w:val="009566BB"/>
    <w:rsid w:val="009572BE"/>
    <w:rsid w:val="00961BB4"/>
    <w:rsid w:val="009630B2"/>
    <w:rsid w:val="00963920"/>
    <w:rsid w:val="00964B48"/>
    <w:rsid w:val="009666F6"/>
    <w:rsid w:val="0097160B"/>
    <w:rsid w:val="00971780"/>
    <w:rsid w:val="00972A9C"/>
    <w:rsid w:val="00973C94"/>
    <w:rsid w:val="009758A8"/>
    <w:rsid w:val="009767D0"/>
    <w:rsid w:val="00980809"/>
    <w:rsid w:val="00984008"/>
    <w:rsid w:val="00987EBB"/>
    <w:rsid w:val="0099025E"/>
    <w:rsid w:val="00991109"/>
    <w:rsid w:val="00992116"/>
    <w:rsid w:val="00993C13"/>
    <w:rsid w:val="00994B58"/>
    <w:rsid w:val="00997D34"/>
    <w:rsid w:val="00997DFD"/>
    <w:rsid w:val="009A04AF"/>
    <w:rsid w:val="009A08C0"/>
    <w:rsid w:val="009A4510"/>
    <w:rsid w:val="009B0D1C"/>
    <w:rsid w:val="009B0D61"/>
    <w:rsid w:val="009B0FD7"/>
    <w:rsid w:val="009B34B1"/>
    <w:rsid w:val="009B3E22"/>
    <w:rsid w:val="009B493A"/>
    <w:rsid w:val="009B49B4"/>
    <w:rsid w:val="009B7770"/>
    <w:rsid w:val="009C0566"/>
    <w:rsid w:val="009C06FF"/>
    <w:rsid w:val="009C17EA"/>
    <w:rsid w:val="009D4D9A"/>
    <w:rsid w:val="009E3694"/>
    <w:rsid w:val="009E37AD"/>
    <w:rsid w:val="009E424E"/>
    <w:rsid w:val="009E4ACB"/>
    <w:rsid w:val="009E4C8F"/>
    <w:rsid w:val="009F07E7"/>
    <w:rsid w:val="009F1617"/>
    <w:rsid w:val="009F2628"/>
    <w:rsid w:val="009F5EA9"/>
    <w:rsid w:val="00A00B2A"/>
    <w:rsid w:val="00A01001"/>
    <w:rsid w:val="00A02542"/>
    <w:rsid w:val="00A03214"/>
    <w:rsid w:val="00A039E3"/>
    <w:rsid w:val="00A0456E"/>
    <w:rsid w:val="00A07005"/>
    <w:rsid w:val="00A11C60"/>
    <w:rsid w:val="00A11CF2"/>
    <w:rsid w:val="00A125B4"/>
    <w:rsid w:val="00A14124"/>
    <w:rsid w:val="00A16287"/>
    <w:rsid w:val="00A17952"/>
    <w:rsid w:val="00A2307C"/>
    <w:rsid w:val="00A23505"/>
    <w:rsid w:val="00A2549B"/>
    <w:rsid w:val="00A27637"/>
    <w:rsid w:val="00A30F21"/>
    <w:rsid w:val="00A30FBD"/>
    <w:rsid w:val="00A34CEC"/>
    <w:rsid w:val="00A35965"/>
    <w:rsid w:val="00A416B6"/>
    <w:rsid w:val="00A43241"/>
    <w:rsid w:val="00A43DA7"/>
    <w:rsid w:val="00A44C67"/>
    <w:rsid w:val="00A51648"/>
    <w:rsid w:val="00A5193B"/>
    <w:rsid w:val="00A52382"/>
    <w:rsid w:val="00A52A70"/>
    <w:rsid w:val="00A53640"/>
    <w:rsid w:val="00A5425F"/>
    <w:rsid w:val="00A54CF8"/>
    <w:rsid w:val="00A5776B"/>
    <w:rsid w:val="00A578DF"/>
    <w:rsid w:val="00A61990"/>
    <w:rsid w:val="00A67690"/>
    <w:rsid w:val="00A7128F"/>
    <w:rsid w:val="00A739A7"/>
    <w:rsid w:val="00A7587B"/>
    <w:rsid w:val="00A75A19"/>
    <w:rsid w:val="00A7769D"/>
    <w:rsid w:val="00A8089C"/>
    <w:rsid w:val="00A80B48"/>
    <w:rsid w:val="00A81710"/>
    <w:rsid w:val="00A817CB"/>
    <w:rsid w:val="00A823D8"/>
    <w:rsid w:val="00A845A6"/>
    <w:rsid w:val="00A90349"/>
    <w:rsid w:val="00A90E10"/>
    <w:rsid w:val="00A91EB7"/>
    <w:rsid w:val="00A9284D"/>
    <w:rsid w:val="00A95377"/>
    <w:rsid w:val="00A97831"/>
    <w:rsid w:val="00AA3FCF"/>
    <w:rsid w:val="00AA4CF9"/>
    <w:rsid w:val="00AA676E"/>
    <w:rsid w:val="00AA6FB0"/>
    <w:rsid w:val="00AB06B7"/>
    <w:rsid w:val="00AB2268"/>
    <w:rsid w:val="00AB258E"/>
    <w:rsid w:val="00AB3181"/>
    <w:rsid w:val="00AB4B95"/>
    <w:rsid w:val="00AB6752"/>
    <w:rsid w:val="00AC5A6F"/>
    <w:rsid w:val="00AC69FA"/>
    <w:rsid w:val="00AD0553"/>
    <w:rsid w:val="00AD1A9D"/>
    <w:rsid w:val="00AD24FF"/>
    <w:rsid w:val="00AD2F80"/>
    <w:rsid w:val="00AD4D11"/>
    <w:rsid w:val="00AD6B19"/>
    <w:rsid w:val="00AD7FEC"/>
    <w:rsid w:val="00AE22C0"/>
    <w:rsid w:val="00AE49FF"/>
    <w:rsid w:val="00AE71FE"/>
    <w:rsid w:val="00AF204D"/>
    <w:rsid w:val="00AF5EA4"/>
    <w:rsid w:val="00B006E8"/>
    <w:rsid w:val="00B00807"/>
    <w:rsid w:val="00B01E34"/>
    <w:rsid w:val="00B04113"/>
    <w:rsid w:val="00B074E7"/>
    <w:rsid w:val="00B07A49"/>
    <w:rsid w:val="00B11A79"/>
    <w:rsid w:val="00B12AF3"/>
    <w:rsid w:val="00B13FB5"/>
    <w:rsid w:val="00B14656"/>
    <w:rsid w:val="00B16631"/>
    <w:rsid w:val="00B1785D"/>
    <w:rsid w:val="00B227C4"/>
    <w:rsid w:val="00B23F43"/>
    <w:rsid w:val="00B31F65"/>
    <w:rsid w:val="00B32545"/>
    <w:rsid w:val="00B32F2E"/>
    <w:rsid w:val="00B345ED"/>
    <w:rsid w:val="00B34C7E"/>
    <w:rsid w:val="00B34FAA"/>
    <w:rsid w:val="00B407AD"/>
    <w:rsid w:val="00B412FF"/>
    <w:rsid w:val="00B42178"/>
    <w:rsid w:val="00B43291"/>
    <w:rsid w:val="00B43E70"/>
    <w:rsid w:val="00B441D6"/>
    <w:rsid w:val="00B445D1"/>
    <w:rsid w:val="00B46374"/>
    <w:rsid w:val="00B51E63"/>
    <w:rsid w:val="00B524E2"/>
    <w:rsid w:val="00B52812"/>
    <w:rsid w:val="00B54E8F"/>
    <w:rsid w:val="00B57E52"/>
    <w:rsid w:val="00B6459E"/>
    <w:rsid w:val="00B6765B"/>
    <w:rsid w:val="00B70BD0"/>
    <w:rsid w:val="00B71D01"/>
    <w:rsid w:val="00B76EF9"/>
    <w:rsid w:val="00B7718C"/>
    <w:rsid w:val="00B77577"/>
    <w:rsid w:val="00B77828"/>
    <w:rsid w:val="00B80E93"/>
    <w:rsid w:val="00B831A3"/>
    <w:rsid w:val="00B84C51"/>
    <w:rsid w:val="00B860B4"/>
    <w:rsid w:val="00B9190B"/>
    <w:rsid w:val="00B91927"/>
    <w:rsid w:val="00B9253D"/>
    <w:rsid w:val="00BA250D"/>
    <w:rsid w:val="00BA5503"/>
    <w:rsid w:val="00BA57BF"/>
    <w:rsid w:val="00BA5B51"/>
    <w:rsid w:val="00BA5CDE"/>
    <w:rsid w:val="00BA693C"/>
    <w:rsid w:val="00BB01C1"/>
    <w:rsid w:val="00BB6B35"/>
    <w:rsid w:val="00BB7616"/>
    <w:rsid w:val="00BC1942"/>
    <w:rsid w:val="00BC2826"/>
    <w:rsid w:val="00BC3478"/>
    <w:rsid w:val="00BC3C4E"/>
    <w:rsid w:val="00BC61F2"/>
    <w:rsid w:val="00BD0D68"/>
    <w:rsid w:val="00BD151A"/>
    <w:rsid w:val="00BD16F8"/>
    <w:rsid w:val="00BD1B9A"/>
    <w:rsid w:val="00BD3224"/>
    <w:rsid w:val="00BD5253"/>
    <w:rsid w:val="00BD580F"/>
    <w:rsid w:val="00BE2118"/>
    <w:rsid w:val="00BE43C9"/>
    <w:rsid w:val="00BF3CF6"/>
    <w:rsid w:val="00BF47A9"/>
    <w:rsid w:val="00BF54F2"/>
    <w:rsid w:val="00BF70DC"/>
    <w:rsid w:val="00BF7903"/>
    <w:rsid w:val="00C0102B"/>
    <w:rsid w:val="00C011D4"/>
    <w:rsid w:val="00C012BF"/>
    <w:rsid w:val="00C03FB9"/>
    <w:rsid w:val="00C04118"/>
    <w:rsid w:val="00C05FB3"/>
    <w:rsid w:val="00C063C3"/>
    <w:rsid w:val="00C06911"/>
    <w:rsid w:val="00C109B0"/>
    <w:rsid w:val="00C10F04"/>
    <w:rsid w:val="00C1249C"/>
    <w:rsid w:val="00C15FE5"/>
    <w:rsid w:val="00C16649"/>
    <w:rsid w:val="00C16937"/>
    <w:rsid w:val="00C21765"/>
    <w:rsid w:val="00C2465B"/>
    <w:rsid w:val="00C2485D"/>
    <w:rsid w:val="00C250B6"/>
    <w:rsid w:val="00C250DF"/>
    <w:rsid w:val="00C251F2"/>
    <w:rsid w:val="00C27244"/>
    <w:rsid w:val="00C277AB"/>
    <w:rsid w:val="00C309CC"/>
    <w:rsid w:val="00C3266F"/>
    <w:rsid w:val="00C372AA"/>
    <w:rsid w:val="00C40271"/>
    <w:rsid w:val="00C40BCD"/>
    <w:rsid w:val="00C42115"/>
    <w:rsid w:val="00C42F4C"/>
    <w:rsid w:val="00C45AB7"/>
    <w:rsid w:val="00C4614F"/>
    <w:rsid w:val="00C46468"/>
    <w:rsid w:val="00C50A1D"/>
    <w:rsid w:val="00C519D0"/>
    <w:rsid w:val="00C51F1F"/>
    <w:rsid w:val="00C525F7"/>
    <w:rsid w:val="00C52968"/>
    <w:rsid w:val="00C540B0"/>
    <w:rsid w:val="00C551F9"/>
    <w:rsid w:val="00C57A62"/>
    <w:rsid w:val="00C6247D"/>
    <w:rsid w:val="00C626FF"/>
    <w:rsid w:val="00C63229"/>
    <w:rsid w:val="00C633DD"/>
    <w:rsid w:val="00C64C78"/>
    <w:rsid w:val="00C65AE0"/>
    <w:rsid w:val="00C66B42"/>
    <w:rsid w:val="00C70173"/>
    <w:rsid w:val="00C702CD"/>
    <w:rsid w:val="00C708BD"/>
    <w:rsid w:val="00C70C97"/>
    <w:rsid w:val="00C72017"/>
    <w:rsid w:val="00C7231C"/>
    <w:rsid w:val="00C7356F"/>
    <w:rsid w:val="00C73FD7"/>
    <w:rsid w:val="00C76E82"/>
    <w:rsid w:val="00C777E3"/>
    <w:rsid w:val="00C80BB8"/>
    <w:rsid w:val="00C81D85"/>
    <w:rsid w:val="00C843F9"/>
    <w:rsid w:val="00C869CC"/>
    <w:rsid w:val="00C87A96"/>
    <w:rsid w:val="00C87CFB"/>
    <w:rsid w:val="00C910E1"/>
    <w:rsid w:val="00C91304"/>
    <w:rsid w:val="00C9285B"/>
    <w:rsid w:val="00C92DA3"/>
    <w:rsid w:val="00C93002"/>
    <w:rsid w:val="00C94AA6"/>
    <w:rsid w:val="00C94BDF"/>
    <w:rsid w:val="00C96ED9"/>
    <w:rsid w:val="00CA2CAB"/>
    <w:rsid w:val="00CA3BDD"/>
    <w:rsid w:val="00CA572D"/>
    <w:rsid w:val="00CA6721"/>
    <w:rsid w:val="00CB5DFB"/>
    <w:rsid w:val="00CB5EDB"/>
    <w:rsid w:val="00CB76AF"/>
    <w:rsid w:val="00CC159F"/>
    <w:rsid w:val="00CC17ED"/>
    <w:rsid w:val="00CC1A42"/>
    <w:rsid w:val="00CC2273"/>
    <w:rsid w:val="00CC2B0C"/>
    <w:rsid w:val="00CC3488"/>
    <w:rsid w:val="00CC5227"/>
    <w:rsid w:val="00CC5597"/>
    <w:rsid w:val="00CC61F8"/>
    <w:rsid w:val="00CC6B8C"/>
    <w:rsid w:val="00CD2B4A"/>
    <w:rsid w:val="00CD3CDD"/>
    <w:rsid w:val="00CD410A"/>
    <w:rsid w:val="00CD4E29"/>
    <w:rsid w:val="00CD5C39"/>
    <w:rsid w:val="00CE14A7"/>
    <w:rsid w:val="00CE4016"/>
    <w:rsid w:val="00CE7C04"/>
    <w:rsid w:val="00CF0AA6"/>
    <w:rsid w:val="00CF0BDC"/>
    <w:rsid w:val="00CF18A6"/>
    <w:rsid w:val="00CF312F"/>
    <w:rsid w:val="00CF3339"/>
    <w:rsid w:val="00CF4D46"/>
    <w:rsid w:val="00CF566E"/>
    <w:rsid w:val="00CF6BB1"/>
    <w:rsid w:val="00D01BC4"/>
    <w:rsid w:val="00D03CBD"/>
    <w:rsid w:val="00D044A9"/>
    <w:rsid w:val="00D06036"/>
    <w:rsid w:val="00D1199E"/>
    <w:rsid w:val="00D12D8B"/>
    <w:rsid w:val="00D140F8"/>
    <w:rsid w:val="00D1510D"/>
    <w:rsid w:val="00D20A53"/>
    <w:rsid w:val="00D2136D"/>
    <w:rsid w:val="00D21A09"/>
    <w:rsid w:val="00D23AFA"/>
    <w:rsid w:val="00D23CA6"/>
    <w:rsid w:val="00D32FA6"/>
    <w:rsid w:val="00D356EC"/>
    <w:rsid w:val="00D37EC0"/>
    <w:rsid w:val="00D40367"/>
    <w:rsid w:val="00D448A8"/>
    <w:rsid w:val="00D4728C"/>
    <w:rsid w:val="00D472A3"/>
    <w:rsid w:val="00D501DB"/>
    <w:rsid w:val="00D520CF"/>
    <w:rsid w:val="00D53170"/>
    <w:rsid w:val="00D53E72"/>
    <w:rsid w:val="00D55BAE"/>
    <w:rsid w:val="00D61C10"/>
    <w:rsid w:val="00D62268"/>
    <w:rsid w:val="00D629C0"/>
    <w:rsid w:val="00D62A52"/>
    <w:rsid w:val="00D62E5A"/>
    <w:rsid w:val="00D65FA7"/>
    <w:rsid w:val="00D70238"/>
    <w:rsid w:val="00D73AB4"/>
    <w:rsid w:val="00D75745"/>
    <w:rsid w:val="00D807ED"/>
    <w:rsid w:val="00D80DFA"/>
    <w:rsid w:val="00D81665"/>
    <w:rsid w:val="00D82EEF"/>
    <w:rsid w:val="00D84A3E"/>
    <w:rsid w:val="00D84A9B"/>
    <w:rsid w:val="00D85126"/>
    <w:rsid w:val="00D93ADC"/>
    <w:rsid w:val="00D9643E"/>
    <w:rsid w:val="00D97BED"/>
    <w:rsid w:val="00D97E95"/>
    <w:rsid w:val="00DA172A"/>
    <w:rsid w:val="00DA3A79"/>
    <w:rsid w:val="00DA6A92"/>
    <w:rsid w:val="00DA7DCB"/>
    <w:rsid w:val="00DB13FB"/>
    <w:rsid w:val="00DB2188"/>
    <w:rsid w:val="00DB2A50"/>
    <w:rsid w:val="00DB36A2"/>
    <w:rsid w:val="00DB3A70"/>
    <w:rsid w:val="00DB711F"/>
    <w:rsid w:val="00DC3E32"/>
    <w:rsid w:val="00DC51BD"/>
    <w:rsid w:val="00DC649F"/>
    <w:rsid w:val="00DC6941"/>
    <w:rsid w:val="00DC6A4B"/>
    <w:rsid w:val="00DD1A1B"/>
    <w:rsid w:val="00DD290E"/>
    <w:rsid w:val="00DD4168"/>
    <w:rsid w:val="00DD61D1"/>
    <w:rsid w:val="00DE29CB"/>
    <w:rsid w:val="00DE3189"/>
    <w:rsid w:val="00DE4789"/>
    <w:rsid w:val="00DE4C38"/>
    <w:rsid w:val="00DE6F83"/>
    <w:rsid w:val="00DE7909"/>
    <w:rsid w:val="00DF1487"/>
    <w:rsid w:val="00DF338F"/>
    <w:rsid w:val="00DF521B"/>
    <w:rsid w:val="00DF5B7D"/>
    <w:rsid w:val="00E01BB8"/>
    <w:rsid w:val="00E0498C"/>
    <w:rsid w:val="00E131B2"/>
    <w:rsid w:val="00E133CE"/>
    <w:rsid w:val="00E25A92"/>
    <w:rsid w:val="00E26B50"/>
    <w:rsid w:val="00E335BD"/>
    <w:rsid w:val="00E341A7"/>
    <w:rsid w:val="00E355C9"/>
    <w:rsid w:val="00E3595C"/>
    <w:rsid w:val="00E365D6"/>
    <w:rsid w:val="00E36D58"/>
    <w:rsid w:val="00E37C08"/>
    <w:rsid w:val="00E400E6"/>
    <w:rsid w:val="00E40F10"/>
    <w:rsid w:val="00E41022"/>
    <w:rsid w:val="00E427AE"/>
    <w:rsid w:val="00E42C27"/>
    <w:rsid w:val="00E45CCB"/>
    <w:rsid w:val="00E46860"/>
    <w:rsid w:val="00E52C1D"/>
    <w:rsid w:val="00E56705"/>
    <w:rsid w:val="00E61671"/>
    <w:rsid w:val="00E64458"/>
    <w:rsid w:val="00E64947"/>
    <w:rsid w:val="00E667F9"/>
    <w:rsid w:val="00E719D3"/>
    <w:rsid w:val="00E72F5C"/>
    <w:rsid w:val="00E74056"/>
    <w:rsid w:val="00E75058"/>
    <w:rsid w:val="00E76226"/>
    <w:rsid w:val="00E778EA"/>
    <w:rsid w:val="00E77E99"/>
    <w:rsid w:val="00E833FA"/>
    <w:rsid w:val="00E84B45"/>
    <w:rsid w:val="00E84BE2"/>
    <w:rsid w:val="00E85999"/>
    <w:rsid w:val="00E8678C"/>
    <w:rsid w:val="00E90EAE"/>
    <w:rsid w:val="00E93A4C"/>
    <w:rsid w:val="00E94829"/>
    <w:rsid w:val="00EA0006"/>
    <w:rsid w:val="00EA07D1"/>
    <w:rsid w:val="00EA12E2"/>
    <w:rsid w:val="00EA15E8"/>
    <w:rsid w:val="00EA1BAD"/>
    <w:rsid w:val="00EA3977"/>
    <w:rsid w:val="00EA4E87"/>
    <w:rsid w:val="00EA4FFA"/>
    <w:rsid w:val="00EA5170"/>
    <w:rsid w:val="00EA603A"/>
    <w:rsid w:val="00EB0EDA"/>
    <w:rsid w:val="00EB1820"/>
    <w:rsid w:val="00EB21E2"/>
    <w:rsid w:val="00EB2A78"/>
    <w:rsid w:val="00EB386E"/>
    <w:rsid w:val="00EB7590"/>
    <w:rsid w:val="00EB77E2"/>
    <w:rsid w:val="00EC3897"/>
    <w:rsid w:val="00EC3BEF"/>
    <w:rsid w:val="00EC5E74"/>
    <w:rsid w:val="00EC6EF2"/>
    <w:rsid w:val="00EC6F2B"/>
    <w:rsid w:val="00ED31E4"/>
    <w:rsid w:val="00ED700D"/>
    <w:rsid w:val="00EE0A5C"/>
    <w:rsid w:val="00EE11F6"/>
    <w:rsid w:val="00EE1B5D"/>
    <w:rsid w:val="00EE2835"/>
    <w:rsid w:val="00EE55D9"/>
    <w:rsid w:val="00EE6D50"/>
    <w:rsid w:val="00EE6FBA"/>
    <w:rsid w:val="00EF21C3"/>
    <w:rsid w:val="00EF30B4"/>
    <w:rsid w:val="00EF59BE"/>
    <w:rsid w:val="00EF5E8C"/>
    <w:rsid w:val="00F00281"/>
    <w:rsid w:val="00F01BAA"/>
    <w:rsid w:val="00F033AA"/>
    <w:rsid w:val="00F06B8F"/>
    <w:rsid w:val="00F075B0"/>
    <w:rsid w:val="00F10B4A"/>
    <w:rsid w:val="00F10F59"/>
    <w:rsid w:val="00F11687"/>
    <w:rsid w:val="00F12748"/>
    <w:rsid w:val="00F127BC"/>
    <w:rsid w:val="00F14893"/>
    <w:rsid w:val="00F15391"/>
    <w:rsid w:val="00F22417"/>
    <w:rsid w:val="00F23832"/>
    <w:rsid w:val="00F2392F"/>
    <w:rsid w:val="00F24BAC"/>
    <w:rsid w:val="00F24BF3"/>
    <w:rsid w:val="00F25035"/>
    <w:rsid w:val="00F2703A"/>
    <w:rsid w:val="00F273A3"/>
    <w:rsid w:val="00F31547"/>
    <w:rsid w:val="00F335A7"/>
    <w:rsid w:val="00F33BA6"/>
    <w:rsid w:val="00F40E56"/>
    <w:rsid w:val="00F41F54"/>
    <w:rsid w:val="00F42CB4"/>
    <w:rsid w:val="00F43303"/>
    <w:rsid w:val="00F44E11"/>
    <w:rsid w:val="00F45C89"/>
    <w:rsid w:val="00F467EF"/>
    <w:rsid w:val="00F5001D"/>
    <w:rsid w:val="00F50462"/>
    <w:rsid w:val="00F51E43"/>
    <w:rsid w:val="00F52A28"/>
    <w:rsid w:val="00F5358C"/>
    <w:rsid w:val="00F538A4"/>
    <w:rsid w:val="00F55CF3"/>
    <w:rsid w:val="00F5619C"/>
    <w:rsid w:val="00F56470"/>
    <w:rsid w:val="00F5771A"/>
    <w:rsid w:val="00F61920"/>
    <w:rsid w:val="00F61C4C"/>
    <w:rsid w:val="00F62E56"/>
    <w:rsid w:val="00F63070"/>
    <w:rsid w:val="00F65C08"/>
    <w:rsid w:val="00F6732F"/>
    <w:rsid w:val="00F6795D"/>
    <w:rsid w:val="00F67DBA"/>
    <w:rsid w:val="00F67F2D"/>
    <w:rsid w:val="00F73EC5"/>
    <w:rsid w:val="00F745CE"/>
    <w:rsid w:val="00F770B7"/>
    <w:rsid w:val="00F77730"/>
    <w:rsid w:val="00F80BBC"/>
    <w:rsid w:val="00F81C63"/>
    <w:rsid w:val="00F85ECA"/>
    <w:rsid w:val="00F87359"/>
    <w:rsid w:val="00F90B5E"/>
    <w:rsid w:val="00F9221B"/>
    <w:rsid w:val="00F95978"/>
    <w:rsid w:val="00F97CF6"/>
    <w:rsid w:val="00F97F9C"/>
    <w:rsid w:val="00FA1EAE"/>
    <w:rsid w:val="00FB25CB"/>
    <w:rsid w:val="00FB40AD"/>
    <w:rsid w:val="00FB4B92"/>
    <w:rsid w:val="00FB5402"/>
    <w:rsid w:val="00FB5921"/>
    <w:rsid w:val="00FB5B71"/>
    <w:rsid w:val="00FC159F"/>
    <w:rsid w:val="00FC19D0"/>
    <w:rsid w:val="00FC1BF9"/>
    <w:rsid w:val="00FC26BD"/>
    <w:rsid w:val="00FD12A5"/>
    <w:rsid w:val="00FD233F"/>
    <w:rsid w:val="00FD26FC"/>
    <w:rsid w:val="00FD50ED"/>
    <w:rsid w:val="00FD58F6"/>
    <w:rsid w:val="00FD6638"/>
    <w:rsid w:val="00FE220D"/>
    <w:rsid w:val="00FE27BB"/>
    <w:rsid w:val="00FE427F"/>
    <w:rsid w:val="00FE69F6"/>
    <w:rsid w:val="00FF0E5E"/>
    <w:rsid w:val="00FF2B90"/>
    <w:rsid w:val="00FF3D88"/>
    <w:rsid w:val="00FF66B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E4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C75"/>
    <w:pPr>
      <w:jc w:val="both"/>
    </w:pPr>
    <w:rPr>
      <w:lang w:val="es-ES"/>
    </w:rPr>
  </w:style>
  <w:style w:type="paragraph" w:styleId="Ttulo1">
    <w:name w:val="heading 1"/>
    <w:basedOn w:val="Normal"/>
    <w:next w:val="Normal"/>
    <w:link w:val="Ttulo1Car"/>
    <w:autoRedefine/>
    <w:uiPriority w:val="9"/>
    <w:qFormat/>
    <w:rsid w:val="0069712A"/>
    <w:pPr>
      <w:keepNext/>
      <w:keepLines/>
      <w:numPr>
        <w:numId w:val="2"/>
      </w:numPr>
      <w:spacing w:before="480" w:after="0" w:line="360" w:lineRule="auto"/>
      <w:outlineLvl w:val="0"/>
    </w:pPr>
    <w:rPr>
      <w:rFonts w:ascii="Times New Roman" w:eastAsiaTheme="majorEastAsia" w:hAnsi="Times New Roman" w:cs="Times New Roman"/>
      <w:b/>
      <w:bCs/>
      <w:sz w:val="24"/>
      <w:szCs w:val="28"/>
      <w:lang w:val="es-CL"/>
    </w:rPr>
  </w:style>
  <w:style w:type="paragraph" w:styleId="Ttulo2">
    <w:name w:val="heading 2"/>
    <w:basedOn w:val="Normal"/>
    <w:next w:val="Normal"/>
    <w:link w:val="Ttulo2Car"/>
    <w:autoRedefine/>
    <w:uiPriority w:val="9"/>
    <w:unhideWhenUsed/>
    <w:qFormat/>
    <w:rsid w:val="0069712A"/>
    <w:pPr>
      <w:keepNext/>
      <w:keepLines/>
      <w:numPr>
        <w:ilvl w:val="1"/>
        <w:numId w:val="2"/>
      </w:numPr>
      <w:spacing w:before="200" w:after="0" w:line="360" w:lineRule="auto"/>
      <w:outlineLvl w:val="1"/>
    </w:pPr>
    <w:rPr>
      <w:rFonts w:ascii="Times New Roman" w:eastAsiaTheme="minorEastAsia" w:hAnsi="Times New Roman" w:cstheme="majorBidi"/>
      <w:b/>
      <w:bCs/>
      <w:sz w:val="24"/>
      <w:szCs w:val="26"/>
      <w:lang w:val="es-CL"/>
    </w:rPr>
  </w:style>
  <w:style w:type="paragraph" w:styleId="Ttulo3">
    <w:name w:val="heading 3"/>
    <w:basedOn w:val="Normal"/>
    <w:next w:val="Normal"/>
    <w:link w:val="Ttulo3Car"/>
    <w:autoRedefine/>
    <w:uiPriority w:val="9"/>
    <w:unhideWhenUsed/>
    <w:qFormat/>
    <w:rsid w:val="003831D9"/>
    <w:pPr>
      <w:keepNext/>
      <w:keepLines/>
      <w:numPr>
        <w:ilvl w:val="2"/>
        <w:numId w:val="2"/>
      </w:numPr>
      <w:spacing w:before="200" w:after="0"/>
      <w:outlineLvl w:val="2"/>
    </w:pPr>
    <w:rPr>
      <w:rFonts w:ascii="Times New Roman" w:eastAsiaTheme="majorEastAsia" w:hAnsi="Times New Roman" w:cs="Times New Roman"/>
      <w:b/>
      <w:bCs/>
      <w:sz w:val="24"/>
      <w:lang w:val="es-CL"/>
    </w:rPr>
  </w:style>
  <w:style w:type="paragraph" w:styleId="Ttulo4">
    <w:name w:val="heading 4"/>
    <w:basedOn w:val="Normal"/>
    <w:next w:val="Normal"/>
    <w:link w:val="Ttulo4Car"/>
    <w:autoRedefine/>
    <w:uiPriority w:val="9"/>
    <w:unhideWhenUsed/>
    <w:qFormat/>
    <w:rsid w:val="003831D9"/>
    <w:pPr>
      <w:keepNext/>
      <w:keepLines/>
      <w:numPr>
        <w:ilvl w:val="3"/>
        <w:numId w:val="2"/>
      </w:numPr>
      <w:spacing w:before="200" w:after="0"/>
      <w:outlineLvl w:val="3"/>
    </w:pPr>
    <w:rPr>
      <w:rFonts w:ascii="Times New Roman" w:eastAsiaTheme="majorEastAsia" w:hAnsi="Times New Roman" w:cstheme="majorBidi"/>
      <w:b/>
      <w:bCs/>
      <w:iCs/>
      <w:sz w:val="24"/>
      <w:lang w:val="es-CL"/>
    </w:rPr>
  </w:style>
  <w:style w:type="paragraph" w:styleId="Ttulo5">
    <w:name w:val="heading 5"/>
    <w:basedOn w:val="Normal"/>
    <w:next w:val="Normal"/>
    <w:link w:val="Ttulo5Car"/>
    <w:uiPriority w:val="9"/>
    <w:unhideWhenUsed/>
    <w:qFormat/>
    <w:rsid w:val="005E1B24"/>
    <w:pPr>
      <w:keepNext/>
      <w:keepLines/>
      <w:numPr>
        <w:ilvl w:val="4"/>
        <w:numId w:val="2"/>
      </w:numPr>
      <w:spacing w:before="200" w:after="0"/>
      <w:outlineLvl w:val="4"/>
    </w:pPr>
    <w:rPr>
      <w:rFonts w:ascii="Arial" w:eastAsiaTheme="majorEastAsia" w:hAnsi="Arial" w:cstheme="majorBidi"/>
      <w:b/>
      <w:sz w:val="24"/>
    </w:rPr>
  </w:style>
  <w:style w:type="paragraph" w:styleId="Ttulo6">
    <w:name w:val="heading 6"/>
    <w:basedOn w:val="Normal"/>
    <w:next w:val="Normal"/>
    <w:link w:val="Ttulo6Car"/>
    <w:uiPriority w:val="9"/>
    <w:semiHidden/>
    <w:unhideWhenUsed/>
    <w:qFormat/>
    <w:rsid w:val="00C540B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540B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540B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540B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712A"/>
    <w:rPr>
      <w:rFonts w:ascii="Times New Roman" w:eastAsiaTheme="majorEastAsia" w:hAnsi="Times New Roman" w:cs="Times New Roman"/>
      <w:b/>
      <w:bCs/>
      <w:sz w:val="24"/>
      <w:szCs w:val="28"/>
    </w:rPr>
  </w:style>
  <w:style w:type="paragraph" w:styleId="TtulodeTDC">
    <w:name w:val="TOC Heading"/>
    <w:basedOn w:val="Ttulo1"/>
    <w:next w:val="Normal"/>
    <w:uiPriority w:val="39"/>
    <w:unhideWhenUsed/>
    <w:qFormat/>
    <w:rsid w:val="00C540B0"/>
    <w:pPr>
      <w:outlineLvl w:val="9"/>
    </w:pPr>
    <w:rPr>
      <w:lang w:eastAsia="es-CL"/>
    </w:rPr>
  </w:style>
  <w:style w:type="paragraph" w:styleId="Textodeglobo">
    <w:name w:val="Balloon Text"/>
    <w:basedOn w:val="Normal"/>
    <w:link w:val="TextodegloboCar"/>
    <w:uiPriority w:val="99"/>
    <w:semiHidden/>
    <w:unhideWhenUsed/>
    <w:rsid w:val="00C540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40B0"/>
    <w:rPr>
      <w:rFonts w:ascii="Tahoma" w:hAnsi="Tahoma" w:cs="Tahoma"/>
      <w:sz w:val="16"/>
      <w:szCs w:val="16"/>
      <w:lang w:val="es-ES"/>
    </w:rPr>
  </w:style>
  <w:style w:type="paragraph" w:styleId="TDC1">
    <w:name w:val="toc 1"/>
    <w:basedOn w:val="Normal"/>
    <w:next w:val="Normal"/>
    <w:autoRedefine/>
    <w:uiPriority w:val="39"/>
    <w:unhideWhenUsed/>
    <w:rsid w:val="00C540B0"/>
    <w:pPr>
      <w:tabs>
        <w:tab w:val="left" w:pos="440"/>
        <w:tab w:val="right" w:leader="dot" w:pos="8828"/>
      </w:tabs>
      <w:spacing w:after="100"/>
    </w:pPr>
  </w:style>
  <w:style w:type="character" w:styleId="Hipervnculo">
    <w:name w:val="Hyperlink"/>
    <w:basedOn w:val="Fuentedeprrafopredeter"/>
    <w:uiPriority w:val="99"/>
    <w:unhideWhenUsed/>
    <w:rsid w:val="00C540B0"/>
    <w:rPr>
      <w:color w:val="0000FF" w:themeColor="hyperlink"/>
      <w:u w:val="single"/>
    </w:rPr>
  </w:style>
  <w:style w:type="character" w:customStyle="1" w:styleId="Ttulo2Car">
    <w:name w:val="Título 2 Car"/>
    <w:basedOn w:val="Fuentedeprrafopredeter"/>
    <w:link w:val="Ttulo2"/>
    <w:uiPriority w:val="9"/>
    <w:rsid w:val="0069712A"/>
    <w:rPr>
      <w:rFonts w:ascii="Times New Roman" w:eastAsiaTheme="minorEastAsia" w:hAnsi="Times New Roman" w:cstheme="majorBidi"/>
      <w:b/>
      <w:bCs/>
      <w:sz w:val="24"/>
      <w:szCs w:val="26"/>
    </w:rPr>
  </w:style>
  <w:style w:type="paragraph" w:styleId="TDC2">
    <w:name w:val="toc 2"/>
    <w:basedOn w:val="Normal"/>
    <w:next w:val="Normal"/>
    <w:autoRedefine/>
    <w:uiPriority w:val="39"/>
    <w:unhideWhenUsed/>
    <w:rsid w:val="00C540B0"/>
    <w:pPr>
      <w:spacing w:after="100"/>
      <w:ind w:left="220"/>
    </w:pPr>
  </w:style>
  <w:style w:type="character" w:customStyle="1" w:styleId="Ttulo3Car">
    <w:name w:val="Título 3 Car"/>
    <w:basedOn w:val="Fuentedeprrafopredeter"/>
    <w:link w:val="Ttulo3"/>
    <w:uiPriority w:val="9"/>
    <w:rsid w:val="003831D9"/>
    <w:rPr>
      <w:rFonts w:ascii="Times New Roman" w:eastAsiaTheme="majorEastAsia" w:hAnsi="Times New Roman" w:cs="Times New Roman"/>
      <w:b/>
      <w:bCs/>
      <w:sz w:val="24"/>
    </w:rPr>
  </w:style>
  <w:style w:type="character" w:customStyle="1" w:styleId="Ttulo4Car">
    <w:name w:val="Título 4 Car"/>
    <w:basedOn w:val="Fuentedeprrafopredeter"/>
    <w:link w:val="Ttulo4"/>
    <w:uiPriority w:val="9"/>
    <w:rsid w:val="003831D9"/>
    <w:rPr>
      <w:rFonts w:ascii="Times New Roman" w:eastAsiaTheme="majorEastAsia" w:hAnsi="Times New Roman" w:cstheme="majorBidi"/>
      <w:b/>
      <w:bCs/>
      <w:iCs/>
      <w:sz w:val="24"/>
    </w:rPr>
  </w:style>
  <w:style w:type="character" w:customStyle="1" w:styleId="Ttulo5Car">
    <w:name w:val="Título 5 Car"/>
    <w:basedOn w:val="Fuentedeprrafopredeter"/>
    <w:link w:val="Ttulo5"/>
    <w:uiPriority w:val="9"/>
    <w:rsid w:val="005E1B24"/>
    <w:rPr>
      <w:rFonts w:ascii="Arial" w:eastAsiaTheme="majorEastAsia" w:hAnsi="Arial" w:cstheme="majorBidi"/>
      <w:b/>
      <w:sz w:val="24"/>
      <w:lang w:val="es-ES"/>
    </w:rPr>
  </w:style>
  <w:style w:type="character" w:customStyle="1" w:styleId="Ttulo6Car">
    <w:name w:val="Título 6 Car"/>
    <w:basedOn w:val="Fuentedeprrafopredeter"/>
    <w:link w:val="Ttulo6"/>
    <w:uiPriority w:val="9"/>
    <w:semiHidden/>
    <w:rsid w:val="00C540B0"/>
    <w:rPr>
      <w:rFonts w:asciiTheme="majorHAnsi" w:eastAsiaTheme="majorEastAsia" w:hAnsiTheme="majorHAnsi" w:cstheme="majorBidi"/>
      <w:i/>
      <w:iCs/>
      <w:color w:val="243F60" w:themeColor="accent1" w:themeShade="7F"/>
      <w:lang w:val="es-ES"/>
    </w:rPr>
  </w:style>
  <w:style w:type="character" w:customStyle="1" w:styleId="Ttulo7Car">
    <w:name w:val="Título 7 Car"/>
    <w:basedOn w:val="Fuentedeprrafopredeter"/>
    <w:link w:val="Ttulo7"/>
    <w:uiPriority w:val="9"/>
    <w:semiHidden/>
    <w:rsid w:val="00C540B0"/>
    <w:rPr>
      <w:rFonts w:asciiTheme="majorHAnsi" w:eastAsiaTheme="majorEastAsia" w:hAnsiTheme="majorHAnsi" w:cstheme="majorBidi"/>
      <w:i/>
      <w:iCs/>
      <w:color w:val="404040" w:themeColor="text1" w:themeTint="BF"/>
      <w:lang w:val="es-ES"/>
    </w:rPr>
  </w:style>
  <w:style w:type="character" w:customStyle="1" w:styleId="Ttulo8Car">
    <w:name w:val="Título 8 Car"/>
    <w:basedOn w:val="Fuentedeprrafopredeter"/>
    <w:link w:val="Ttulo8"/>
    <w:uiPriority w:val="9"/>
    <w:semiHidden/>
    <w:rsid w:val="00C540B0"/>
    <w:rPr>
      <w:rFonts w:asciiTheme="majorHAnsi" w:eastAsiaTheme="majorEastAsia" w:hAnsiTheme="majorHAnsi" w:cstheme="majorBidi"/>
      <w:color w:val="404040" w:themeColor="text1" w:themeTint="BF"/>
      <w:sz w:val="20"/>
      <w:szCs w:val="20"/>
      <w:lang w:val="es-ES"/>
    </w:rPr>
  </w:style>
  <w:style w:type="character" w:customStyle="1" w:styleId="Ttulo9Car">
    <w:name w:val="Título 9 Car"/>
    <w:basedOn w:val="Fuentedeprrafopredeter"/>
    <w:link w:val="Ttulo9"/>
    <w:uiPriority w:val="9"/>
    <w:semiHidden/>
    <w:rsid w:val="00C540B0"/>
    <w:rPr>
      <w:rFonts w:asciiTheme="majorHAnsi" w:eastAsiaTheme="majorEastAsia" w:hAnsiTheme="majorHAnsi" w:cstheme="majorBidi"/>
      <w:i/>
      <w:iCs/>
      <w:color w:val="404040" w:themeColor="text1" w:themeTint="BF"/>
      <w:sz w:val="20"/>
      <w:szCs w:val="20"/>
      <w:lang w:val="es-ES"/>
    </w:rPr>
  </w:style>
  <w:style w:type="paragraph" w:styleId="TDC3">
    <w:name w:val="toc 3"/>
    <w:basedOn w:val="Normal"/>
    <w:next w:val="Normal"/>
    <w:autoRedefine/>
    <w:uiPriority w:val="39"/>
    <w:unhideWhenUsed/>
    <w:rsid w:val="00B7718C"/>
    <w:pPr>
      <w:spacing w:after="100"/>
      <w:ind w:left="440"/>
    </w:pPr>
  </w:style>
  <w:style w:type="paragraph" w:customStyle="1" w:styleId="Default">
    <w:name w:val="Default"/>
    <w:rsid w:val="00796F9F"/>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F50462"/>
    <w:pPr>
      <w:ind w:left="720"/>
      <w:contextualSpacing/>
    </w:pPr>
  </w:style>
  <w:style w:type="paragraph" w:styleId="TDC4">
    <w:name w:val="toc 4"/>
    <w:basedOn w:val="Normal"/>
    <w:next w:val="Normal"/>
    <w:autoRedefine/>
    <w:uiPriority w:val="39"/>
    <w:unhideWhenUsed/>
    <w:rsid w:val="00C3266F"/>
    <w:pPr>
      <w:spacing w:after="100"/>
      <w:ind w:left="660"/>
    </w:pPr>
  </w:style>
  <w:style w:type="character" w:styleId="Textodelmarcadordeposicin">
    <w:name w:val="Placeholder Text"/>
    <w:basedOn w:val="Fuentedeprrafopredeter"/>
    <w:uiPriority w:val="99"/>
    <w:semiHidden/>
    <w:rsid w:val="0093021B"/>
    <w:rPr>
      <w:color w:val="808080"/>
    </w:rPr>
  </w:style>
  <w:style w:type="paragraph" w:styleId="Encabezado">
    <w:name w:val="header"/>
    <w:basedOn w:val="Normal"/>
    <w:link w:val="EncabezadoCar"/>
    <w:uiPriority w:val="99"/>
    <w:unhideWhenUsed/>
    <w:rsid w:val="00EE11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F6"/>
    <w:rPr>
      <w:lang w:val="es-ES"/>
    </w:rPr>
  </w:style>
  <w:style w:type="paragraph" w:styleId="Piedepgina">
    <w:name w:val="footer"/>
    <w:basedOn w:val="Normal"/>
    <w:link w:val="PiedepginaCar"/>
    <w:uiPriority w:val="99"/>
    <w:unhideWhenUsed/>
    <w:rsid w:val="00EE11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11F6"/>
    <w:rPr>
      <w:lang w:val="es-ES"/>
    </w:rPr>
  </w:style>
  <w:style w:type="paragraph" w:styleId="Textonotapie">
    <w:name w:val="footnote text"/>
    <w:basedOn w:val="Normal"/>
    <w:link w:val="TextonotapieCar"/>
    <w:uiPriority w:val="99"/>
    <w:semiHidden/>
    <w:unhideWhenUsed/>
    <w:rsid w:val="006C41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C4106"/>
    <w:rPr>
      <w:sz w:val="20"/>
      <w:szCs w:val="20"/>
      <w:lang w:val="es-ES"/>
    </w:rPr>
  </w:style>
  <w:style w:type="character" w:styleId="Refdenotaalpie">
    <w:name w:val="footnote reference"/>
    <w:basedOn w:val="Fuentedeprrafopredeter"/>
    <w:uiPriority w:val="99"/>
    <w:semiHidden/>
    <w:unhideWhenUsed/>
    <w:rsid w:val="006C4106"/>
    <w:rPr>
      <w:vertAlign w:val="superscript"/>
    </w:rPr>
  </w:style>
  <w:style w:type="table" w:styleId="Tablaconcuadrcula">
    <w:name w:val="Table Grid"/>
    <w:basedOn w:val="Tablanormal"/>
    <w:uiPriority w:val="59"/>
    <w:rsid w:val="006F5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7D6CDA"/>
    <w:pPr>
      <w:spacing w:line="240" w:lineRule="auto"/>
    </w:pPr>
    <w:rPr>
      <w:b/>
      <w:bCs/>
      <w:color w:val="4F81BD" w:themeColor="accent1"/>
      <w:sz w:val="18"/>
      <w:szCs w:val="18"/>
    </w:rPr>
  </w:style>
  <w:style w:type="paragraph" w:styleId="Sinespaciado">
    <w:name w:val="No Spacing"/>
    <w:uiPriority w:val="1"/>
    <w:qFormat/>
    <w:rsid w:val="002624FB"/>
    <w:pPr>
      <w:spacing w:after="0" w:line="240" w:lineRule="auto"/>
    </w:pPr>
    <w:rPr>
      <w:rFonts w:ascii="Calibri" w:eastAsia="Calibri" w:hAnsi="Calibri" w:cs="Times New Roman"/>
      <w:lang w:val="es-ES"/>
    </w:rPr>
  </w:style>
  <w:style w:type="paragraph" w:styleId="NormalWeb">
    <w:name w:val="Normal (Web)"/>
    <w:basedOn w:val="Normal"/>
    <w:uiPriority w:val="99"/>
    <w:unhideWhenUsed/>
    <w:rsid w:val="007C7E4C"/>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styleId="Refdecomentario">
    <w:name w:val="annotation reference"/>
    <w:basedOn w:val="Fuentedeprrafopredeter"/>
    <w:uiPriority w:val="99"/>
    <w:semiHidden/>
    <w:unhideWhenUsed/>
    <w:rsid w:val="007E68DC"/>
    <w:rPr>
      <w:sz w:val="16"/>
      <w:szCs w:val="16"/>
    </w:rPr>
  </w:style>
  <w:style w:type="paragraph" w:styleId="Textocomentario">
    <w:name w:val="annotation text"/>
    <w:basedOn w:val="Normal"/>
    <w:link w:val="TextocomentarioCar"/>
    <w:uiPriority w:val="99"/>
    <w:semiHidden/>
    <w:unhideWhenUsed/>
    <w:rsid w:val="007E68D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68DC"/>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7E68DC"/>
    <w:rPr>
      <w:b/>
      <w:bCs/>
    </w:rPr>
  </w:style>
  <w:style w:type="character" w:customStyle="1" w:styleId="AsuntodelcomentarioCar">
    <w:name w:val="Asunto del comentario Car"/>
    <w:basedOn w:val="TextocomentarioCar"/>
    <w:link w:val="Asuntodelcomentario"/>
    <w:uiPriority w:val="99"/>
    <w:semiHidden/>
    <w:rsid w:val="007E68DC"/>
    <w:rPr>
      <w:b/>
      <w:bCs/>
      <w:sz w:val="20"/>
      <w:szCs w:val="20"/>
      <w:lang w:val="es-ES"/>
    </w:rPr>
  </w:style>
  <w:style w:type="character" w:customStyle="1" w:styleId="notranslate">
    <w:name w:val="notranslate"/>
    <w:basedOn w:val="Fuentedeprrafopredeter"/>
    <w:rsid w:val="0026079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C75"/>
    <w:pPr>
      <w:jc w:val="both"/>
    </w:pPr>
    <w:rPr>
      <w:lang w:val="es-ES"/>
    </w:rPr>
  </w:style>
  <w:style w:type="paragraph" w:styleId="Ttulo1">
    <w:name w:val="heading 1"/>
    <w:basedOn w:val="Normal"/>
    <w:next w:val="Normal"/>
    <w:link w:val="Ttulo1Car"/>
    <w:autoRedefine/>
    <w:uiPriority w:val="9"/>
    <w:qFormat/>
    <w:rsid w:val="0069712A"/>
    <w:pPr>
      <w:keepNext/>
      <w:keepLines/>
      <w:numPr>
        <w:numId w:val="2"/>
      </w:numPr>
      <w:spacing w:before="480" w:after="0" w:line="360" w:lineRule="auto"/>
      <w:outlineLvl w:val="0"/>
    </w:pPr>
    <w:rPr>
      <w:rFonts w:ascii="Times New Roman" w:eastAsiaTheme="majorEastAsia" w:hAnsi="Times New Roman" w:cs="Times New Roman"/>
      <w:b/>
      <w:bCs/>
      <w:sz w:val="24"/>
      <w:szCs w:val="28"/>
      <w:lang w:val="es-CL"/>
    </w:rPr>
  </w:style>
  <w:style w:type="paragraph" w:styleId="Ttulo2">
    <w:name w:val="heading 2"/>
    <w:basedOn w:val="Normal"/>
    <w:next w:val="Normal"/>
    <w:link w:val="Ttulo2Car"/>
    <w:autoRedefine/>
    <w:uiPriority w:val="9"/>
    <w:unhideWhenUsed/>
    <w:qFormat/>
    <w:rsid w:val="0069712A"/>
    <w:pPr>
      <w:keepNext/>
      <w:keepLines/>
      <w:numPr>
        <w:ilvl w:val="1"/>
        <w:numId w:val="2"/>
      </w:numPr>
      <w:spacing w:before="200" w:after="0" w:line="360" w:lineRule="auto"/>
      <w:outlineLvl w:val="1"/>
    </w:pPr>
    <w:rPr>
      <w:rFonts w:ascii="Times New Roman" w:eastAsiaTheme="minorEastAsia" w:hAnsi="Times New Roman" w:cstheme="majorBidi"/>
      <w:b/>
      <w:bCs/>
      <w:sz w:val="24"/>
      <w:szCs w:val="26"/>
      <w:lang w:val="es-CL"/>
    </w:rPr>
  </w:style>
  <w:style w:type="paragraph" w:styleId="Ttulo3">
    <w:name w:val="heading 3"/>
    <w:basedOn w:val="Normal"/>
    <w:next w:val="Normal"/>
    <w:link w:val="Ttulo3Car"/>
    <w:autoRedefine/>
    <w:uiPriority w:val="9"/>
    <w:unhideWhenUsed/>
    <w:qFormat/>
    <w:rsid w:val="003831D9"/>
    <w:pPr>
      <w:keepNext/>
      <w:keepLines/>
      <w:numPr>
        <w:ilvl w:val="2"/>
        <w:numId w:val="2"/>
      </w:numPr>
      <w:spacing w:before="200" w:after="0"/>
      <w:outlineLvl w:val="2"/>
    </w:pPr>
    <w:rPr>
      <w:rFonts w:ascii="Times New Roman" w:eastAsiaTheme="majorEastAsia" w:hAnsi="Times New Roman" w:cs="Times New Roman"/>
      <w:b/>
      <w:bCs/>
      <w:sz w:val="24"/>
      <w:lang w:val="es-CL"/>
    </w:rPr>
  </w:style>
  <w:style w:type="paragraph" w:styleId="Ttulo4">
    <w:name w:val="heading 4"/>
    <w:basedOn w:val="Normal"/>
    <w:next w:val="Normal"/>
    <w:link w:val="Ttulo4Car"/>
    <w:autoRedefine/>
    <w:uiPriority w:val="9"/>
    <w:unhideWhenUsed/>
    <w:qFormat/>
    <w:rsid w:val="003831D9"/>
    <w:pPr>
      <w:keepNext/>
      <w:keepLines/>
      <w:numPr>
        <w:ilvl w:val="3"/>
        <w:numId w:val="2"/>
      </w:numPr>
      <w:spacing w:before="200" w:after="0"/>
      <w:outlineLvl w:val="3"/>
    </w:pPr>
    <w:rPr>
      <w:rFonts w:ascii="Times New Roman" w:eastAsiaTheme="majorEastAsia" w:hAnsi="Times New Roman" w:cstheme="majorBidi"/>
      <w:b/>
      <w:bCs/>
      <w:iCs/>
      <w:sz w:val="24"/>
      <w:lang w:val="es-CL"/>
    </w:rPr>
  </w:style>
  <w:style w:type="paragraph" w:styleId="Ttulo5">
    <w:name w:val="heading 5"/>
    <w:basedOn w:val="Normal"/>
    <w:next w:val="Normal"/>
    <w:link w:val="Ttulo5Car"/>
    <w:uiPriority w:val="9"/>
    <w:unhideWhenUsed/>
    <w:qFormat/>
    <w:rsid w:val="005E1B24"/>
    <w:pPr>
      <w:keepNext/>
      <w:keepLines/>
      <w:numPr>
        <w:ilvl w:val="4"/>
        <w:numId w:val="2"/>
      </w:numPr>
      <w:spacing w:before="200" w:after="0"/>
      <w:outlineLvl w:val="4"/>
    </w:pPr>
    <w:rPr>
      <w:rFonts w:ascii="Arial" w:eastAsiaTheme="majorEastAsia" w:hAnsi="Arial" w:cstheme="majorBidi"/>
      <w:b/>
      <w:sz w:val="24"/>
    </w:rPr>
  </w:style>
  <w:style w:type="paragraph" w:styleId="Ttulo6">
    <w:name w:val="heading 6"/>
    <w:basedOn w:val="Normal"/>
    <w:next w:val="Normal"/>
    <w:link w:val="Ttulo6Car"/>
    <w:uiPriority w:val="9"/>
    <w:semiHidden/>
    <w:unhideWhenUsed/>
    <w:qFormat/>
    <w:rsid w:val="00C540B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540B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540B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540B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712A"/>
    <w:rPr>
      <w:rFonts w:ascii="Times New Roman" w:eastAsiaTheme="majorEastAsia" w:hAnsi="Times New Roman" w:cs="Times New Roman"/>
      <w:b/>
      <w:bCs/>
      <w:sz w:val="24"/>
      <w:szCs w:val="28"/>
    </w:rPr>
  </w:style>
  <w:style w:type="paragraph" w:styleId="TtulodeTDC">
    <w:name w:val="TOC Heading"/>
    <w:basedOn w:val="Ttulo1"/>
    <w:next w:val="Normal"/>
    <w:uiPriority w:val="39"/>
    <w:unhideWhenUsed/>
    <w:qFormat/>
    <w:rsid w:val="00C540B0"/>
    <w:pPr>
      <w:outlineLvl w:val="9"/>
    </w:pPr>
    <w:rPr>
      <w:lang w:eastAsia="es-CL"/>
    </w:rPr>
  </w:style>
  <w:style w:type="paragraph" w:styleId="Textodeglobo">
    <w:name w:val="Balloon Text"/>
    <w:basedOn w:val="Normal"/>
    <w:link w:val="TextodegloboCar"/>
    <w:uiPriority w:val="99"/>
    <w:semiHidden/>
    <w:unhideWhenUsed/>
    <w:rsid w:val="00C540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40B0"/>
    <w:rPr>
      <w:rFonts w:ascii="Tahoma" w:hAnsi="Tahoma" w:cs="Tahoma"/>
      <w:sz w:val="16"/>
      <w:szCs w:val="16"/>
      <w:lang w:val="es-ES"/>
    </w:rPr>
  </w:style>
  <w:style w:type="paragraph" w:styleId="TDC1">
    <w:name w:val="toc 1"/>
    <w:basedOn w:val="Normal"/>
    <w:next w:val="Normal"/>
    <w:autoRedefine/>
    <w:uiPriority w:val="39"/>
    <w:unhideWhenUsed/>
    <w:rsid w:val="00C540B0"/>
    <w:pPr>
      <w:tabs>
        <w:tab w:val="left" w:pos="440"/>
        <w:tab w:val="right" w:leader="dot" w:pos="8828"/>
      </w:tabs>
      <w:spacing w:after="100"/>
    </w:pPr>
  </w:style>
  <w:style w:type="character" w:styleId="Hipervnculo">
    <w:name w:val="Hyperlink"/>
    <w:basedOn w:val="Fuentedeprrafopredeter"/>
    <w:uiPriority w:val="99"/>
    <w:unhideWhenUsed/>
    <w:rsid w:val="00C540B0"/>
    <w:rPr>
      <w:color w:val="0000FF" w:themeColor="hyperlink"/>
      <w:u w:val="single"/>
    </w:rPr>
  </w:style>
  <w:style w:type="character" w:customStyle="1" w:styleId="Ttulo2Car">
    <w:name w:val="Título 2 Car"/>
    <w:basedOn w:val="Fuentedeprrafopredeter"/>
    <w:link w:val="Ttulo2"/>
    <w:uiPriority w:val="9"/>
    <w:rsid w:val="0069712A"/>
    <w:rPr>
      <w:rFonts w:ascii="Times New Roman" w:eastAsiaTheme="minorEastAsia" w:hAnsi="Times New Roman" w:cstheme="majorBidi"/>
      <w:b/>
      <w:bCs/>
      <w:sz w:val="24"/>
      <w:szCs w:val="26"/>
    </w:rPr>
  </w:style>
  <w:style w:type="paragraph" w:styleId="TDC2">
    <w:name w:val="toc 2"/>
    <w:basedOn w:val="Normal"/>
    <w:next w:val="Normal"/>
    <w:autoRedefine/>
    <w:uiPriority w:val="39"/>
    <w:unhideWhenUsed/>
    <w:rsid w:val="00C540B0"/>
    <w:pPr>
      <w:spacing w:after="100"/>
      <w:ind w:left="220"/>
    </w:pPr>
  </w:style>
  <w:style w:type="character" w:customStyle="1" w:styleId="Ttulo3Car">
    <w:name w:val="Título 3 Car"/>
    <w:basedOn w:val="Fuentedeprrafopredeter"/>
    <w:link w:val="Ttulo3"/>
    <w:uiPriority w:val="9"/>
    <w:rsid w:val="003831D9"/>
    <w:rPr>
      <w:rFonts w:ascii="Times New Roman" w:eastAsiaTheme="majorEastAsia" w:hAnsi="Times New Roman" w:cs="Times New Roman"/>
      <w:b/>
      <w:bCs/>
      <w:sz w:val="24"/>
    </w:rPr>
  </w:style>
  <w:style w:type="character" w:customStyle="1" w:styleId="Ttulo4Car">
    <w:name w:val="Título 4 Car"/>
    <w:basedOn w:val="Fuentedeprrafopredeter"/>
    <w:link w:val="Ttulo4"/>
    <w:uiPriority w:val="9"/>
    <w:rsid w:val="003831D9"/>
    <w:rPr>
      <w:rFonts w:ascii="Times New Roman" w:eastAsiaTheme="majorEastAsia" w:hAnsi="Times New Roman" w:cstheme="majorBidi"/>
      <w:b/>
      <w:bCs/>
      <w:iCs/>
      <w:sz w:val="24"/>
    </w:rPr>
  </w:style>
  <w:style w:type="character" w:customStyle="1" w:styleId="Ttulo5Car">
    <w:name w:val="Título 5 Car"/>
    <w:basedOn w:val="Fuentedeprrafopredeter"/>
    <w:link w:val="Ttulo5"/>
    <w:uiPriority w:val="9"/>
    <w:rsid w:val="005E1B24"/>
    <w:rPr>
      <w:rFonts w:ascii="Arial" w:eastAsiaTheme="majorEastAsia" w:hAnsi="Arial" w:cstheme="majorBidi"/>
      <w:b/>
      <w:sz w:val="24"/>
      <w:lang w:val="es-ES"/>
    </w:rPr>
  </w:style>
  <w:style w:type="character" w:customStyle="1" w:styleId="Ttulo6Car">
    <w:name w:val="Título 6 Car"/>
    <w:basedOn w:val="Fuentedeprrafopredeter"/>
    <w:link w:val="Ttulo6"/>
    <w:uiPriority w:val="9"/>
    <w:semiHidden/>
    <w:rsid w:val="00C540B0"/>
    <w:rPr>
      <w:rFonts w:asciiTheme="majorHAnsi" w:eastAsiaTheme="majorEastAsia" w:hAnsiTheme="majorHAnsi" w:cstheme="majorBidi"/>
      <w:i/>
      <w:iCs/>
      <w:color w:val="243F60" w:themeColor="accent1" w:themeShade="7F"/>
      <w:lang w:val="es-ES"/>
    </w:rPr>
  </w:style>
  <w:style w:type="character" w:customStyle="1" w:styleId="Ttulo7Car">
    <w:name w:val="Título 7 Car"/>
    <w:basedOn w:val="Fuentedeprrafopredeter"/>
    <w:link w:val="Ttulo7"/>
    <w:uiPriority w:val="9"/>
    <w:semiHidden/>
    <w:rsid w:val="00C540B0"/>
    <w:rPr>
      <w:rFonts w:asciiTheme="majorHAnsi" w:eastAsiaTheme="majorEastAsia" w:hAnsiTheme="majorHAnsi" w:cstheme="majorBidi"/>
      <w:i/>
      <w:iCs/>
      <w:color w:val="404040" w:themeColor="text1" w:themeTint="BF"/>
      <w:lang w:val="es-ES"/>
    </w:rPr>
  </w:style>
  <w:style w:type="character" w:customStyle="1" w:styleId="Ttulo8Car">
    <w:name w:val="Título 8 Car"/>
    <w:basedOn w:val="Fuentedeprrafopredeter"/>
    <w:link w:val="Ttulo8"/>
    <w:uiPriority w:val="9"/>
    <w:semiHidden/>
    <w:rsid w:val="00C540B0"/>
    <w:rPr>
      <w:rFonts w:asciiTheme="majorHAnsi" w:eastAsiaTheme="majorEastAsia" w:hAnsiTheme="majorHAnsi" w:cstheme="majorBidi"/>
      <w:color w:val="404040" w:themeColor="text1" w:themeTint="BF"/>
      <w:sz w:val="20"/>
      <w:szCs w:val="20"/>
      <w:lang w:val="es-ES"/>
    </w:rPr>
  </w:style>
  <w:style w:type="character" w:customStyle="1" w:styleId="Ttulo9Car">
    <w:name w:val="Título 9 Car"/>
    <w:basedOn w:val="Fuentedeprrafopredeter"/>
    <w:link w:val="Ttulo9"/>
    <w:uiPriority w:val="9"/>
    <w:semiHidden/>
    <w:rsid w:val="00C540B0"/>
    <w:rPr>
      <w:rFonts w:asciiTheme="majorHAnsi" w:eastAsiaTheme="majorEastAsia" w:hAnsiTheme="majorHAnsi" w:cstheme="majorBidi"/>
      <w:i/>
      <w:iCs/>
      <w:color w:val="404040" w:themeColor="text1" w:themeTint="BF"/>
      <w:sz w:val="20"/>
      <w:szCs w:val="20"/>
      <w:lang w:val="es-ES"/>
    </w:rPr>
  </w:style>
  <w:style w:type="paragraph" w:styleId="TDC3">
    <w:name w:val="toc 3"/>
    <w:basedOn w:val="Normal"/>
    <w:next w:val="Normal"/>
    <w:autoRedefine/>
    <w:uiPriority w:val="39"/>
    <w:unhideWhenUsed/>
    <w:rsid w:val="00B7718C"/>
    <w:pPr>
      <w:spacing w:after="100"/>
      <w:ind w:left="440"/>
    </w:pPr>
  </w:style>
  <w:style w:type="paragraph" w:customStyle="1" w:styleId="Default">
    <w:name w:val="Default"/>
    <w:rsid w:val="00796F9F"/>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F50462"/>
    <w:pPr>
      <w:ind w:left="720"/>
      <w:contextualSpacing/>
    </w:pPr>
  </w:style>
  <w:style w:type="paragraph" w:styleId="TDC4">
    <w:name w:val="toc 4"/>
    <w:basedOn w:val="Normal"/>
    <w:next w:val="Normal"/>
    <w:autoRedefine/>
    <w:uiPriority w:val="39"/>
    <w:unhideWhenUsed/>
    <w:rsid w:val="00C3266F"/>
    <w:pPr>
      <w:spacing w:after="100"/>
      <w:ind w:left="660"/>
    </w:pPr>
  </w:style>
  <w:style w:type="character" w:styleId="Textodelmarcadordeposicin">
    <w:name w:val="Placeholder Text"/>
    <w:basedOn w:val="Fuentedeprrafopredeter"/>
    <w:uiPriority w:val="99"/>
    <w:semiHidden/>
    <w:rsid w:val="0093021B"/>
    <w:rPr>
      <w:color w:val="808080"/>
    </w:rPr>
  </w:style>
  <w:style w:type="paragraph" w:styleId="Encabezado">
    <w:name w:val="header"/>
    <w:basedOn w:val="Normal"/>
    <w:link w:val="EncabezadoCar"/>
    <w:uiPriority w:val="99"/>
    <w:unhideWhenUsed/>
    <w:rsid w:val="00EE11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F6"/>
    <w:rPr>
      <w:lang w:val="es-ES"/>
    </w:rPr>
  </w:style>
  <w:style w:type="paragraph" w:styleId="Piedepgina">
    <w:name w:val="footer"/>
    <w:basedOn w:val="Normal"/>
    <w:link w:val="PiedepginaCar"/>
    <w:uiPriority w:val="99"/>
    <w:unhideWhenUsed/>
    <w:rsid w:val="00EE11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11F6"/>
    <w:rPr>
      <w:lang w:val="es-ES"/>
    </w:rPr>
  </w:style>
  <w:style w:type="paragraph" w:styleId="Textonotapie">
    <w:name w:val="footnote text"/>
    <w:basedOn w:val="Normal"/>
    <w:link w:val="TextonotapieCar"/>
    <w:uiPriority w:val="99"/>
    <w:semiHidden/>
    <w:unhideWhenUsed/>
    <w:rsid w:val="006C41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C4106"/>
    <w:rPr>
      <w:sz w:val="20"/>
      <w:szCs w:val="20"/>
      <w:lang w:val="es-ES"/>
    </w:rPr>
  </w:style>
  <w:style w:type="character" w:styleId="Refdenotaalpie">
    <w:name w:val="footnote reference"/>
    <w:basedOn w:val="Fuentedeprrafopredeter"/>
    <w:uiPriority w:val="99"/>
    <w:semiHidden/>
    <w:unhideWhenUsed/>
    <w:rsid w:val="006C4106"/>
    <w:rPr>
      <w:vertAlign w:val="superscript"/>
    </w:rPr>
  </w:style>
  <w:style w:type="table" w:styleId="Tablaconcuadrcula">
    <w:name w:val="Table Grid"/>
    <w:basedOn w:val="Tablanormal"/>
    <w:uiPriority w:val="59"/>
    <w:rsid w:val="006F5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7D6CDA"/>
    <w:pPr>
      <w:spacing w:line="240" w:lineRule="auto"/>
    </w:pPr>
    <w:rPr>
      <w:b/>
      <w:bCs/>
      <w:color w:val="4F81BD" w:themeColor="accent1"/>
      <w:sz w:val="18"/>
      <w:szCs w:val="18"/>
    </w:rPr>
  </w:style>
  <w:style w:type="paragraph" w:styleId="Sinespaciado">
    <w:name w:val="No Spacing"/>
    <w:uiPriority w:val="1"/>
    <w:qFormat/>
    <w:rsid w:val="002624FB"/>
    <w:pPr>
      <w:spacing w:after="0" w:line="240" w:lineRule="auto"/>
    </w:pPr>
    <w:rPr>
      <w:rFonts w:ascii="Calibri" w:eastAsia="Calibri" w:hAnsi="Calibri" w:cs="Times New Roman"/>
      <w:lang w:val="es-ES"/>
    </w:rPr>
  </w:style>
  <w:style w:type="paragraph" w:styleId="NormalWeb">
    <w:name w:val="Normal (Web)"/>
    <w:basedOn w:val="Normal"/>
    <w:uiPriority w:val="99"/>
    <w:unhideWhenUsed/>
    <w:rsid w:val="007C7E4C"/>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styleId="Refdecomentario">
    <w:name w:val="annotation reference"/>
    <w:basedOn w:val="Fuentedeprrafopredeter"/>
    <w:uiPriority w:val="99"/>
    <w:semiHidden/>
    <w:unhideWhenUsed/>
    <w:rsid w:val="007E68DC"/>
    <w:rPr>
      <w:sz w:val="16"/>
      <w:szCs w:val="16"/>
    </w:rPr>
  </w:style>
  <w:style w:type="paragraph" w:styleId="Textocomentario">
    <w:name w:val="annotation text"/>
    <w:basedOn w:val="Normal"/>
    <w:link w:val="TextocomentarioCar"/>
    <w:uiPriority w:val="99"/>
    <w:semiHidden/>
    <w:unhideWhenUsed/>
    <w:rsid w:val="007E68D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68DC"/>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7E68DC"/>
    <w:rPr>
      <w:b/>
      <w:bCs/>
    </w:rPr>
  </w:style>
  <w:style w:type="character" w:customStyle="1" w:styleId="AsuntodelcomentarioCar">
    <w:name w:val="Asunto del comentario Car"/>
    <w:basedOn w:val="TextocomentarioCar"/>
    <w:link w:val="Asuntodelcomentario"/>
    <w:uiPriority w:val="99"/>
    <w:semiHidden/>
    <w:rsid w:val="007E68DC"/>
    <w:rPr>
      <w:b/>
      <w:bCs/>
      <w:sz w:val="20"/>
      <w:szCs w:val="20"/>
      <w:lang w:val="es-ES"/>
    </w:rPr>
  </w:style>
  <w:style w:type="character" w:customStyle="1" w:styleId="notranslate">
    <w:name w:val="notranslate"/>
    <w:basedOn w:val="Fuentedeprrafopredeter"/>
    <w:rsid w:val="00260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02512">
      <w:bodyDiv w:val="1"/>
      <w:marLeft w:val="0"/>
      <w:marRight w:val="0"/>
      <w:marTop w:val="0"/>
      <w:marBottom w:val="0"/>
      <w:divBdr>
        <w:top w:val="none" w:sz="0" w:space="0" w:color="auto"/>
        <w:left w:val="none" w:sz="0" w:space="0" w:color="auto"/>
        <w:bottom w:val="none" w:sz="0" w:space="0" w:color="auto"/>
        <w:right w:val="none" w:sz="0" w:space="0" w:color="auto"/>
      </w:divBdr>
    </w:div>
    <w:div w:id="112066766">
      <w:bodyDiv w:val="1"/>
      <w:marLeft w:val="0"/>
      <w:marRight w:val="0"/>
      <w:marTop w:val="0"/>
      <w:marBottom w:val="0"/>
      <w:divBdr>
        <w:top w:val="none" w:sz="0" w:space="0" w:color="auto"/>
        <w:left w:val="none" w:sz="0" w:space="0" w:color="auto"/>
        <w:bottom w:val="none" w:sz="0" w:space="0" w:color="auto"/>
        <w:right w:val="none" w:sz="0" w:space="0" w:color="auto"/>
      </w:divBdr>
    </w:div>
    <w:div w:id="515267432">
      <w:bodyDiv w:val="1"/>
      <w:marLeft w:val="0"/>
      <w:marRight w:val="0"/>
      <w:marTop w:val="0"/>
      <w:marBottom w:val="0"/>
      <w:divBdr>
        <w:top w:val="none" w:sz="0" w:space="0" w:color="auto"/>
        <w:left w:val="none" w:sz="0" w:space="0" w:color="auto"/>
        <w:bottom w:val="none" w:sz="0" w:space="0" w:color="auto"/>
        <w:right w:val="none" w:sz="0" w:space="0" w:color="auto"/>
      </w:divBdr>
    </w:div>
    <w:div w:id="916328502">
      <w:bodyDiv w:val="1"/>
      <w:marLeft w:val="0"/>
      <w:marRight w:val="0"/>
      <w:marTop w:val="0"/>
      <w:marBottom w:val="0"/>
      <w:divBdr>
        <w:top w:val="none" w:sz="0" w:space="0" w:color="auto"/>
        <w:left w:val="none" w:sz="0" w:space="0" w:color="auto"/>
        <w:bottom w:val="none" w:sz="0" w:space="0" w:color="auto"/>
        <w:right w:val="none" w:sz="0" w:space="0" w:color="auto"/>
      </w:divBdr>
      <w:divsChild>
        <w:div w:id="1446267700">
          <w:marLeft w:val="-100"/>
          <w:marRight w:val="0"/>
          <w:marTop w:val="0"/>
          <w:marBottom w:val="0"/>
          <w:divBdr>
            <w:top w:val="none" w:sz="0" w:space="0" w:color="auto"/>
            <w:left w:val="none" w:sz="0" w:space="0" w:color="auto"/>
            <w:bottom w:val="none" w:sz="0" w:space="0" w:color="auto"/>
            <w:right w:val="none" w:sz="0" w:space="0" w:color="auto"/>
          </w:divBdr>
        </w:div>
      </w:divsChild>
    </w:div>
    <w:div w:id="194977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2.JP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comments" Target="comments.xml"/><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EB755-06DB-4E00-9913-948981BC9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Pages>
  <Words>25074</Words>
  <Characters>137911</Characters>
  <Application>Microsoft Office Word</Application>
  <DocSecurity>0</DocSecurity>
  <Lines>1149</Lines>
  <Paragraphs>325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162660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Lagos Urbina</dc:creator>
  <cp:lastModifiedBy>Carlos Lagos Urbina</cp:lastModifiedBy>
  <cp:revision>118</cp:revision>
  <cp:lastPrinted>2018-03-12T22:45:00Z</cp:lastPrinted>
  <dcterms:created xsi:type="dcterms:W3CDTF">2018-04-09T21:34:00Z</dcterms:created>
  <dcterms:modified xsi:type="dcterms:W3CDTF">2018-05-16T13:45:00Z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415d02b8-4440-3ad8-9903-457c01a4f7d4</vt:lpwstr>
  </property>
</Properties>
</file>